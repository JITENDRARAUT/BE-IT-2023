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FBFD1" w14:textId="2B664E2A" w:rsidR="00283235" w:rsidRDefault="00283235" w:rsidP="303DC529">
      <w:pPr>
        <w:pStyle w:val="NormalWeb"/>
        <w:numPr>
          <w:ilvl w:val="0"/>
          <w:numId w:val="29"/>
        </w:numPr>
        <w:jc w:val="both"/>
        <w:rPr>
          <w:rStyle w:val="Strong"/>
          <w:rFonts w:eastAsiaTheme="majorEastAsia"/>
          <w:b w:val="0"/>
          <w:bCs w:val="0"/>
          <w:color w:val="FF0000"/>
        </w:rPr>
      </w:pPr>
      <w:r w:rsidRPr="04BF2C7B">
        <w:rPr>
          <w:rStyle w:val="Strong"/>
          <w:rFonts w:eastAsiaTheme="majorEastAsia"/>
          <w:b w:val="0"/>
          <w:bCs w:val="0"/>
          <w:color w:val="FF0000"/>
        </w:rPr>
        <w:t>Explain the historical evolution of system administration. How have technological advancements shaped its role and responsibilities over time?</w:t>
      </w:r>
    </w:p>
    <w:p w14:paraId="55F3F555" w14:textId="1D44158C" w:rsidR="00D85C19" w:rsidRPr="00D85C19" w:rsidRDefault="00D85C19" w:rsidP="00D85C19">
      <w:pPr>
        <w:pStyle w:val="NormalWeb"/>
        <w:ind w:left="720"/>
        <w:rPr>
          <w:rFonts w:eastAsiaTheme="majorEastAsia"/>
          <w:lang w:val="en-GB"/>
        </w:rPr>
      </w:pPr>
      <w:r w:rsidRPr="00D85C19">
        <w:rPr>
          <w:rFonts w:eastAsiaTheme="majorEastAsia"/>
          <w:b/>
          <w:bCs/>
          <w:lang w:val="en-GB"/>
        </w:rPr>
        <w:t>Answer:</w:t>
      </w:r>
    </w:p>
    <w:p w14:paraId="0B17952D" w14:textId="5D604345" w:rsidR="00D85C19" w:rsidRPr="00D85C19" w:rsidRDefault="00D85C19" w:rsidP="00D85C19">
      <w:pPr>
        <w:pStyle w:val="NormalWeb"/>
        <w:ind w:left="720"/>
        <w:rPr>
          <w:rFonts w:eastAsiaTheme="majorEastAsia"/>
          <w:lang w:val="en-GB"/>
        </w:rPr>
      </w:pPr>
      <w:r w:rsidRPr="00D85C19">
        <w:rPr>
          <w:rFonts w:eastAsiaTheme="majorEastAsia"/>
          <w:b/>
          <w:bCs/>
          <w:lang w:val="en-GB"/>
        </w:rPr>
        <w:t>Definition:</w:t>
      </w:r>
      <w:r w:rsidRPr="00D85C19">
        <w:br/>
      </w:r>
      <w:r w:rsidRPr="00D85C19">
        <w:rPr>
          <w:rFonts w:eastAsiaTheme="majorEastAsia"/>
          <w:lang w:val="en-GB"/>
        </w:rPr>
        <w:t>System administration refers to the management and maintenance of computer systems and networks. It involves tasks such as installing, configuring, and ensuring the reliable operation of systems.</w:t>
      </w:r>
    </w:p>
    <w:p w14:paraId="22C283EA" w14:textId="34349D0C" w:rsidR="00D85C19" w:rsidRPr="00D85C19" w:rsidRDefault="00D85C19" w:rsidP="00D85C19">
      <w:pPr>
        <w:pStyle w:val="NormalWeb"/>
        <w:ind w:left="720"/>
        <w:rPr>
          <w:rFonts w:eastAsiaTheme="majorEastAsia"/>
          <w:lang w:val="en-GB"/>
        </w:rPr>
      </w:pPr>
      <w:r w:rsidRPr="00D85C19">
        <w:rPr>
          <w:rFonts w:eastAsiaTheme="majorEastAsia"/>
          <w:b/>
          <w:bCs/>
          <w:lang w:val="en-GB"/>
        </w:rPr>
        <w:t>Historical Evolution:</w:t>
      </w:r>
    </w:p>
    <w:p w14:paraId="1B4B7410" w14:textId="3B99DA11" w:rsidR="00D85C19" w:rsidRPr="00D85C19" w:rsidRDefault="00D85C19" w:rsidP="00515566">
      <w:pPr>
        <w:pStyle w:val="NormalWeb"/>
        <w:numPr>
          <w:ilvl w:val="0"/>
          <w:numId w:val="30"/>
        </w:numPr>
        <w:rPr>
          <w:rFonts w:eastAsiaTheme="majorEastAsia"/>
          <w:lang w:val="en-GB"/>
        </w:rPr>
      </w:pPr>
      <w:r w:rsidRPr="00D85C19">
        <w:rPr>
          <w:rFonts w:eastAsiaTheme="majorEastAsia"/>
          <w:b/>
          <w:bCs/>
          <w:lang w:val="en-GB"/>
        </w:rPr>
        <w:t>Mainframe Era (1960s–1970s):</w:t>
      </w:r>
    </w:p>
    <w:p w14:paraId="38B04B4D" w14:textId="236F78C1" w:rsidR="00D85C19" w:rsidRPr="00D85C19" w:rsidRDefault="00D85C19" w:rsidP="00515566">
      <w:pPr>
        <w:pStyle w:val="NormalWeb"/>
        <w:numPr>
          <w:ilvl w:val="1"/>
          <w:numId w:val="30"/>
        </w:numPr>
        <w:rPr>
          <w:rFonts w:eastAsiaTheme="majorEastAsia"/>
          <w:lang w:val="en-GB"/>
        </w:rPr>
      </w:pPr>
      <w:r w:rsidRPr="00D85C19">
        <w:rPr>
          <w:rFonts w:eastAsiaTheme="majorEastAsia"/>
          <w:lang w:val="en-GB"/>
        </w:rPr>
        <w:t>System administration began with large mainframes, where administrators handled batch processing and hardware management.</w:t>
      </w:r>
    </w:p>
    <w:p w14:paraId="5E45995F" w14:textId="44FB70C8" w:rsidR="00D85C19" w:rsidRPr="00D85C19" w:rsidRDefault="00D85C19" w:rsidP="00515566">
      <w:pPr>
        <w:pStyle w:val="NormalWeb"/>
        <w:numPr>
          <w:ilvl w:val="1"/>
          <w:numId w:val="30"/>
        </w:numPr>
        <w:rPr>
          <w:rFonts w:eastAsiaTheme="majorEastAsia"/>
          <w:lang w:val="en-GB"/>
        </w:rPr>
      </w:pPr>
      <w:r w:rsidRPr="00D85C19">
        <w:rPr>
          <w:rFonts w:eastAsiaTheme="majorEastAsia"/>
          <w:lang w:val="en-GB"/>
        </w:rPr>
        <w:t>Focus was on maintaining uptime and resource sharing among terminals.</w:t>
      </w:r>
    </w:p>
    <w:p w14:paraId="2F19A788" w14:textId="44134927" w:rsidR="00D85C19" w:rsidRPr="00D85C19" w:rsidRDefault="00D85C19" w:rsidP="00515566">
      <w:pPr>
        <w:pStyle w:val="NormalWeb"/>
        <w:numPr>
          <w:ilvl w:val="0"/>
          <w:numId w:val="30"/>
        </w:numPr>
        <w:rPr>
          <w:rFonts w:eastAsiaTheme="majorEastAsia"/>
          <w:lang w:val="en-GB"/>
        </w:rPr>
      </w:pPr>
      <w:r w:rsidRPr="00D85C19">
        <w:rPr>
          <w:rFonts w:eastAsiaTheme="majorEastAsia"/>
          <w:b/>
          <w:bCs/>
          <w:lang w:val="en-GB"/>
        </w:rPr>
        <w:t>Minicomputer Era (1970s–1980s):</w:t>
      </w:r>
    </w:p>
    <w:p w14:paraId="063CD3F7" w14:textId="7CEEAD78" w:rsidR="00D85C19" w:rsidRPr="00D85C19" w:rsidRDefault="00D85C19" w:rsidP="00515566">
      <w:pPr>
        <w:pStyle w:val="NormalWeb"/>
        <w:numPr>
          <w:ilvl w:val="1"/>
          <w:numId w:val="30"/>
        </w:numPr>
        <w:rPr>
          <w:rFonts w:eastAsiaTheme="majorEastAsia"/>
          <w:lang w:val="en-GB"/>
        </w:rPr>
      </w:pPr>
      <w:r w:rsidRPr="00D85C19">
        <w:rPr>
          <w:rFonts w:eastAsiaTheme="majorEastAsia"/>
          <w:lang w:val="en-GB"/>
        </w:rPr>
        <w:t>Introduction of smaller, more affordable systems.</w:t>
      </w:r>
    </w:p>
    <w:p w14:paraId="669C701D" w14:textId="41F73C3D" w:rsidR="00D85C19" w:rsidRPr="00D85C19" w:rsidRDefault="00D85C19" w:rsidP="00515566">
      <w:pPr>
        <w:pStyle w:val="NormalWeb"/>
        <w:numPr>
          <w:ilvl w:val="1"/>
          <w:numId w:val="30"/>
        </w:numPr>
        <w:rPr>
          <w:rFonts w:eastAsiaTheme="majorEastAsia"/>
          <w:lang w:val="en-GB"/>
        </w:rPr>
      </w:pPr>
      <w:r w:rsidRPr="00D85C19">
        <w:rPr>
          <w:rFonts w:eastAsiaTheme="majorEastAsia"/>
          <w:lang w:val="en-GB"/>
        </w:rPr>
        <w:t>Admins started managing multiple machines in departments or labs.</w:t>
      </w:r>
    </w:p>
    <w:p w14:paraId="1A85EA05" w14:textId="513F4E62" w:rsidR="00D85C19" w:rsidRPr="00D85C19" w:rsidRDefault="00D85C19" w:rsidP="00515566">
      <w:pPr>
        <w:pStyle w:val="NormalWeb"/>
        <w:numPr>
          <w:ilvl w:val="0"/>
          <w:numId w:val="30"/>
        </w:numPr>
        <w:rPr>
          <w:rFonts w:eastAsiaTheme="majorEastAsia"/>
          <w:lang w:val="en-GB"/>
        </w:rPr>
      </w:pPr>
      <w:r w:rsidRPr="00D85C19">
        <w:rPr>
          <w:rFonts w:eastAsiaTheme="majorEastAsia"/>
          <w:b/>
          <w:bCs/>
          <w:lang w:val="en-GB"/>
        </w:rPr>
        <w:t>Client-Server Era (1980s–1990s):</w:t>
      </w:r>
    </w:p>
    <w:p w14:paraId="1E6F815C" w14:textId="28524494" w:rsidR="00D85C19" w:rsidRPr="00D85C19" w:rsidRDefault="00D85C19" w:rsidP="00515566">
      <w:pPr>
        <w:pStyle w:val="NormalWeb"/>
        <w:numPr>
          <w:ilvl w:val="1"/>
          <w:numId w:val="30"/>
        </w:numPr>
        <w:rPr>
          <w:rFonts w:eastAsiaTheme="majorEastAsia"/>
          <w:lang w:val="en-GB"/>
        </w:rPr>
      </w:pPr>
      <w:r w:rsidRPr="00D85C19">
        <w:rPr>
          <w:rFonts w:eastAsiaTheme="majorEastAsia"/>
          <w:lang w:val="en-GB"/>
        </w:rPr>
        <w:t>Rise of personal computers and local area networks (LAN).</w:t>
      </w:r>
    </w:p>
    <w:p w14:paraId="36C25B19" w14:textId="3E62C0D1" w:rsidR="00D85C19" w:rsidRPr="00D85C19" w:rsidRDefault="00D85C19" w:rsidP="00515566">
      <w:pPr>
        <w:pStyle w:val="NormalWeb"/>
        <w:numPr>
          <w:ilvl w:val="1"/>
          <w:numId w:val="30"/>
        </w:numPr>
        <w:rPr>
          <w:rFonts w:eastAsiaTheme="majorEastAsia"/>
          <w:lang w:val="en-GB"/>
        </w:rPr>
      </w:pPr>
      <w:r w:rsidRPr="00D85C19">
        <w:rPr>
          <w:rFonts w:eastAsiaTheme="majorEastAsia"/>
          <w:lang w:val="en-GB"/>
        </w:rPr>
        <w:t>Admins had to manage distributed systems, file servers, and user accounts.</w:t>
      </w:r>
    </w:p>
    <w:p w14:paraId="592D9C28" w14:textId="6E166AE2" w:rsidR="00D85C19" w:rsidRPr="00D85C19" w:rsidRDefault="00D85C19" w:rsidP="00515566">
      <w:pPr>
        <w:pStyle w:val="NormalWeb"/>
        <w:numPr>
          <w:ilvl w:val="0"/>
          <w:numId w:val="30"/>
        </w:numPr>
        <w:rPr>
          <w:rFonts w:eastAsiaTheme="majorEastAsia"/>
          <w:lang w:val="en-GB"/>
        </w:rPr>
      </w:pPr>
      <w:r w:rsidRPr="00D85C19">
        <w:rPr>
          <w:rFonts w:eastAsiaTheme="majorEastAsia"/>
          <w:b/>
          <w:bCs/>
          <w:lang w:val="en-GB"/>
        </w:rPr>
        <w:t>Internet and Web Era (1990s–2000s):</w:t>
      </w:r>
    </w:p>
    <w:p w14:paraId="45CC8EB6" w14:textId="299A193F" w:rsidR="00D85C19" w:rsidRPr="00D85C19" w:rsidRDefault="00D85C19" w:rsidP="00515566">
      <w:pPr>
        <w:pStyle w:val="NormalWeb"/>
        <w:numPr>
          <w:ilvl w:val="1"/>
          <w:numId w:val="30"/>
        </w:numPr>
        <w:rPr>
          <w:rFonts w:eastAsiaTheme="majorEastAsia"/>
          <w:lang w:val="en-GB"/>
        </w:rPr>
      </w:pPr>
      <w:r w:rsidRPr="00D85C19">
        <w:rPr>
          <w:rFonts w:eastAsiaTheme="majorEastAsia"/>
          <w:lang w:val="en-GB"/>
        </w:rPr>
        <w:t>Responsibilities expanded to include web servers, DNS, email, and firewalls.</w:t>
      </w:r>
    </w:p>
    <w:p w14:paraId="538BB056" w14:textId="46F40EE8" w:rsidR="00D85C19" w:rsidRPr="00D85C19" w:rsidRDefault="00D85C19" w:rsidP="00515566">
      <w:pPr>
        <w:pStyle w:val="NormalWeb"/>
        <w:numPr>
          <w:ilvl w:val="1"/>
          <w:numId w:val="30"/>
        </w:numPr>
        <w:rPr>
          <w:rFonts w:eastAsiaTheme="majorEastAsia"/>
          <w:lang w:val="en-GB"/>
        </w:rPr>
      </w:pPr>
      <w:r w:rsidRPr="00D85C19">
        <w:rPr>
          <w:rFonts w:eastAsiaTheme="majorEastAsia"/>
          <w:lang w:val="en-GB"/>
        </w:rPr>
        <w:t>Security became a core concern.</w:t>
      </w:r>
    </w:p>
    <w:p w14:paraId="30F8B360" w14:textId="0AF667CE" w:rsidR="00D85C19" w:rsidRPr="00D85C19" w:rsidRDefault="00D85C19" w:rsidP="00515566">
      <w:pPr>
        <w:pStyle w:val="NormalWeb"/>
        <w:numPr>
          <w:ilvl w:val="0"/>
          <w:numId w:val="30"/>
        </w:numPr>
        <w:rPr>
          <w:rFonts w:eastAsiaTheme="majorEastAsia"/>
          <w:lang w:val="en-GB"/>
        </w:rPr>
      </w:pPr>
      <w:r w:rsidRPr="00D85C19">
        <w:rPr>
          <w:rFonts w:eastAsiaTheme="majorEastAsia"/>
          <w:b/>
          <w:bCs/>
          <w:lang w:val="en-GB"/>
        </w:rPr>
        <w:t>Virtualization and Cloud Era (2000s–present):</w:t>
      </w:r>
    </w:p>
    <w:p w14:paraId="50064570" w14:textId="6D667F76" w:rsidR="00D85C19" w:rsidRPr="00D85C19" w:rsidRDefault="00D85C19" w:rsidP="00515566">
      <w:pPr>
        <w:pStyle w:val="NormalWeb"/>
        <w:numPr>
          <w:ilvl w:val="1"/>
          <w:numId w:val="30"/>
        </w:numPr>
        <w:rPr>
          <w:rFonts w:eastAsiaTheme="majorEastAsia"/>
          <w:lang w:val="en-GB"/>
        </w:rPr>
      </w:pPr>
      <w:r w:rsidRPr="00D85C19">
        <w:rPr>
          <w:rFonts w:eastAsiaTheme="majorEastAsia"/>
          <w:lang w:val="en-GB"/>
        </w:rPr>
        <w:t>Virtual machines, containers, and cloud platforms changed how systems are deployed.</w:t>
      </w:r>
    </w:p>
    <w:p w14:paraId="1BA2B22E" w14:textId="26BC2A87" w:rsidR="00D85C19" w:rsidRPr="00D85C19" w:rsidRDefault="00D85C19" w:rsidP="00515566">
      <w:pPr>
        <w:pStyle w:val="NormalWeb"/>
        <w:numPr>
          <w:ilvl w:val="1"/>
          <w:numId w:val="30"/>
        </w:numPr>
        <w:rPr>
          <w:rFonts w:eastAsiaTheme="majorEastAsia"/>
          <w:lang w:val="en-GB"/>
        </w:rPr>
      </w:pPr>
      <w:r w:rsidRPr="00D85C19">
        <w:rPr>
          <w:rFonts w:eastAsiaTheme="majorEastAsia"/>
          <w:lang w:val="en-GB"/>
        </w:rPr>
        <w:t>Admins now handle virtual resources, automation, DevOps, and hybrid infrastructures.</w:t>
      </w:r>
    </w:p>
    <w:p w14:paraId="4B9A560B" w14:textId="2A0751AE" w:rsidR="00D85C19" w:rsidRPr="00D85C19" w:rsidRDefault="00D85C19" w:rsidP="00D85C19">
      <w:pPr>
        <w:pStyle w:val="NormalWeb"/>
        <w:ind w:left="720"/>
        <w:rPr>
          <w:rFonts w:eastAsiaTheme="majorEastAsia"/>
          <w:lang w:val="en-GB"/>
        </w:rPr>
      </w:pPr>
      <w:r w:rsidRPr="00D85C19">
        <w:rPr>
          <w:rFonts w:eastAsiaTheme="majorEastAsia"/>
          <w:b/>
          <w:bCs/>
          <w:lang w:val="en-GB"/>
        </w:rPr>
        <w:t>Technological Advancements and Their Impact:</w:t>
      </w:r>
    </w:p>
    <w:p w14:paraId="7AE3BAD6" w14:textId="47832229" w:rsidR="00D85C19" w:rsidRPr="00D85C19" w:rsidRDefault="00D85C19" w:rsidP="00515566">
      <w:pPr>
        <w:pStyle w:val="NormalWeb"/>
        <w:numPr>
          <w:ilvl w:val="0"/>
          <w:numId w:val="31"/>
        </w:numPr>
        <w:rPr>
          <w:rFonts w:eastAsiaTheme="majorEastAsia"/>
          <w:lang w:val="en-GB"/>
        </w:rPr>
      </w:pPr>
      <w:r w:rsidRPr="00D85C19">
        <w:rPr>
          <w:rFonts w:eastAsiaTheme="majorEastAsia"/>
          <w:b/>
          <w:bCs/>
          <w:lang w:val="en-GB"/>
        </w:rPr>
        <w:t>Virtualization:</w:t>
      </w:r>
      <w:r w:rsidRPr="00D85C19">
        <w:rPr>
          <w:rFonts w:eastAsiaTheme="majorEastAsia"/>
          <w:lang w:val="en-GB"/>
        </w:rPr>
        <w:t xml:space="preserve"> Enabled flexible resource allocation and reduced physical hardware needs.</w:t>
      </w:r>
    </w:p>
    <w:p w14:paraId="0D839197" w14:textId="736BF293" w:rsidR="00D85C19" w:rsidRPr="00D85C19" w:rsidRDefault="00D85C19" w:rsidP="00515566">
      <w:pPr>
        <w:pStyle w:val="NormalWeb"/>
        <w:numPr>
          <w:ilvl w:val="0"/>
          <w:numId w:val="31"/>
        </w:numPr>
        <w:rPr>
          <w:rFonts w:eastAsiaTheme="majorEastAsia"/>
          <w:lang w:val="en-GB"/>
        </w:rPr>
      </w:pPr>
      <w:r w:rsidRPr="00D85C19">
        <w:rPr>
          <w:rFonts w:eastAsiaTheme="majorEastAsia"/>
          <w:b/>
          <w:bCs/>
          <w:lang w:val="en-GB"/>
        </w:rPr>
        <w:t>Cloud Computing:</w:t>
      </w:r>
      <w:r w:rsidRPr="00D85C19">
        <w:rPr>
          <w:rFonts w:eastAsiaTheme="majorEastAsia"/>
          <w:lang w:val="en-GB"/>
        </w:rPr>
        <w:t xml:space="preserve"> Shifted focus from physical to virtual/cloud-based infrastructure management.</w:t>
      </w:r>
    </w:p>
    <w:p w14:paraId="0B750C6D" w14:textId="4D8491BA" w:rsidR="00D85C19" w:rsidRPr="00D85C19" w:rsidRDefault="00D85C19" w:rsidP="00515566">
      <w:pPr>
        <w:pStyle w:val="NormalWeb"/>
        <w:numPr>
          <w:ilvl w:val="0"/>
          <w:numId w:val="31"/>
        </w:numPr>
        <w:rPr>
          <w:rFonts w:eastAsiaTheme="majorEastAsia"/>
          <w:lang w:val="en-GB"/>
        </w:rPr>
      </w:pPr>
      <w:r w:rsidRPr="00D85C19">
        <w:rPr>
          <w:rFonts w:eastAsiaTheme="majorEastAsia"/>
          <w:b/>
          <w:bCs/>
          <w:lang w:val="en-GB"/>
        </w:rPr>
        <w:t>Automation &amp; Scripting:</w:t>
      </w:r>
      <w:r w:rsidRPr="00D85C19">
        <w:rPr>
          <w:rFonts w:eastAsiaTheme="majorEastAsia"/>
          <w:lang w:val="en-GB"/>
        </w:rPr>
        <w:t xml:space="preserve"> Tools like Ansible and Bash scripts reduced manual tasks.</w:t>
      </w:r>
    </w:p>
    <w:p w14:paraId="246A586A" w14:textId="34998AAD" w:rsidR="00D85C19" w:rsidRPr="00D85C19" w:rsidRDefault="00D85C19" w:rsidP="00515566">
      <w:pPr>
        <w:pStyle w:val="NormalWeb"/>
        <w:numPr>
          <w:ilvl w:val="0"/>
          <w:numId w:val="31"/>
        </w:numPr>
        <w:rPr>
          <w:rFonts w:eastAsiaTheme="majorEastAsia"/>
          <w:lang w:val="en-GB"/>
        </w:rPr>
      </w:pPr>
      <w:r w:rsidRPr="00D85C19">
        <w:rPr>
          <w:rFonts w:eastAsiaTheme="majorEastAsia"/>
          <w:b/>
          <w:bCs/>
          <w:lang w:val="en-GB"/>
        </w:rPr>
        <w:t>Security &amp; Compliance:</w:t>
      </w:r>
      <w:r w:rsidRPr="00D85C19">
        <w:rPr>
          <w:rFonts w:eastAsiaTheme="majorEastAsia"/>
          <w:lang w:val="en-GB"/>
        </w:rPr>
        <w:t xml:space="preserve"> Increased complexity of threats led to greater emphasis on cybersecurity.</w:t>
      </w:r>
    </w:p>
    <w:p w14:paraId="1ECE916F" w14:textId="6340951C" w:rsidR="00D85C19" w:rsidRPr="00D85C19" w:rsidRDefault="00D85C19" w:rsidP="00515566">
      <w:pPr>
        <w:pStyle w:val="NormalWeb"/>
        <w:numPr>
          <w:ilvl w:val="0"/>
          <w:numId w:val="31"/>
        </w:numPr>
        <w:rPr>
          <w:rFonts w:eastAsiaTheme="majorEastAsia"/>
          <w:lang w:val="en-GB"/>
        </w:rPr>
      </w:pPr>
      <w:r w:rsidRPr="00D85C19">
        <w:rPr>
          <w:rFonts w:eastAsiaTheme="majorEastAsia"/>
          <w:b/>
          <w:bCs/>
          <w:lang w:val="en-GB"/>
        </w:rPr>
        <w:t>Monitoring &amp; Analytics:</w:t>
      </w:r>
      <w:r w:rsidRPr="00D85C19">
        <w:rPr>
          <w:rFonts w:eastAsiaTheme="majorEastAsia"/>
          <w:lang w:val="en-GB"/>
        </w:rPr>
        <w:t xml:space="preserve"> Real-time tools for performance and log monitoring improved proactive management.</w:t>
      </w:r>
    </w:p>
    <w:p w14:paraId="0F168A5E" w14:textId="2A108AD9" w:rsidR="00D85C19" w:rsidRPr="00D85C19" w:rsidRDefault="00D85C19" w:rsidP="00D85C19">
      <w:pPr>
        <w:pStyle w:val="NormalWeb"/>
        <w:ind w:left="720"/>
        <w:rPr>
          <w:rStyle w:val="Strong"/>
          <w:rFonts w:eastAsiaTheme="majorEastAsia"/>
          <w:b w:val="0"/>
          <w:bCs w:val="0"/>
          <w:lang w:val="en-GB"/>
        </w:rPr>
      </w:pPr>
    </w:p>
    <w:p w14:paraId="46EEA079" w14:textId="71E07623" w:rsidR="00283235" w:rsidRPr="00870497" w:rsidRDefault="00283235" w:rsidP="1BBAE406">
      <w:pPr>
        <w:pStyle w:val="NormalWeb"/>
        <w:ind w:left="720"/>
        <w:rPr>
          <w:rStyle w:val="Strong"/>
          <w:rFonts w:eastAsiaTheme="majorEastAsia"/>
          <w:b w:val="0"/>
          <w:bCs w:val="0"/>
          <w:color w:val="FF0000"/>
        </w:rPr>
      </w:pPr>
      <w:r w:rsidRPr="04BF2C7B">
        <w:rPr>
          <w:rStyle w:val="Strong"/>
          <w:rFonts w:eastAsiaTheme="majorEastAsia"/>
          <w:b w:val="0"/>
          <w:bCs w:val="0"/>
          <w:color w:val="FF0000"/>
        </w:rPr>
        <w:t xml:space="preserve"> </w:t>
      </w:r>
    </w:p>
    <w:p w14:paraId="4B8F1DE5" w14:textId="0CFA7A28" w:rsidR="00283235" w:rsidRDefault="00283235" w:rsidP="002E5D0A">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lastRenderedPageBreak/>
        <w:t xml:space="preserve">Discuss the importance of system administration in contemporary IT infrastructure. Highlight the key challenges faced by system administrators in managing modern hardware and software components. </w:t>
      </w:r>
    </w:p>
    <w:p w14:paraId="453D6B4D" w14:textId="77777777" w:rsidR="00A94AF5" w:rsidRPr="00A94AF5" w:rsidRDefault="00A94AF5" w:rsidP="00A94AF5">
      <w:pPr>
        <w:pStyle w:val="NormalWeb"/>
        <w:ind w:left="720"/>
        <w:rPr>
          <w:rFonts w:eastAsiaTheme="majorEastAsia"/>
          <w:lang w:val="en-GB"/>
        </w:rPr>
      </w:pPr>
      <w:r w:rsidRPr="00A94AF5">
        <w:rPr>
          <w:rFonts w:eastAsiaTheme="majorEastAsia"/>
          <w:b/>
          <w:bCs/>
          <w:lang w:val="en-GB"/>
        </w:rPr>
        <w:t>Answer:</w:t>
      </w:r>
    </w:p>
    <w:p w14:paraId="604A358C" w14:textId="77777777" w:rsidR="00A94AF5" w:rsidRPr="00A94AF5" w:rsidRDefault="00A94AF5" w:rsidP="00A94AF5">
      <w:pPr>
        <w:pStyle w:val="NormalWeb"/>
        <w:ind w:left="720"/>
        <w:rPr>
          <w:rFonts w:eastAsiaTheme="majorEastAsia"/>
          <w:lang w:val="en-GB"/>
        </w:rPr>
      </w:pPr>
      <w:r w:rsidRPr="00A94AF5">
        <w:rPr>
          <w:rFonts w:eastAsiaTheme="majorEastAsia"/>
          <w:b/>
          <w:bCs/>
          <w:lang w:val="en-GB"/>
        </w:rPr>
        <w:t>Definition:</w:t>
      </w:r>
      <w:r w:rsidRPr="00A94AF5">
        <w:rPr>
          <w:rFonts w:eastAsiaTheme="majorEastAsia"/>
          <w:lang w:val="en-GB"/>
        </w:rPr>
        <w:br/>
        <w:t>System administration refers to the process of managing and maintaining computer systems, servers, and networks to ensure they operate efficiently and securely in an IT infrastructure.</w:t>
      </w:r>
    </w:p>
    <w:p w14:paraId="19F52E21" w14:textId="77777777" w:rsidR="00A94AF5" w:rsidRPr="00A94AF5" w:rsidRDefault="00000000" w:rsidP="00A94AF5">
      <w:pPr>
        <w:pStyle w:val="NormalWeb"/>
        <w:ind w:left="720"/>
        <w:rPr>
          <w:rFonts w:eastAsiaTheme="majorEastAsia"/>
          <w:lang w:val="en-GB"/>
        </w:rPr>
      </w:pPr>
      <w:r>
        <w:rPr>
          <w:rFonts w:eastAsiaTheme="majorEastAsia"/>
          <w:lang w:val="en-GB"/>
        </w:rPr>
        <w:pict w14:anchorId="0F21755C">
          <v:rect id="_x0000_i1025" style="width:0;height:1.5pt" o:hralign="center" o:hrstd="t" o:hr="t" fillcolor="#a0a0a0" stroked="f"/>
        </w:pict>
      </w:r>
    </w:p>
    <w:p w14:paraId="6DF75B89" w14:textId="77777777" w:rsidR="00A94AF5" w:rsidRPr="00A94AF5" w:rsidRDefault="00A94AF5" w:rsidP="00A94AF5">
      <w:pPr>
        <w:pStyle w:val="NormalWeb"/>
        <w:ind w:left="720"/>
        <w:rPr>
          <w:rFonts w:eastAsiaTheme="majorEastAsia"/>
          <w:lang w:val="en-GB"/>
        </w:rPr>
      </w:pPr>
      <w:r w:rsidRPr="00A94AF5">
        <w:rPr>
          <w:rFonts w:eastAsiaTheme="majorEastAsia"/>
          <w:b/>
          <w:bCs/>
          <w:lang w:val="en-GB"/>
        </w:rPr>
        <w:t>Importance of System Administration in Contemporary IT Infrastructure:</w:t>
      </w:r>
    </w:p>
    <w:p w14:paraId="457F95C6" w14:textId="77777777" w:rsidR="00A94AF5" w:rsidRPr="00A94AF5" w:rsidRDefault="00A94AF5" w:rsidP="00515566">
      <w:pPr>
        <w:pStyle w:val="NormalWeb"/>
        <w:numPr>
          <w:ilvl w:val="0"/>
          <w:numId w:val="32"/>
        </w:numPr>
        <w:rPr>
          <w:rFonts w:eastAsiaTheme="majorEastAsia"/>
          <w:lang w:val="en-GB"/>
        </w:rPr>
      </w:pPr>
      <w:r w:rsidRPr="00A94AF5">
        <w:rPr>
          <w:rFonts w:eastAsiaTheme="majorEastAsia"/>
          <w:b/>
          <w:bCs/>
          <w:lang w:val="en-GB"/>
        </w:rPr>
        <w:t>System Reliability and Uptime:</w:t>
      </w:r>
    </w:p>
    <w:p w14:paraId="4AA1A246" w14:textId="77777777" w:rsidR="00A94AF5" w:rsidRPr="00A94AF5" w:rsidRDefault="00A94AF5" w:rsidP="00515566">
      <w:pPr>
        <w:pStyle w:val="NormalWeb"/>
        <w:numPr>
          <w:ilvl w:val="1"/>
          <w:numId w:val="32"/>
        </w:numPr>
        <w:rPr>
          <w:rFonts w:eastAsiaTheme="majorEastAsia"/>
          <w:lang w:val="en-GB"/>
        </w:rPr>
      </w:pPr>
      <w:r w:rsidRPr="00A94AF5">
        <w:rPr>
          <w:rFonts w:eastAsiaTheme="majorEastAsia"/>
          <w:lang w:val="en-GB"/>
        </w:rPr>
        <w:t>System administrators ensure that servers and systems are available 24/7, reducing downtime and ensuring business continuity.</w:t>
      </w:r>
    </w:p>
    <w:p w14:paraId="35DB2D00" w14:textId="77777777" w:rsidR="00A94AF5" w:rsidRPr="00A94AF5" w:rsidRDefault="00A94AF5" w:rsidP="00515566">
      <w:pPr>
        <w:pStyle w:val="NormalWeb"/>
        <w:numPr>
          <w:ilvl w:val="0"/>
          <w:numId w:val="32"/>
        </w:numPr>
        <w:rPr>
          <w:rFonts w:eastAsiaTheme="majorEastAsia"/>
          <w:lang w:val="en-GB"/>
        </w:rPr>
      </w:pPr>
      <w:r w:rsidRPr="00A94AF5">
        <w:rPr>
          <w:rFonts w:eastAsiaTheme="majorEastAsia"/>
          <w:b/>
          <w:bCs/>
          <w:lang w:val="en-GB"/>
        </w:rPr>
        <w:t>Security Management:</w:t>
      </w:r>
    </w:p>
    <w:p w14:paraId="345A1D1C" w14:textId="77777777" w:rsidR="00A94AF5" w:rsidRPr="00A94AF5" w:rsidRDefault="00A94AF5" w:rsidP="00515566">
      <w:pPr>
        <w:pStyle w:val="NormalWeb"/>
        <w:numPr>
          <w:ilvl w:val="1"/>
          <w:numId w:val="32"/>
        </w:numPr>
        <w:rPr>
          <w:rFonts w:eastAsiaTheme="majorEastAsia"/>
          <w:lang w:val="en-GB"/>
        </w:rPr>
      </w:pPr>
      <w:r w:rsidRPr="00A94AF5">
        <w:rPr>
          <w:rFonts w:eastAsiaTheme="majorEastAsia"/>
          <w:lang w:val="en-GB"/>
        </w:rPr>
        <w:t>Admins implement firewalls, antivirus systems, access controls, and regular updates to safeguard systems against cyber threats.</w:t>
      </w:r>
    </w:p>
    <w:p w14:paraId="001B9949" w14:textId="77777777" w:rsidR="00A94AF5" w:rsidRPr="00A94AF5" w:rsidRDefault="00A94AF5" w:rsidP="00515566">
      <w:pPr>
        <w:pStyle w:val="NormalWeb"/>
        <w:numPr>
          <w:ilvl w:val="0"/>
          <w:numId w:val="32"/>
        </w:numPr>
        <w:rPr>
          <w:rFonts w:eastAsiaTheme="majorEastAsia"/>
          <w:lang w:val="en-GB"/>
        </w:rPr>
      </w:pPr>
      <w:r w:rsidRPr="00A94AF5">
        <w:rPr>
          <w:rFonts w:eastAsiaTheme="majorEastAsia"/>
          <w:b/>
          <w:bCs/>
          <w:lang w:val="en-GB"/>
        </w:rPr>
        <w:t>Resource Optimization:</w:t>
      </w:r>
    </w:p>
    <w:p w14:paraId="3DD43E64" w14:textId="77777777" w:rsidR="00A94AF5" w:rsidRPr="00A94AF5" w:rsidRDefault="00A94AF5" w:rsidP="00515566">
      <w:pPr>
        <w:pStyle w:val="NormalWeb"/>
        <w:numPr>
          <w:ilvl w:val="1"/>
          <w:numId w:val="32"/>
        </w:numPr>
        <w:rPr>
          <w:rFonts w:eastAsiaTheme="majorEastAsia"/>
          <w:lang w:val="en-GB"/>
        </w:rPr>
      </w:pPr>
      <w:r w:rsidRPr="00A94AF5">
        <w:rPr>
          <w:rFonts w:eastAsiaTheme="majorEastAsia"/>
          <w:lang w:val="en-GB"/>
        </w:rPr>
        <w:t>They monitor and manage resources like CPU, memory, and disk space, ensuring optimal utilization and performance.</w:t>
      </w:r>
    </w:p>
    <w:p w14:paraId="126A5700" w14:textId="77777777" w:rsidR="00A94AF5" w:rsidRPr="00A94AF5" w:rsidRDefault="00A94AF5" w:rsidP="00515566">
      <w:pPr>
        <w:pStyle w:val="NormalWeb"/>
        <w:numPr>
          <w:ilvl w:val="0"/>
          <w:numId w:val="32"/>
        </w:numPr>
        <w:rPr>
          <w:rFonts w:eastAsiaTheme="majorEastAsia"/>
          <w:lang w:val="en-GB"/>
        </w:rPr>
      </w:pPr>
      <w:r w:rsidRPr="00A94AF5">
        <w:rPr>
          <w:rFonts w:eastAsiaTheme="majorEastAsia"/>
          <w:b/>
          <w:bCs/>
          <w:lang w:val="en-GB"/>
        </w:rPr>
        <w:t>User and Access Management:</w:t>
      </w:r>
    </w:p>
    <w:p w14:paraId="1498669B" w14:textId="77777777" w:rsidR="00A94AF5" w:rsidRPr="00A94AF5" w:rsidRDefault="00A94AF5" w:rsidP="00515566">
      <w:pPr>
        <w:pStyle w:val="NormalWeb"/>
        <w:numPr>
          <w:ilvl w:val="1"/>
          <w:numId w:val="32"/>
        </w:numPr>
        <w:rPr>
          <w:rFonts w:eastAsiaTheme="majorEastAsia"/>
          <w:lang w:val="en-GB"/>
        </w:rPr>
      </w:pPr>
      <w:r w:rsidRPr="00A94AF5">
        <w:rPr>
          <w:rFonts w:eastAsiaTheme="majorEastAsia"/>
          <w:lang w:val="en-GB"/>
        </w:rPr>
        <w:t>System administrators create, modify, and delete user accounts and set appropriate permissions for secure access control.</w:t>
      </w:r>
    </w:p>
    <w:p w14:paraId="35A5065A" w14:textId="77777777" w:rsidR="00A94AF5" w:rsidRPr="00A94AF5" w:rsidRDefault="00A94AF5" w:rsidP="00515566">
      <w:pPr>
        <w:pStyle w:val="NormalWeb"/>
        <w:numPr>
          <w:ilvl w:val="0"/>
          <w:numId w:val="32"/>
        </w:numPr>
        <w:rPr>
          <w:rFonts w:eastAsiaTheme="majorEastAsia"/>
          <w:lang w:val="en-GB"/>
        </w:rPr>
      </w:pPr>
      <w:r w:rsidRPr="00A94AF5">
        <w:rPr>
          <w:rFonts w:eastAsiaTheme="majorEastAsia"/>
          <w:b/>
          <w:bCs/>
          <w:lang w:val="en-GB"/>
        </w:rPr>
        <w:t>Backup and Disaster Recovery:</w:t>
      </w:r>
    </w:p>
    <w:p w14:paraId="16F16D76" w14:textId="77777777" w:rsidR="00A94AF5" w:rsidRPr="00A94AF5" w:rsidRDefault="00A94AF5" w:rsidP="00515566">
      <w:pPr>
        <w:pStyle w:val="NormalWeb"/>
        <w:numPr>
          <w:ilvl w:val="1"/>
          <w:numId w:val="32"/>
        </w:numPr>
        <w:rPr>
          <w:rFonts w:eastAsiaTheme="majorEastAsia"/>
          <w:lang w:val="en-GB"/>
        </w:rPr>
      </w:pPr>
      <w:r w:rsidRPr="00A94AF5">
        <w:rPr>
          <w:rFonts w:eastAsiaTheme="majorEastAsia"/>
          <w:lang w:val="en-GB"/>
        </w:rPr>
        <w:t>They establish backup procedures and recovery plans to protect data and restore operations in case of failure.</w:t>
      </w:r>
    </w:p>
    <w:p w14:paraId="4700F546" w14:textId="77777777" w:rsidR="00A94AF5" w:rsidRPr="00A94AF5" w:rsidRDefault="00A94AF5" w:rsidP="00515566">
      <w:pPr>
        <w:pStyle w:val="NormalWeb"/>
        <w:numPr>
          <w:ilvl w:val="0"/>
          <w:numId w:val="32"/>
        </w:numPr>
        <w:rPr>
          <w:rFonts w:eastAsiaTheme="majorEastAsia"/>
          <w:lang w:val="en-GB"/>
        </w:rPr>
      </w:pPr>
      <w:r w:rsidRPr="00A94AF5">
        <w:rPr>
          <w:rFonts w:eastAsiaTheme="majorEastAsia"/>
          <w:b/>
          <w:bCs/>
          <w:lang w:val="en-GB"/>
        </w:rPr>
        <w:t>Software and Patch Management:</w:t>
      </w:r>
    </w:p>
    <w:p w14:paraId="0ACE5B1F" w14:textId="77777777" w:rsidR="00A94AF5" w:rsidRPr="00A94AF5" w:rsidRDefault="00A94AF5" w:rsidP="00515566">
      <w:pPr>
        <w:pStyle w:val="NormalWeb"/>
        <w:numPr>
          <w:ilvl w:val="1"/>
          <w:numId w:val="32"/>
        </w:numPr>
        <w:rPr>
          <w:rFonts w:eastAsiaTheme="majorEastAsia"/>
          <w:lang w:val="en-GB"/>
        </w:rPr>
      </w:pPr>
      <w:r w:rsidRPr="00A94AF5">
        <w:rPr>
          <w:rFonts w:eastAsiaTheme="majorEastAsia"/>
          <w:lang w:val="en-GB"/>
        </w:rPr>
        <w:t>Installing and updating software applications and patches to fix vulnerabilities and improve functionality.</w:t>
      </w:r>
    </w:p>
    <w:p w14:paraId="298A5BD3" w14:textId="77777777" w:rsidR="00A94AF5" w:rsidRPr="00A94AF5" w:rsidRDefault="00A94AF5" w:rsidP="00515566">
      <w:pPr>
        <w:pStyle w:val="NormalWeb"/>
        <w:numPr>
          <w:ilvl w:val="0"/>
          <w:numId w:val="32"/>
        </w:numPr>
        <w:rPr>
          <w:rFonts w:eastAsiaTheme="majorEastAsia"/>
          <w:lang w:val="en-GB"/>
        </w:rPr>
      </w:pPr>
      <w:r w:rsidRPr="00A94AF5">
        <w:rPr>
          <w:rFonts w:eastAsiaTheme="majorEastAsia"/>
          <w:b/>
          <w:bCs/>
          <w:lang w:val="en-GB"/>
        </w:rPr>
        <w:t>Support for Business Services:</w:t>
      </w:r>
    </w:p>
    <w:p w14:paraId="3BF183E5" w14:textId="77777777" w:rsidR="00A94AF5" w:rsidRPr="00A94AF5" w:rsidRDefault="00A94AF5" w:rsidP="00515566">
      <w:pPr>
        <w:pStyle w:val="NormalWeb"/>
        <w:numPr>
          <w:ilvl w:val="1"/>
          <w:numId w:val="32"/>
        </w:numPr>
        <w:rPr>
          <w:rFonts w:eastAsiaTheme="majorEastAsia"/>
          <w:lang w:val="en-GB"/>
        </w:rPr>
      </w:pPr>
      <w:r w:rsidRPr="00A94AF5">
        <w:rPr>
          <w:rFonts w:eastAsiaTheme="majorEastAsia"/>
          <w:lang w:val="en-GB"/>
        </w:rPr>
        <w:t>Admins manage services such as email servers, web servers, and database systems, ensuring smooth operation of business-critical applications.</w:t>
      </w:r>
    </w:p>
    <w:p w14:paraId="3B5DC4A7" w14:textId="77777777" w:rsidR="00A94AF5" w:rsidRPr="00A94AF5" w:rsidRDefault="00000000" w:rsidP="00A94AF5">
      <w:pPr>
        <w:pStyle w:val="NormalWeb"/>
        <w:ind w:left="720"/>
        <w:rPr>
          <w:rFonts w:eastAsiaTheme="majorEastAsia"/>
          <w:lang w:val="en-GB"/>
        </w:rPr>
      </w:pPr>
      <w:r>
        <w:rPr>
          <w:rFonts w:eastAsiaTheme="majorEastAsia"/>
          <w:lang w:val="en-GB"/>
        </w:rPr>
        <w:pict w14:anchorId="11A01474">
          <v:rect id="_x0000_i1026" style="width:0;height:1.5pt" o:hralign="center" o:hrstd="t" o:hr="t" fillcolor="#a0a0a0" stroked="f"/>
        </w:pict>
      </w:r>
    </w:p>
    <w:p w14:paraId="174E1A0E" w14:textId="77777777" w:rsidR="00A94AF5" w:rsidRPr="00A94AF5" w:rsidRDefault="00A94AF5" w:rsidP="00A94AF5">
      <w:pPr>
        <w:pStyle w:val="NormalWeb"/>
        <w:ind w:left="720"/>
        <w:rPr>
          <w:rFonts w:eastAsiaTheme="majorEastAsia"/>
          <w:lang w:val="en-GB"/>
        </w:rPr>
      </w:pPr>
      <w:r w:rsidRPr="00A94AF5">
        <w:rPr>
          <w:rFonts w:eastAsiaTheme="majorEastAsia"/>
          <w:b/>
          <w:bCs/>
          <w:lang w:val="en-GB"/>
        </w:rPr>
        <w:t>Key Challenges Faced by System Administrators:</w:t>
      </w:r>
    </w:p>
    <w:p w14:paraId="2A4A4754" w14:textId="77777777" w:rsidR="00A94AF5" w:rsidRPr="00A94AF5" w:rsidRDefault="00A94AF5" w:rsidP="00515566">
      <w:pPr>
        <w:pStyle w:val="NormalWeb"/>
        <w:numPr>
          <w:ilvl w:val="0"/>
          <w:numId w:val="33"/>
        </w:numPr>
        <w:rPr>
          <w:rFonts w:eastAsiaTheme="majorEastAsia"/>
          <w:lang w:val="en-GB"/>
        </w:rPr>
      </w:pPr>
      <w:r w:rsidRPr="00A94AF5">
        <w:rPr>
          <w:rFonts w:eastAsiaTheme="majorEastAsia"/>
          <w:b/>
          <w:bCs/>
          <w:lang w:val="en-GB"/>
        </w:rPr>
        <w:t>Complexity of Modern Systems:</w:t>
      </w:r>
    </w:p>
    <w:p w14:paraId="7E9F3CDA" w14:textId="77777777" w:rsidR="00A94AF5" w:rsidRPr="00A94AF5" w:rsidRDefault="00A94AF5" w:rsidP="00515566">
      <w:pPr>
        <w:pStyle w:val="NormalWeb"/>
        <w:numPr>
          <w:ilvl w:val="1"/>
          <w:numId w:val="33"/>
        </w:numPr>
        <w:rPr>
          <w:rFonts w:eastAsiaTheme="majorEastAsia"/>
          <w:lang w:val="en-GB"/>
        </w:rPr>
      </w:pPr>
      <w:r w:rsidRPr="00A94AF5">
        <w:rPr>
          <w:rFonts w:eastAsiaTheme="majorEastAsia"/>
          <w:lang w:val="en-GB"/>
        </w:rPr>
        <w:t>Managing hybrid environments that include on-premises, virtual, and cloud systems requires advanced skills and tools.</w:t>
      </w:r>
    </w:p>
    <w:p w14:paraId="3DEE6125" w14:textId="77777777" w:rsidR="00A94AF5" w:rsidRPr="00A94AF5" w:rsidRDefault="00A94AF5" w:rsidP="00515566">
      <w:pPr>
        <w:pStyle w:val="NormalWeb"/>
        <w:numPr>
          <w:ilvl w:val="0"/>
          <w:numId w:val="33"/>
        </w:numPr>
        <w:rPr>
          <w:rFonts w:eastAsiaTheme="majorEastAsia"/>
          <w:lang w:val="en-GB"/>
        </w:rPr>
      </w:pPr>
      <w:r w:rsidRPr="00A94AF5">
        <w:rPr>
          <w:rFonts w:eastAsiaTheme="majorEastAsia"/>
          <w:b/>
          <w:bCs/>
          <w:lang w:val="en-GB"/>
        </w:rPr>
        <w:t>Cybersecurity Threats:</w:t>
      </w:r>
    </w:p>
    <w:p w14:paraId="7D119C48" w14:textId="77777777" w:rsidR="00A94AF5" w:rsidRPr="00A94AF5" w:rsidRDefault="00A94AF5" w:rsidP="00515566">
      <w:pPr>
        <w:pStyle w:val="NormalWeb"/>
        <w:numPr>
          <w:ilvl w:val="1"/>
          <w:numId w:val="33"/>
        </w:numPr>
        <w:rPr>
          <w:rFonts w:eastAsiaTheme="majorEastAsia"/>
          <w:lang w:val="en-GB"/>
        </w:rPr>
      </w:pPr>
      <w:r w:rsidRPr="00A94AF5">
        <w:rPr>
          <w:rFonts w:eastAsiaTheme="majorEastAsia"/>
          <w:lang w:val="en-GB"/>
        </w:rPr>
        <w:lastRenderedPageBreak/>
        <w:t>Increasing frequency of cyberattacks demands continuous vigilance, regular patching, and implementation of security best practices.</w:t>
      </w:r>
    </w:p>
    <w:p w14:paraId="27A5802D" w14:textId="77777777" w:rsidR="00A94AF5" w:rsidRPr="00A94AF5" w:rsidRDefault="00A94AF5" w:rsidP="00515566">
      <w:pPr>
        <w:pStyle w:val="NormalWeb"/>
        <w:numPr>
          <w:ilvl w:val="0"/>
          <w:numId w:val="33"/>
        </w:numPr>
        <w:rPr>
          <w:rFonts w:eastAsiaTheme="majorEastAsia"/>
          <w:lang w:val="en-GB"/>
        </w:rPr>
      </w:pPr>
      <w:r w:rsidRPr="00A94AF5">
        <w:rPr>
          <w:rFonts w:eastAsiaTheme="majorEastAsia"/>
          <w:b/>
          <w:bCs/>
          <w:lang w:val="en-GB"/>
        </w:rPr>
        <w:t>Resource Constraints:</w:t>
      </w:r>
    </w:p>
    <w:p w14:paraId="1333084E" w14:textId="77777777" w:rsidR="00A94AF5" w:rsidRPr="00A94AF5" w:rsidRDefault="00A94AF5" w:rsidP="00515566">
      <w:pPr>
        <w:pStyle w:val="NormalWeb"/>
        <w:numPr>
          <w:ilvl w:val="1"/>
          <w:numId w:val="33"/>
        </w:numPr>
        <w:rPr>
          <w:rFonts w:eastAsiaTheme="majorEastAsia"/>
          <w:lang w:val="en-GB"/>
        </w:rPr>
      </w:pPr>
      <w:r w:rsidRPr="00A94AF5">
        <w:rPr>
          <w:rFonts w:eastAsiaTheme="majorEastAsia"/>
          <w:lang w:val="en-GB"/>
        </w:rPr>
        <w:t>Balancing performance with limited hardware or budgetary constraints is a constant challenge.</w:t>
      </w:r>
    </w:p>
    <w:p w14:paraId="27D25687" w14:textId="77777777" w:rsidR="00A94AF5" w:rsidRPr="00A94AF5" w:rsidRDefault="00A94AF5" w:rsidP="00515566">
      <w:pPr>
        <w:pStyle w:val="NormalWeb"/>
        <w:numPr>
          <w:ilvl w:val="0"/>
          <w:numId w:val="33"/>
        </w:numPr>
        <w:rPr>
          <w:rFonts w:eastAsiaTheme="majorEastAsia"/>
          <w:lang w:val="en-GB"/>
        </w:rPr>
      </w:pPr>
      <w:r w:rsidRPr="00A94AF5">
        <w:rPr>
          <w:rFonts w:eastAsiaTheme="majorEastAsia"/>
          <w:b/>
          <w:bCs/>
          <w:lang w:val="en-GB"/>
        </w:rPr>
        <w:t>Automation and Skill Gaps:</w:t>
      </w:r>
    </w:p>
    <w:p w14:paraId="4B4E49BE" w14:textId="77777777" w:rsidR="00A94AF5" w:rsidRPr="00A94AF5" w:rsidRDefault="00A94AF5" w:rsidP="00515566">
      <w:pPr>
        <w:pStyle w:val="NormalWeb"/>
        <w:numPr>
          <w:ilvl w:val="1"/>
          <w:numId w:val="33"/>
        </w:numPr>
        <w:rPr>
          <w:rFonts w:eastAsiaTheme="majorEastAsia"/>
          <w:lang w:val="en-GB"/>
        </w:rPr>
      </w:pPr>
      <w:r w:rsidRPr="00A94AF5">
        <w:rPr>
          <w:rFonts w:eastAsiaTheme="majorEastAsia"/>
          <w:lang w:val="en-GB"/>
        </w:rPr>
        <w:t>Adopting automation tools like Ansible or PowerShell requires specialized scripting knowledge which may not be present in all teams.</w:t>
      </w:r>
    </w:p>
    <w:p w14:paraId="156FC98E" w14:textId="77777777" w:rsidR="00A94AF5" w:rsidRPr="00A94AF5" w:rsidRDefault="00A94AF5" w:rsidP="00515566">
      <w:pPr>
        <w:pStyle w:val="NormalWeb"/>
        <w:numPr>
          <w:ilvl w:val="0"/>
          <w:numId w:val="33"/>
        </w:numPr>
        <w:rPr>
          <w:rFonts w:eastAsiaTheme="majorEastAsia"/>
          <w:lang w:val="en-GB"/>
        </w:rPr>
      </w:pPr>
      <w:r w:rsidRPr="00A94AF5">
        <w:rPr>
          <w:rFonts w:eastAsiaTheme="majorEastAsia"/>
          <w:b/>
          <w:bCs/>
          <w:lang w:val="en-GB"/>
        </w:rPr>
        <w:t>Keeping Systems Updated:</w:t>
      </w:r>
    </w:p>
    <w:p w14:paraId="7C9403A8" w14:textId="77777777" w:rsidR="00A94AF5" w:rsidRPr="00A94AF5" w:rsidRDefault="00A94AF5" w:rsidP="00515566">
      <w:pPr>
        <w:pStyle w:val="NormalWeb"/>
        <w:numPr>
          <w:ilvl w:val="1"/>
          <w:numId w:val="33"/>
        </w:numPr>
        <w:rPr>
          <w:rFonts w:eastAsiaTheme="majorEastAsia"/>
          <w:lang w:val="en-GB"/>
        </w:rPr>
      </w:pPr>
      <w:r w:rsidRPr="00A94AF5">
        <w:rPr>
          <w:rFonts w:eastAsiaTheme="majorEastAsia"/>
          <w:lang w:val="en-GB"/>
        </w:rPr>
        <w:t>Managing updates across multiple systems without causing downtime or service disruption can be difficult.</w:t>
      </w:r>
    </w:p>
    <w:p w14:paraId="555D3147" w14:textId="77777777" w:rsidR="00A94AF5" w:rsidRPr="00A94AF5" w:rsidRDefault="00A94AF5" w:rsidP="00515566">
      <w:pPr>
        <w:pStyle w:val="NormalWeb"/>
        <w:numPr>
          <w:ilvl w:val="0"/>
          <w:numId w:val="33"/>
        </w:numPr>
        <w:rPr>
          <w:rFonts w:eastAsiaTheme="majorEastAsia"/>
          <w:lang w:val="en-GB"/>
        </w:rPr>
      </w:pPr>
      <w:r w:rsidRPr="00A94AF5">
        <w:rPr>
          <w:rFonts w:eastAsiaTheme="majorEastAsia"/>
          <w:b/>
          <w:bCs/>
          <w:lang w:val="en-GB"/>
        </w:rPr>
        <w:t>24/7 Availability:</w:t>
      </w:r>
    </w:p>
    <w:p w14:paraId="73384456" w14:textId="77777777" w:rsidR="00A94AF5" w:rsidRPr="00A94AF5" w:rsidRDefault="00A94AF5" w:rsidP="00515566">
      <w:pPr>
        <w:pStyle w:val="NormalWeb"/>
        <w:numPr>
          <w:ilvl w:val="1"/>
          <w:numId w:val="33"/>
        </w:numPr>
        <w:rPr>
          <w:rFonts w:eastAsiaTheme="majorEastAsia"/>
          <w:lang w:val="en-GB"/>
        </w:rPr>
      </w:pPr>
      <w:r w:rsidRPr="00A94AF5">
        <w:rPr>
          <w:rFonts w:eastAsiaTheme="majorEastAsia"/>
          <w:lang w:val="en-GB"/>
        </w:rPr>
        <w:t>Admins are often required to be available around the clock to address emergencies, which can lead to burnout.</w:t>
      </w:r>
    </w:p>
    <w:p w14:paraId="2FA822A8" w14:textId="77777777" w:rsidR="00A94AF5" w:rsidRPr="00A94AF5" w:rsidRDefault="00A94AF5" w:rsidP="00A94AF5">
      <w:pPr>
        <w:pStyle w:val="NormalWeb"/>
        <w:ind w:left="720"/>
        <w:rPr>
          <w:rStyle w:val="Strong"/>
          <w:rFonts w:eastAsiaTheme="majorEastAsia"/>
          <w:b w:val="0"/>
          <w:bCs w:val="0"/>
          <w:lang w:val="en-GB"/>
        </w:rPr>
      </w:pPr>
    </w:p>
    <w:p w14:paraId="05446558" w14:textId="7966C49B" w:rsidR="1BBAE406" w:rsidRDefault="1BBAE406" w:rsidP="1BBAE406">
      <w:pPr>
        <w:pStyle w:val="NormalWeb"/>
        <w:ind w:left="720"/>
        <w:rPr>
          <w:rStyle w:val="Strong"/>
          <w:rFonts w:eastAsiaTheme="majorEastAsia"/>
          <w:b w:val="0"/>
          <w:bCs w:val="0"/>
          <w:color w:val="FF0000"/>
        </w:rPr>
      </w:pPr>
    </w:p>
    <w:p w14:paraId="4C7AAF29" w14:textId="0015D087" w:rsidR="00283235" w:rsidRPr="00870497" w:rsidRDefault="00283235" w:rsidP="002E5D0A">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t xml:space="preserve">Describe the role and responsibilities of a system administrator in ensuring service delivery. How do SLAs contribute to effective IT service management? </w:t>
      </w:r>
    </w:p>
    <w:p w14:paraId="10DDB699" w14:textId="77777777" w:rsidR="004B261C" w:rsidRPr="004B261C" w:rsidRDefault="004B261C" w:rsidP="004B261C">
      <w:pPr>
        <w:pStyle w:val="NormalWeb"/>
        <w:ind w:left="720"/>
        <w:rPr>
          <w:rFonts w:eastAsiaTheme="majorEastAsia"/>
          <w:lang w:val="en-GB"/>
        </w:rPr>
      </w:pPr>
      <w:r w:rsidRPr="004B261C">
        <w:rPr>
          <w:rFonts w:eastAsiaTheme="majorEastAsia"/>
          <w:b/>
          <w:bCs/>
          <w:lang w:val="en-GB"/>
        </w:rPr>
        <w:t>Answer:</w:t>
      </w:r>
    </w:p>
    <w:p w14:paraId="24B2B89E" w14:textId="77777777" w:rsidR="004B261C" w:rsidRPr="004B261C" w:rsidRDefault="004B261C" w:rsidP="004B261C">
      <w:pPr>
        <w:pStyle w:val="NormalWeb"/>
        <w:ind w:left="720"/>
        <w:rPr>
          <w:rFonts w:eastAsiaTheme="majorEastAsia"/>
          <w:lang w:val="en-GB"/>
        </w:rPr>
      </w:pPr>
      <w:r w:rsidRPr="004B261C">
        <w:rPr>
          <w:rFonts w:eastAsiaTheme="majorEastAsia"/>
          <w:b/>
          <w:bCs/>
          <w:lang w:val="en-GB"/>
        </w:rPr>
        <w:t>Definition:</w:t>
      </w:r>
      <w:r w:rsidRPr="004B261C">
        <w:rPr>
          <w:rFonts w:eastAsiaTheme="majorEastAsia"/>
          <w:lang w:val="en-GB"/>
        </w:rPr>
        <w:br/>
        <w:t xml:space="preserve">A </w:t>
      </w:r>
      <w:r w:rsidRPr="004B261C">
        <w:rPr>
          <w:rFonts w:eastAsiaTheme="majorEastAsia"/>
          <w:b/>
          <w:bCs/>
          <w:lang w:val="en-GB"/>
        </w:rPr>
        <w:t>System Administrator (</w:t>
      </w:r>
      <w:proofErr w:type="spellStart"/>
      <w:r w:rsidRPr="004B261C">
        <w:rPr>
          <w:rFonts w:eastAsiaTheme="majorEastAsia"/>
          <w:b/>
          <w:bCs/>
          <w:lang w:val="en-GB"/>
        </w:rPr>
        <w:t>SysAdmin</w:t>
      </w:r>
      <w:proofErr w:type="spellEnd"/>
      <w:r w:rsidRPr="004B261C">
        <w:rPr>
          <w:rFonts w:eastAsiaTheme="majorEastAsia"/>
          <w:b/>
          <w:bCs/>
          <w:lang w:val="en-GB"/>
        </w:rPr>
        <w:t>)</w:t>
      </w:r>
      <w:r w:rsidRPr="004B261C">
        <w:rPr>
          <w:rFonts w:eastAsiaTheme="majorEastAsia"/>
          <w:lang w:val="en-GB"/>
        </w:rPr>
        <w:t xml:space="preserve"> is responsible for the installation, configuration, maintenance, and reliable operation of computer systems and servers. Their role is crucial in ensuring uninterrupted service delivery to users and businesses.</w:t>
      </w:r>
    </w:p>
    <w:p w14:paraId="77613F3D" w14:textId="77777777" w:rsidR="004B261C" w:rsidRPr="004B261C" w:rsidRDefault="00000000" w:rsidP="004B261C">
      <w:pPr>
        <w:pStyle w:val="NormalWeb"/>
        <w:ind w:left="720"/>
        <w:rPr>
          <w:rFonts w:eastAsiaTheme="majorEastAsia"/>
          <w:lang w:val="en-GB"/>
        </w:rPr>
      </w:pPr>
      <w:r>
        <w:rPr>
          <w:rFonts w:eastAsiaTheme="majorEastAsia"/>
          <w:lang w:val="en-GB"/>
        </w:rPr>
        <w:pict w14:anchorId="314F78D6">
          <v:rect id="_x0000_i1027" style="width:0;height:1.5pt" o:hralign="center" o:hrstd="t" o:hr="t" fillcolor="#a0a0a0" stroked="f"/>
        </w:pict>
      </w:r>
    </w:p>
    <w:p w14:paraId="68C4100D" w14:textId="77777777" w:rsidR="004B261C" w:rsidRPr="004B261C" w:rsidRDefault="004B261C" w:rsidP="004B261C">
      <w:pPr>
        <w:pStyle w:val="NormalWeb"/>
        <w:ind w:left="720"/>
        <w:rPr>
          <w:rFonts w:eastAsiaTheme="majorEastAsia"/>
          <w:lang w:val="en-GB"/>
        </w:rPr>
      </w:pPr>
      <w:r w:rsidRPr="004B261C">
        <w:rPr>
          <w:rFonts w:eastAsiaTheme="majorEastAsia"/>
          <w:b/>
          <w:bCs/>
          <w:lang w:val="en-GB"/>
        </w:rPr>
        <w:t>Role and Responsibilities of a System Administrator in Ensuring Service Delivery:</w:t>
      </w:r>
    </w:p>
    <w:p w14:paraId="44A8BD88" w14:textId="77777777" w:rsidR="004B261C" w:rsidRPr="004B261C" w:rsidRDefault="004B261C" w:rsidP="00515566">
      <w:pPr>
        <w:pStyle w:val="NormalWeb"/>
        <w:numPr>
          <w:ilvl w:val="0"/>
          <w:numId w:val="34"/>
        </w:numPr>
        <w:rPr>
          <w:rFonts w:eastAsiaTheme="majorEastAsia"/>
          <w:lang w:val="en-GB"/>
        </w:rPr>
      </w:pPr>
      <w:r w:rsidRPr="004B261C">
        <w:rPr>
          <w:rFonts w:eastAsiaTheme="majorEastAsia"/>
          <w:b/>
          <w:bCs/>
          <w:lang w:val="en-GB"/>
        </w:rPr>
        <w:t>System Configuration and Maintenance:</w:t>
      </w:r>
    </w:p>
    <w:p w14:paraId="187BD915" w14:textId="77777777" w:rsidR="004B261C" w:rsidRPr="004B261C" w:rsidRDefault="004B261C" w:rsidP="00515566">
      <w:pPr>
        <w:pStyle w:val="NormalWeb"/>
        <w:numPr>
          <w:ilvl w:val="1"/>
          <w:numId w:val="34"/>
        </w:numPr>
        <w:rPr>
          <w:rFonts w:eastAsiaTheme="majorEastAsia"/>
          <w:lang w:val="en-GB"/>
        </w:rPr>
      </w:pPr>
      <w:r w:rsidRPr="004B261C">
        <w:rPr>
          <w:rFonts w:eastAsiaTheme="majorEastAsia"/>
          <w:lang w:val="en-GB"/>
        </w:rPr>
        <w:t>Install and configure servers, network equipment, and software to ensure optimal performance.</w:t>
      </w:r>
    </w:p>
    <w:p w14:paraId="6243C9D4" w14:textId="77777777" w:rsidR="004B261C" w:rsidRPr="004B261C" w:rsidRDefault="004B261C" w:rsidP="00515566">
      <w:pPr>
        <w:pStyle w:val="NormalWeb"/>
        <w:numPr>
          <w:ilvl w:val="0"/>
          <w:numId w:val="34"/>
        </w:numPr>
        <w:rPr>
          <w:rFonts w:eastAsiaTheme="majorEastAsia"/>
          <w:lang w:val="en-GB"/>
        </w:rPr>
      </w:pPr>
      <w:r w:rsidRPr="004B261C">
        <w:rPr>
          <w:rFonts w:eastAsiaTheme="majorEastAsia"/>
          <w:b/>
          <w:bCs/>
          <w:lang w:val="en-GB"/>
        </w:rPr>
        <w:t>Monitoring and Performance Tuning:</w:t>
      </w:r>
    </w:p>
    <w:p w14:paraId="5DA2A3A1" w14:textId="77777777" w:rsidR="004B261C" w:rsidRPr="004B261C" w:rsidRDefault="004B261C" w:rsidP="00515566">
      <w:pPr>
        <w:pStyle w:val="NormalWeb"/>
        <w:numPr>
          <w:ilvl w:val="1"/>
          <w:numId w:val="34"/>
        </w:numPr>
        <w:rPr>
          <w:rFonts w:eastAsiaTheme="majorEastAsia"/>
          <w:lang w:val="en-GB"/>
        </w:rPr>
      </w:pPr>
      <w:r w:rsidRPr="004B261C">
        <w:rPr>
          <w:rFonts w:eastAsiaTheme="majorEastAsia"/>
          <w:lang w:val="en-GB"/>
        </w:rPr>
        <w:t>Continuously monitor system performance and health using tools (e.g., Nagios, Zabbix) to detect and prevent failures.</w:t>
      </w:r>
    </w:p>
    <w:p w14:paraId="436C3A9E" w14:textId="77777777" w:rsidR="004B261C" w:rsidRPr="004B261C" w:rsidRDefault="004B261C" w:rsidP="00515566">
      <w:pPr>
        <w:pStyle w:val="NormalWeb"/>
        <w:numPr>
          <w:ilvl w:val="0"/>
          <w:numId w:val="34"/>
        </w:numPr>
        <w:rPr>
          <w:rFonts w:eastAsiaTheme="majorEastAsia"/>
          <w:lang w:val="en-GB"/>
        </w:rPr>
      </w:pPr>
      <w:r w:rsidRPr="004B261C">
        <w:rPr>
          <w:rFonts w:eastAsiaTheme="majorEastAsia"/>
          <w:b/>
          <w:bCs/>
          <w:lang w:val="en-GB"/>
        </w:rPr>
        <w:t>Issue Diagnosis and Resolution:</w:t>
      </w:r>
    </w:p>
    <w:p w14:paraId="2A11A527" w14:textId="77777777" w:rsidR="004B261C" w:rsidRPr="004B261C" w:rsidRDefault="004B261C" w:rsidP="00515566">
      <w:pPr>
        <w:pStyle w:val="NormalWeb"/>
        <w:numPr>
          <w:ilvl w:val="1"/>
          <w:numId w:val="34"/>
        </w:numPr>
        <w:rPr>
          <w:rFonts w:eastAsiaTheme="majorEastAsia"/>
          <w:lang w:val="en-GB"/>
        </w:rPr>
      </w:pPr>
      <w:r w:rsidRPr="004B261C">
        <w:rPr>
          <w:rFonts w:eastAsiaTheme="majorEastAsia"/>
          <w:lang w:val="en-GB"/>
        </w:rPr>
        <w:t>Quickly troubleshoot and resolve hardware and software issues to minimize downtime and service disruption.</w:t>
      </w:r>
    </w:p>
    <w:p w14:paraId="01F99646" w14:textId="77777777" w:rsidR="004B261C" w:rsidRPr="004B261C" w:rsidRDefault="004B261C" w:rsidP="00515566">
      <w:pPr>
        <w:pStyle w:val="NormalWeb"/>
        <w:numPr>
          <w:ilvl w:val="0"/>
          <w:numId w:val="34"/>
        </w:numPr>
        <w:rPr>
          <w:rFonts w:eastAsiaTheme="majorEastAsia"/>
          <w:lang w:val="en-GB"/>
        </w:rPr>
      </w:pPr>
      <w:r w:rsidRPr="004B261C">
        <w:rPr>
          <w:rFonts w:eastAsiaTheme="majorEastAsia"/>
          <w:b/>
          <w:bCs/>
          <w:lang w:val="en-GB"/>
        </w:rPr>
        <w:t>Security Management:</w:t>
      </w:r>
    </w:p>
    <w:p w14:paraId="5F06AB62" w14:textId="77777777" w:rsidR="004B261C" w:rsidRPr="004B261C" w:rsidRDefault="004B261C" w:rsidP="00515566">
      <w:pPr>
        <w:pStyle w:val="NormalWeb"/>
        <w:numPr>
          <w:ilvl w:val="1"/>
          <w:numId w:val="34"/>
        </w:numPr>
        <w:rPr>
          <w:rFonts w:eastAsiaTheme="majorEastAsia"/>
          <w:lang w:val="en-GB"/>
        </w:rPr>
      </w:pPr>
      <w:r w:rsidRPr="004B261C">
        <w:rPr>
          <w:rFonts w:eastAsiaTheme="majorEastAsia"/>
          <w:lang w:val="en-GB"/>
        </w:rPr>
        <w:t>Apply updates, patches, and configure firewalls and antivirus systems to protect services against threats.</w:t>
      </w:r>
    </w:p>
    <w:p w14:paraId="1DE9B209" w14:textId="77777777" w:rsidR="004B261C" w:rsidRPr="004B261C" w:rsidRDefault="004B261C" w:rsidP="00515566">
      <w:pPr>
        <w:pStyle w:val="NormalWeb"/>
        <w:numPr>
          <w:ilvl w:val="0"/>
          <w:numId w:val="34"/>
        </w:numPr>
        <w:rPr>
          <w:rFonts w:eastAsiaTheme="majorEastAsia"/>
          <w:lang w:val="en-GB"/>
        </w:rPr>
      </w:pPr>
      <w:r w:rsidRPr="004B261C">
        <w:rPr>
          <w:rFonts w:eastAsiaTheme="majorEastAsia"/>
          <w:b/>
          <w:bCs/>
          <w:lang w:val="en-GB"/>
        </w:rPr>
        <w:t>User Support and Account Management:</w:t>
      </w:r>
    </w:p>
    <w:p w14:paraId="295FCF2C" w14:textId="77777777" w:rsidR="004B261C" w:rsidRPr="004B261C" w:rsidRDefault="004B261C" w:rsidP="00515566">
      <w:pPr>
        <w:pStyle w:val="NormalWeb"/>
        <w:numPr>
          <w:ilvl w:val="1"/>
          <w:numId w:val="34"/>
        </w:numPr>
        <w:rPr>
          <w:rFonts w:eastAsiaTheme="majorEastAsia"/>
          <w:lang w:val="en-GB"/>
        </w:rPr>
      </w:pPr>
      <w:r w:rsidRPr="004B261C">
        <w:rPr>
          <w:rFonts w:eastAsiaTheme="majorEastAsia"/>
          <w:lang w:val="en-GB"/>
        </w:rPr>
        <w:lastRenderedPageBreak/>
        <w:t>Manage user accounts and permissions, and provide technical support to ensure seamless access to services.</w:t>
      </w:r>
    </w:p>
    <w:p w14:paraId="5B9BA4E6" w14:textId="77777777" w:rsidR="004B261C" w:rsidRPr="004B261C" w:rsidRDefault="004B261C" w:rsidP="00515566">
      <w:pPr>
        <w:pStyle w:val="NormalWeb"/>
        <w:numPr>
          <w:ilvl w:val="0"/>
          <w:numId w:val="34"/>
        </w:numPr>
        <w:rPr>
          <w:rFonts w:eastAsiaTheme="majorEastAsia"/>
          <w:lang w:val="en-GB"/>
        </w:rPr>
      </w:pPr>
      <w:r w:rsidRPr="004B261C">
        <w:rPr>
          <w:rFonts w:eastAsiaTheme="majorEastAsia"/>
          <w:b/>
          <w:bCs/>
          <w:lang w:val="en-GB"/>
        </w:rPr>
        <w:t>Backup and Recovery:</w:t>
      </w:r>
    </w:p>
    <w:p w14:paraId="7D11E431" w14:textId="77777777" w:rsidR="004B261C" w:rsidRPr="004B261C" w:rsidRDefault="004B261C" w:rsidP="00515566">
      <w:pPr>
        <w:pStyle w:val="NormalWeb"/>
        <w:numPr>
          <w:ilvl w:val="1"/>
          <w:numId w:val="34"/>
        </w:numPr>
        <w:rPr>
          <w:rFonts w:eastAsiaTheme="majorEastAsia"/>
          <w:lang w:val="en-GB"/>
        </w:rPr>
      </w:pPr>
      <w:r w:rsidRPr="004B261C">
        <w:rPr>
          <w:rFonts w:eastAsiaTheme="majorEastAsia"/>
          <w:lang w:val="en-GB"/>
        </w:rPr>
        <w:t>Regularly back up data and implement disaster recovery plans to ensure business continuity.</w:t>
      </w:r>
    </w:p>
    <w:p w14:paraId="326C276F" w14:textId="77777777" w:rsidR="004B261C" w:rsidRPr="004B261C" w:rsidRDefault="004B261C" w:rsidP="00515566">
      <w:pPr>
        <w:pStyle w:val="NormalWeb"/>
        <w:numPr>
          <w:ilvl w:val="0"/>
          <w:numId w:val="34"/>
        </w:numPr>
        <w:rPr>
          <w:rFonts w:eastAsiaTheme="majorEastAsia"/>
          <w:lang w:val="en-GB"/>
        </w:rPr>
      </w:pPr>
      <w:r w:rsidRPr="004B261C">
        <w:rPr>
          <w:rFonts w:eastAsiaTheme="majorEastAsia"/>
          <w:b/>
          <w:bCs/>
          <w:lang w:val="en-GB"/>
        </w:rPr>
        <w:t>Documentation and Automation:</w:t>
      </w:r>
    </w:p>
    <w:p w14:paraId="7A319C12" w14:textId="77777777" w:rsidR="004B261C" w:rsidRPr="004B261C" w:rsidRDefault="004B261C" w:rsidP="00515566">
      <w:pPr>
        <w:pStyle w:val="NormalWeb"/>
        <w:numPr>
          <w:ilvl w:val="1"/>
          <w:numId w:val="34"/>
        </w:numPr>
        <w:rPr>
          <w:rFonts w:eastAsiaTheme="majorEastAsia"/>
          <w:lang w:val="en-GB"/>
        </w:rPr>
      </w:pPr>
      <w:r w:rsidRPr="004B261C">
        <w:rPr>
          <w:rFonts w:eastAsiaTheme="majorEastAsia"/>
          <w:lang w:val="en-GB"/>
        </w:rPr>
        <w:t>Maintain system documentation and use scripting or configuration management tools to automate routine tasks.</w:t>
      </w:r>
    </w:p>
    <w:p w14:paraId="5C3D5B12" w14:textId="77777777" w:rsidR="004B261C" w:rsidRPr="004B261C" w:rsidRDefault="004B261C" w:rsidP="00515566">
      <w:pPr>
        <w:pStyle w:val="NormalWeb"/>
        <w:numPr>
          <w:ilvl w:val="0"/>
          <w:numId w:val="34"/>
        </w:numPr>
        <w:rPr>
          <w:rFonts w:eastAsiaTheme="majorEastAsia"/>
          <w:lang w:val="en-GB"/>
        </w:rPr>
      </w:pPr>
      <w:r w:rsidRPr="004B261C">
        <w:rPr>
          <w:rFonts w:eastAsiaTheme="majorEastAsia"/>
          <w:b/>
          <w:bCs/>
          <w:lang w:val="en-GB"/>
        </w:rPr>
        <w:t>Collaboration with IT Teams:</w:t>
      </w:r>
    </w:p>
    <w:p w14:paraId="38DB972F" w14:textId="77777777" w:rsidR="004B261C" w:rsidRPr="004B261C" w:rsidRDefault="004B261C" w:rsidP="00515566">
      <w:pPr>
        <w:pStyle w:val="NormalWeb"/>
        <w:numPr>
          <w:ilvl w:val="1"/>
          <w:numId w:val="34"/>
        </w:numPr>
        <w:rPr>
          <w:rFonts w:eastAsiaTheme="majorEastAsia"/>
          <w:lang w:val="en-GB"/>
        </w:rPr>
      </w:pPr>
      <w:r w:rsidRPr="004B261C">
        <w:rPr>
          <w:rFonts w:eastAsiaTheme="majorEastAsia"/>
          <w:lang w:val="en-GB"/>
        </w:rPr>
        <w:t>Work closely with developers, network engineers, and helpdesk to ensure integrated and smooth IT operations.</w:t>
      </w:r>
    </w:p>
    <w:p w14:paraId="5B43B127" w14:textId="77777777" w:rsidR="004B261C" w:rsidRPr="004B261C" w:rsidRDefault="00000000" w:rsidP="004B261C">
      <w:pPr>
        <w:pStyle w:val="NormalWeb"/>
        <w:ind w:left="720"/>
        <w:rPr>
          <w:rFonts w:eastAsiaTheme="majorEastAsia"/>
          <w:lang w:val="en-GB"/>
        </w:rPr>
      </w:pPr>
      <w:r>
        <w:rPr>
          <w:rFonts w:eastAsiaTheme="majorEastAsia"/>
          <w:lang w:val="en-GB"/>
        </w:rPr>
        <w:pict w14:anchorId="50DB872D">
          <v:rect id="_x0000_i1028" style="width:0;height:1.5pt" o:hralign="center" o:hrstd="t" o:hr="t" fillcolor="#a0a0a0" stroked="f"/>
        </w:pict>
      </w:r>
    </w:p>
    <w:p w14:paraId="4EEFFF28" w14:textId="77777777" w:rsidR="004B261C" w:rsidRPr="004B261C" w:rsidRDefault="004B261C" w:rsidP="004B261C">
      <w:pPr>
        <w:pStyle w:val="NormalWeb"/>
        <w:ind w:left="720"/>
        <w:rPr>
          <w:rFonts w:eastAsiaTheme="majorEastAsia"/>
          <w:lang w:val="en-GB"/>
        </w:rPr>
      </w:pPr>
      <w:r w:rsidRPr="004B261C">
        <w:rPr>
          <w:rFonts w:eastAsiaTheme="majorEastAsia"/>
          <w:b/>
          <w:bCs/>
          <w:lang w:val="en-GB"/>
        </w:rPr>
        <w:t>Service Level Agreements (SLAs) and Their Contribution to IT Service Management:</w:t>
      </w:r>
    </w:p>
    <w:p w14:paraId="681C8123" w14:textId="77777777" w:rsidR="004B261C" w:rsidRPr="004B261C" w:rsidRDefault="004B261C" w:rsidP="00515566">
      <w:pPr>
        <w:pStyle w:val="NormalWeb"/>
        <w:numPr>
          <w:ilvl w:val="0"/>
          <w:numId w:val="35"/>
        </w:numPr>
        <w:rPr>
          <w:rFonts w:eastAsiaTheme="majorEastAsia"/>
          <w:lang w:val="en-GB"/>
        </w:rPr>
      </w:pPr>
      <w:r w:rsidRPr="004B261C">
        <w:rPr>
          <w:rFonts w:eastAsiaTheme="majorEastAsia"/>
          <w:b/>
          <w:bCs/>
          <w:lang w:val="en-GB"/>
        </w:rPr>
        <w:t>Definition:</w:t>
      </w:r>
      <w:r w:rsidRPr="004B261C">
        <w:rPr>
          <w:rFonts w:eastAsiaTheme="majorEastAsia"/>
          <w:lang w:val="en-GB"/>
        </w:rPr>
        <w:br/>
        <w:t xml:space="preserve">A </w:t>
      </w:r>
      <w:r w:rsidRPr="004B261C">
        <w:rPr>
          <w:rFonts w:eastAsiaTheme="majorEastAsia"/>
          <w:b/>
          <w:bCs/>
          <w:lang w:val="en-GB"/>
        </w:rPr>
        <w:t>Service Level Agreement (SLA)</w:t>
      </w:r>
      <w:r w:rsidRPr="004B261C">
        <w:rPr>
          <w:rFonts w:eastAsiaTheme="majorEastAsia"/>
          <w:lang w:val="en-GB"/>
        </w:rPr>
        <w:t xml:space="preserve"> is a formal document that outlines the expected level of service, performance metrics, and responsibilities between service providers and clients.</w:t>
      </w:r>
    </w:p>
    <w:p w14:paraId="2893133A" w14:textId="77777777" w:rsidR="004B261C" w:rsidRPr="004B261C" w:rsidRDefault="004B261C" w:rsidP="004B261C">
      <w:pPr>
        <w:pStyle w:val="NormalWeb"/>
        <w:ind w:left="720"/>
        <w:rPr>
          <w:rFonts w:eastAsiaTheme="majorEastAsia"/>
          <w:lang w:val="en-GB"/>
        </w:rPr>
      </w:pPr>
      <w:r w:rsidRPr="004B261C">
        <w:rPr>
          <w:rFonts w:eastAsiaTheme="majorEastAsia"/>
          <w:b/>
          <w:bCs/>
          <w:lang w:val="en-GB"/>
        </w:rPr>
        <w:t>Contribution of SLAs:</w:t>
      </w:r>
    </w:p>
    <w:p w14:paraId="2D55670C" w14:textId="77777777" w:rsidR="004B261C" w:rsidRPr="004B261C" w:rsidRDefault="004B261C" w:rsidP="00515566">
      <w:pPr>
        <w:pStyle w:val="NormalWeb"/>
        <w:numPr>
          <w:ilvl w:val="0"/>
          <w:numId w:val="36"/>
        </w:numPr>
        <w:rPr>
          <w:rFonts w:eastAsiaTheme="majorEastAsia"/>
          <w:lang w:val="en-GB"/>
        </w:rPr>
      </w:pPr>
      <w:r w:rsidRPr="004B261C">
        <w:rPr>
          <w:rFonts w:eastAsiaTheme="majorEastAsia"/>
          <w:b/>
          <w:bCs/>
          <w:lang w:val="en-GB"/>
        </w:rPr>
        <w:t>Clarity in Expectations:</w:t>
      </w:r>
    </w:p>
    <w:p w14:paraId="405EFC12" w14:textId="77777777" w:rsidR="004B261C" w:rsidRPr="004B261C" w:rsidRDefault="004B261C" w:rsidP="00515566">
      <w:pPr>
        <w:pStyle w:val="NormalWeb"/>
        <w:numPr>
          <w:ilvl w:val="1"/>
          <w:numId w:val="36"/>
        </w:numPr>
        <w:rPr>
          <w:rFonts w:eastAsiaTheme="majorEastAsia"/>
          <w:lang w:val="en-GB"/>
        </w:rPr>
      </w:pPr>
      <w:r w:rsidRPr="004B261C">
        <w:rPr>
          <w:rFonts w:eastAsiaTheme="majorEastAsia"/>
          <w:lang w:val="en-GB"/>
        </w:rPr>
        <w:t>SLAs define uptime, response time, and issue resolution time, setting clear service expectations.</w:t>
      </w:r>
    </w:p>
    <w:p w14:paraId="16F907AC" w14:textId="77777777" w:rsidR="004B261C" w:rsidRPr="004B261C" w:rsidRDefault="004B261C" w:rsidP="00515566">
      <w:pPr>
        <w:pStyle w:val="NormalWeb"/>
        <w:numPr>
          <w:ilvl w:val="0"/>
          <w:numId w:val="36"/>
        </w:numPr>
        <w:rPr>
          <w:rFonts w:eastAsiaTheme="majorEastAsia"/>
          <w:lang w:val="en-GB"/>
        </w:rPr>
      </w:pPr>
      <w:r w:rsidRPr="004B261C">
        <w:rPr>
          <w:rFonts w:eastAsiaTheme="majorEastAsia"/>
          <w:b/>
          <w:bCs/>
          <w:lang w:val="en-GB"/>
        </w:rPr>
        <w:t>Performance Measurement:</w:t>
      </w:r>
    </w:p>
    <w:p w14:paraId="6AA80FBF" w14:textId="77777777" w:rsidR="004B261C" w:rsidRPr="004B261C" w:rsidRDefault="004B261C" w:rsidP="00515566">
      <w:pPr>
        <w:pStyle w:val="NormalWeb"/>
        <w:numPr>
          <w:ilvl w:val="1"/>
          <w:numId w:val="36"/>
        </w:numPr>
        <w:rPr>
          <w:rFonts w:eastAsiaTheme="majorEastAsia"/>
          <w:lang w:val="en-GB"/>
        </w:rPr>
      </w:pPr>
      <w:r w:rsidRPr="004B261C">
        <w:rPr>
          <w:rFonts w:eastAsiaTheme="majorEastAsia"/>
          <w:lang w:val="en-GB"/>
        </w:rPr>
        <w:t>Admins can track compliance with SLAs using metrics and reports, ensuring accountability.</w:t>
      </w:r>
    </w:p>
    <w:p w14:paraId="4C71106A" w14:textId="77777777" w:rsidR="004B261C" w:rsidRPr="004B261C" w:rsidRDefault="004B261C" w:rsidP="00515566">
      <w:pPr>
        <w:pStyle w:val="NormalWeb"/>
        <w:numPr>
          <w:ilvl w:val="0"/>
          <w:numId w:val="36"/>
        </w:numPr>
        <w:rPr>
          <w:rFonts w:eastAsiaTheme="majorEastAsia"/>
          <w:lang w:val="en-GB"/>
        </w:rPr>
      </w:pPr>
      <w:r w:rsidRPr="004B261C">
        <w:rPr>
          <w:rFonts w:eastAsiaTheme="majorEastAsia"/>
          <w:b/>
          <w:bCs/>
          <w:lang w:val="en-GB"/>
        </w:rPr>
        <w:t>Improved Service Quality:</w:t>
      </w:r>
    </w:p>
    <w:p w14:paraId="288FA048" w14:textId="77777777" w:rsidR="004B261C" w:rsidRPr="004B261C" w:rsidRDefault="004B261C" w:rsidP="00515566">
      <w:pPr>
        <w:pStyle w:val="NormalWeb"/>
        <w:numPr>
          <w:ilvl w:val="1"/>
          <w:numId w:val="36"/>
        </w:numPr>
        <w:rPr>
          <w:rFonts w:eastAsiaTheme="majorEastAsia"/>
          <w:lang w:val="en-GB"/>
        </w:rPr>
      </w:pPr>
      <w:r w:rsidRPr="004B261C">
        <w:rPr>
          <w:rFonts w:eastAsiaTheme="majorEastAsia"/>
          <w:lang w:val="en-GB"/>
        </w:rPr>
        <w:t>With SLAs in place, system administrators focus on maintaining agreed-upon standards, leading to improved user satisfaction.</w:t>
      </w:r>
    </w:p>
    <w:p w14:paraId="2904A19B" w14:textId="77777777" w:rsidR="004B261C" w:rsidRPr="004B261C" w:rsidRDefault="004B261C" w:rsidP="00515566">
      <w:pPr>
        <w:pStyle w:val="NormalWeb"/>
        <w:numPr>
          <w:ilvl w:val="0"/>
          <w:numId w:val="36"/>
        </w:numPr>
        <w:rPr>
          <w:rFonts w:eastAsiaTheme="majorEastAsia"/>
          <w:lang w:val="en-GB"/>
        </w:rPr>
      </w:pPr>
      <w:r w:rsidRPr="004B261C">
        <w:rPr>
          <w:rFonts w:eastAsiaTheme="majorEastAsia"/>
          <w:b/>
          <w:bCs/>
          <w:lang w:val="en-GB"/>
        </w:rPr>
        <w:t>Prioritization of Tasks:</w:t>
      </w:r>
    </w:p>
    <w:p w14:paraId="31B87AAC" w14:textId="77777777" w:rsidR="004B261C" w:rsidRPr="004B261C" w:rsidRDefault="004B261C" w:rsidP="00515566">
      <w:pPr>
        <w:pStyle w:val="NormalWeb"/>
        <w:numPr>
          <w:ilvl w:val="1"/>
          <w:numId w:val="36"/>
        </w:numPr>
        <w:rPr>
          <w:rFonts w:eastAsiaTheme="majorEastAsia"/>
          <w:lang w:val="en-GB"/>
        </w:rPr>
      </w:pPr>
      <w:r w:rsidRPr="004B261C">
        <w:rPr>
          <w:rFonts w:eastAsiaTheme="majorEastAsia"/>
          <w:lang w:val="en-GB"/>
        </w:rPr>
        <w:t>SLAs help in categorizing and prioritizing incidents and requests based on severity and impact.</w:t>
      </w:r>
    </w:p>
    <w:p w14:paraId="0D46D747" w14:textId="77777777" w:rsidR="004B261C" w:rsidRPr="004B261C" w:rsidRDefault="004B261C" w:rsidP="00515566">
      <w:pPr>
        <w:pStyle w:val="NormalWeb"/>
        <w:numPr>
          <w:ilvl w:val="0"/>
          <w:numId w:val="36"/>
        </w:numPr>
        <w:rPr>
          <w:rFonts w:eastAsiaTheme="majorEastAsia"/>
          <w:lang w:val="en-GB"/>
        </w:rPr>
      </w:pPr>
      <w:r w:rsidRPr="004B261C">
        <w:rPr>
          <w:rFonts w:eastAsiaTheme="majorEastAsia"/>
          <w:b/>
          <w:bCs/>
          <w:lang w:val="en-GB"/>
        </w:rPr>
        <w:t>Continual Improvement:</w:t>
      </w:r>
    </w:p>
    <w:p w14:paraId="71BD7A82" w14:textId="77777777" w:rsidR="004B261C" w:rsidRPr="004B261C" w:rsidRDefault="004B261C" w:rsidP="00515566">
      <w:pPr>
        <w:pStyle w:val="NormalWeb"/>
        <w:numPr>
          <w:ilvl w:val="1"/>
          <w:numId w:val="36"/>
        </w:numPr>
        <w:rPr>
          <w:rFonts w:eastAsiaTheme="majorEastAsia"/>
          <w:lang w:val="en-GB"/>
        </w:rPr>
      </w:pPr>
      <w:r w:rsidRPr="004B261C">
        <w:rPr>
          <w:rFonts w:eastAsiaTheme="majorEastAsia"/>
          <w:lang w:val="en-GB"/>
        </w:rPr>
        <w:t>SLA reviews encourage process improvements and identify areas needing attention or optimization.</w:t>
      </w:r>
    </w:p>
    <w:p w14:paraId="0D11C484" w14:textId="77777777" w:rsidR="004B261C" w:rsidRPr="004B261C" w:rsidRDefault="004B261C" w:rsidP="00515566">
      <w:pPr>
        <w:pStyle w:val="NormalWeb"/>
        <w:numPr>
          <w:ilvl w:val="0"/>
          <w:numId w:val="36"/>
        </w:numPr>
        <w:rPr>
          <w:rFonts w:eastAsiaTheme="majorEastAsia"/>
          <w:lang w:val="en-GB"/>
        </w:rPr>
      </w:pPr>
      <w:r w:rsidRPr="004B261C">
        <w:rPr>
          <w:rFonts w:eastAsiaTheme="majorEastAsia"/>
          <w:b/>
          <w:bCs/>
          <w:lang w:val="en-GB"/>
        </w:rPr>
        <w:t>Risk Management:</w:t>
      </w:r>
    </w:p>
    <w:p w14:paraId="7DACB605" w14:textId="77777777" w:rsidR="004B261C" w:rsidRPr="004B261C" w:rsidRDefault="004B261C" w:rsidP="00515566">
      <w:pPr>
        <w:pStyle w:val="NormalWeb"/>
        <w:numPr>
          <w:ilvl w:val="1"/>
          <w:numId w:val="36"/>
        </w:numPr>
        <w:rPr>
          <w:rFonts w:eastAsiaTheme="majorEastAsia"/>
          <w:lang w:val="en-GB"/>
        </w:rPr>
      </w:pPr>
      <w:r w:rsidRPr="004B261C">
        <w:rPr>
          <w:rFonts w:eastAsiaTheme="majorEastAsia"/>
          <w:lang w:val="en-GB"/>
        </w:rPr>
        <w:t>SLAs define penalties for non-compliance, prompting system administrators to proactively mitigate risks.</w:t>
      </w:r>
    </w:p>
    <w:p w14:paraId="674C2B90" w14:textId="478D2FAC" w:rsidR="41E46726" w:rsidRPr="004B261C" w:rsidRDefault="41E46726" w:rsidP="41E46726">
      <w:pPr>
        <w:pStyle w:val="NormalWeb"/>
        <w:ind w:left="720"/>
        <w:rPr>
          <w:rStyle w:val="Strong"/>
          <w:rFonts w:eastAsiaTheme="majorEastAsia"/>
          <w:b w:val="0"/>
          <w:bCs w:val="0"/>
          <w:lang w:val="en-GB"/>
        </w:rPr>
      </w:pPr>
    </w:p>
    <w:p w14:paraId="199E90FD" w14:textId="06000258" w:rsidR="00283235" w:rsidRDefault="00283235" w:rsidP="002E5D0A">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lastRenderedPageBreak/>
        <w:t xml:space="preserve">Compare and contrast different types of IT services such as web services, email services, and database services. Explain the unique challenges system administrators face in managing each type. </w:t>
      </w:r>
    </w:p>
    <w:p w14:paraId="73E7F8E9" w14:textId="77777777" w:rsidR="005F4DCC" w:rsidRPr="005F4DCC" w:rsidRDefault="005F4DCC" w:rsidP="005F4DCC">
      <w:pPr>
        <w:pStyle w:val="NormalWeb"/>
        <w:ind w:left="720"/>
        <w:rPr>
          <w:rFonts w:eastAsiaTheme="majorEastAsia"/>
          <w:lang w:val="en-GB"/>
        </w:rPr>
      </w:pPr>
      <w:r w:rsidRPr="005F4DCC">
        <w:rPr>
          <w:rFonts w:eastAsiaTheme="majorEastAsia"/>
          <w:b/>
          <w:bCs/>
          <w:lang w:val="en-GB"/>
        </w:rPr>
        <w:t>Answer:</w:t>
      </w:r>
    </w:p>
    <w:p w14:paraId="2544F9EF" w14:textId="77777777" w:rsidR="005F4DCC" w:rsidRPr="005F4DCC" w:rsidRDefault="005F4DCC" w:rsidP="005F4DCC">
      <w:pPr>
        <w:pStyle w:val="NormalWeb"/>
        <w:ind w:left="720"/>
        <w:rPr>
          <w:rFonts w:eastAsiaTheme="majorEastAsia"/>
          <w:lang w:val="en-GB"/>
        </w:rPr>
      </w:pPr>
      <w:r w:rsidRPr="005F4DCC">
        <w:rPr>
          <w:rFonts w:eastAsiaTheme="majorEastAsia"/>
          <w:b/>
          <w:bCs/>
          <w:lang w:val="en-GB"/>
        </w:rPr>
        <w:t>Definition:</w:t>
      </w:r>
      <w:r w:rsidRPr="005F4DCC">
        <w:rPr>
          <w:rFonts w:eastAsiaTheme="majorEastAsia"/>
          <w:lang w:val="en-GB"/>
        </w:rPr>
        <w:br/>
      </w:r>
      <w:r w:rsidRPr="005F4DCC">
        <w:rPr>
          <w:rFonts w:eastAsiaTheme="majorEastAsia"/>
          <w:b/>
          <w:bCs/>
          <w:lang w:val="en-GB"/>
        </w:rPr>
        <w:t>IT services</w:t>
      </w:r>
      <w:r w:rsidRPr="005F4DCC">
        <w:rPr>
          <w:rFonts w:eastAsiaTheme="majorEastAsia"/>
          <w:lang w:val="en-GB"/>
        </w:rPr>
        <w:t xml:space="preserve"> refer to the application of technical and business expertise to enable organizations in the creation, management, and optimization of access to information and business processes. Common IT services include web hosting, email communication, and database management.</w:t>
      </w:r>
    </w:p>
    <w:p w14:paraId="6234FFE4" w14:textId="77777777" w:rsidR="005F4DCC" w:rsidRPr="005F4DCC" w:rsidRDefault="00000000" w:rsidP="005F4DCC">
      <w:pPr>
        <w:pStyle w:val="NormalWeb"/>
        <w:ind w:left="720"/>
        <w:rPr>
          <w:rFonts w:eastAsiaTheme="majorEastAsia"/>
          <w:lang w:val="en-GB"/>
        </w:rPr>
      </w:pPr>
      <w:r>
        <w:rPr>
          <w:rFonts w:eastAsiaTheme="majorEastAsia"/>
          <w:lang w:val="en-GB"/>
        </w:rPr>
        <w:pict w14:anchorId="4BCB2D5A">
          <v:rect id="_x0000_i1029" style="width:0;height:1.5pt" o:hralign="center" o:hrstd="t" o:hr="t" fillcolor="#a0a0a0" stroked="f"/>
        </w:pict>
      </w:r>
    </w:p>
    <w:p w14:paraId="2649C544" w14:textId="77777777" w:rsidR="005F4DCC" w:rsidRPr="005F4DCC" w:rsidRDefault="005F4DCC" w:rsidP="005F4DCC">
      <w:pPr>
        <w:pStyle w:val="NormalWeb"/>
        <w:ind w:left="720"/>
        <w:rPr>
          <w:rFonts w:eastAsiaTheme="majorEastAsia"/>
          <w:b/>
          <w:bCs/>
          <w:lang w:val="en-GB"/>
        </w:rPr>
      </w:pPr>
      <w:r w:rsidRPr="005F4DCC">
        <w:rPr>
          <w:rFonts w:eastAsiaTheme="majorEastAsia"/>
          <w:b/>
          <w:bCs/>
          <w:lang w:val="en-GB"/>
        </w:rPr>
        <w:t>Types of IT Services and Their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7"/>
        <w:gridCol w:w="3995"/>
        <w:gridCol w:w="3238"/>
      </w:tblGrid>
      <w:tr w:rsidR="005F4DCC" w:rsidRPr="005F4DCC" w14:paraId="11F84D0F" w14:textId="77777777" w:rsidTr="00824E1C">
        <w:trPr>
          <w:tblHeader/>
          <w:tblCellSpacing w:w="15" w:type="dxa"/>
        </w:trPr>
        <w:tc>
          <w:tcPr>
            <w:tcW w:w="0" w:type="auto"/>
            <w:vAlign w:val="center"/>
            <w:hideMark/>
          </w:tcPr>
          <w:p w14:paraId="772189B5" w14:textId="77777777" w:rsidR="005F4DCC" w:rsidRPr="005F4DCC" w:rsidRDefault="005F4DCC" w:rsidP="005F4DCC">
            <w:pPr>
              <w:pStyle w:val="NormalWeb"/>
              <w:ind w:left="720"/>
              <w:rPr>
                <w:rFonts w:eastAsiaTheme="majorEastAsia"/>
                <w:b/>
                <w:bCs/>
                <w:lang w:val="en-GB"/>
              </w:rPr>
            </w:pPr>
            <w:r w:rsidRPr="005F4DCC">
              <w:rPr>
                <w:rFonts w:eastAsiaTheme="majorEastAsia"/>
                <w:b/>
                <w:bCs/>
                <w:lang w:val="en-GB"/>
              </w:rPr>
              <w:t>Service Type</w:t>
            </w:r>
          </w:p>
        </w:tc>
        <w:tc>
          <w:tcPr>
            <w:tcW w:w="0" w:type="auto"/>
            <w:vAlign w:val="center"/>
            <w:hideMark/>
          </w:tcPr>
          <w:p w14:paraId="5CACD3F2" w14:textId="77777777" w:rsidR="005F4DCC" w:rsidRPr="005F4DCC" w:rsidRDefault="005F4DCC" w:rsidP="005F4DCC">
            <w:pPr>
              <w:pStyle w:val="NormalWeb"/>
              <w:ind w:left="720"/>
              <w:rPr>
                <w:rFonts w:eastAsiaTheme="majorEastAsia"/>
                <w:b/>
                <w:bCs/>
                <w:lang w:val="en-GB"/>
              </w:rPr>
            </w:pPr>
            <w:r w:rsidRPr="005F4DCC">
              <w:rPr>
                <w:rFonts w:eastAsiaTheme="majorEastAsia"/>
                <w:b/>
                <w:bCs/>
                <w:lang w:val="en-GB"/>
              </w:rPr>
              <w:t>Purpose</w:t>
            </w:r>
          </w:p>
        </w:tc>
        <w:tc>
          <w:tcPr>
            <w:tcW w:w="0" w:type="auto"/>
            <w:vAlign w:val="center"/>
            <w:hideMark/>
          </w:tcPr>
          <w:p w14:paraId="6D4BDA08" w14:textId="77777777" w:rsidR="005F4DCC" w:rsidRPr="005F4DCC" w:rsidRDefault="005F4DCC" w:rsidP="005F4DCC">
            <w:pPr>
              <w:pStyle w:val="NormalWeb"/>
              <w:ind w:left="720"/>
              <w:rPr>
                <w:rFonts w:eastAsiaTheme="majorEastAsia"/>
                <w:b/>
                <w:bCs/>
                <w:lang w:val="en-GB"/>
              </w:rPr>
            </w:pPr>
            <w:r w:rsidRPr="005F4DCC">
              <w:rPr>
                <w:rFonts w:eastAsiaTheme="majorEastAsia"/>
                <w:b/>
                <w:bCs/>
                <w:lang w:val="en-GB"/>
              </w:rPr>
              <w:t>Example Technologies</w:t>
            </w:r>
          </w:p>
        </w:tc>
      </w:tr>
      <w:tr w:rsidR="005F4DCC" w:rsidRPr="005F4DCC" w14:paraId="453D7142" w14:textId="77777777" w:rsidTr="00824E1C">
        <w:trPr>
          <w:tblCellSpacing w:w="15" w:type="dxa"/>
        </w:trPr>
        <w:tc>
          <w:tcPr>
            <w:tcW w:w="0" w:type="auto"/>
            <w:vAlign w:val="center"/>
            <w:hideMark/>
          </w:tcPr>
          <w:p w14:paraId="7DB0FE81" w14:textId="77777777" w:rsidR="005F4DCC" w:rsidRPr="005F4DCC" w:rsidRDefault="005F4DCC" w:rsidP="005F4DCC">
            <w:pPr>
              <w:pStyle w:val="NormalWeb"/>
              <w:ind w:left="720"/>
              <w:rPr>
                <w:rFonts w:eastAsiaTheme="majorEastAsia"/>
                <w:lang w:val="en-GB"/>
              </w:rPr>
            </w:pPr>
            <w:r w:rsidRPr="005F4DCC">
              <w:rPr>
                <w:rFonts w:eastAsiaTheme="majorEastAsia"/>
                <w:b/>
                <w:bCs/>
                <w:lang w:val="en-GB"/>
              </w:rPr>
              <w:t>Web Services</w:t>
            </w:r>
          </w:p>
        </w:tc>
        <w:tc>
          <w:tcPr>
            <w:tcW w:w="0" w:type="auto"/>
            <w:vAlign w:val="center"/>
            <w:hideMark/>
          </w:tcPr>
          <w:p w14:paraId="0A2094B3" w14:textId="77777777" w:rsidR="005F4DCC" w:rsidRPr="005F4DCC" w:rsidRDefault="005F4DCC" w:rsidP="005F4DCC">
            <w:pPr>
              <w:pStyle w:val="NormalWeb"/>
              <w:ind w:left="720"/>
              <w:rPr>
                <w:rFonts w:eastAsiaTheme="majorEastAsia"/>
                <w:lang w:val="en-GB"/>
              </w:rPr>
            </w:pPr>
            <w:r w:rsidRPr="005F4DCC">
              <w:rPr>
                <w:rFonts w:eastAsiaTheme="majorEastAsia"/>
                <w:lang w:val="en-GB"/>
              </w:rPr>
              <w:t>Deliver content over the web via HTTP/HTTPS.</w:t>
            </w:r>
          </w:p>
        </w:tc>
        <w:tc>
          <w:tcPr>
            <w:tcW w:w="0" w:type="auto"/>
            <w:vAlign w:val="center"/>
            <w:hideMark/>
          </w:tcPr>
          <w:p w14:paraId="1EF557FE" w14:textId="77777777" w:rsidR="005F4DCC" w:rsidRPr="005F4DCC" w:rsidRDefault="005F4DCC" w:rsidP="005F4DCC">
            <w:pPr>
              <w:pStyle w:val="NormalWeb"/>
              <w:ind w:left="720"/>
              <w:rPr>
                <w:rFonts w:eastAsiaTheme="majorEastAsia"/>
                <w:lang w:val="en-GB"/>
              </w:rPr>
            </w:pPr>
            <w:r w:rsidRPr="005F4DCC">
              <w:rPr>
                <w:rFonts w:eastAsiaTheme="majorEastAsia"/>
                <w:lang w:val="en-GB"/>
              </w:rPr>
              <w:t>Apache, Nginx, IIS, Tomcat</w:t>
            </w:r>
          </w:p>
        </w:tc>
      </w:tr>
      <w:tr w:rsidR="005F4DCC" w:rsidRPr="005F4DCC" w14:paraId="75BDB596" w14:textId="77777777" w:rsidTr="00824E1C">
        <w:trPr>
          <w:tblCellSpacing w:w="15" w:type="dxa"/>
        </w:trPr>
        <w:tc>
          <w:tcPr>
            <w:tcW w:w="0" w:type="auto"/>
            <w:vAlign w:val="center"/>
            <w:hideMark/>
          </w:tcPr>
          <w:p w14:paraId="612EBD7A" w14:textId="77777777" w:rsidR="005F4DCC" w:rsidRPr="005F4DCC" w:rsidRDefault="005F4DCC" w:rsidP="005F4DCC">
            <w:pPr>
              <w:pStyle w:val="NormalWeb"/>
              <w:ind w:left="720"/>
              <w:rPr>
                <w:rFonts w:eastAsiaTheme="majorEastAsia"/>
                <w:lang w:val="en-GB"/>
              </w:rPr>
            </w:pPr>
            <w:r w:rsidRPr="005F4DCC">
              <w:rPr>
                <w:rFonts w:eastAsiaTheme="majorEastAsia"/>
                <w:b/>
                <w:bCs/>
                <w:lang w:val="en-GB"/>
              </w:rPr>
              <w:t>Email Services</w:t>
            </w:r>
          </w:p>
        </w:tc>
        <w:tc>
          <w:tcPr>
            <w:tcW w:w="0" w:type="auto"/>
            <w:vAlign w:val="center"/>
            <w:hideMark/>
          </w:tcPr>
          <w:p w14:paraId="5927DC9E" w14:textId="77777777" w:rsidR="005F4DCC" w:rsidRPr="005F4DCC" w:rsidRDefault="005F4DCC" w:rsidP="005F4DCC">
            <w:pPr>
              <w:pStyle w:val="NormalWeb"/>
              <w:ind w:left="720"/>
              <w:rPr>
                <w:rFonts w:eastAsiaTheme="majorEastAsia"/>
                <w:lang w:val="en-GB"/>
              </w:rPr>
            </w:pPr>
            <w:r w:rsidRPr="005F4DCC">
              <w:rPr>
                <w:rFonts w:eastAsiaTheme="majorEastAsia"/>
                <w:lang w:val="en-GB"/>
              </w:rPr>
              <w:t>Enable electronic message exchange across users or systems.</w:t>
            </w:r>
          </w:p>
        </w:tc>
        <w:tc>
          <w:tcPr>
            <w:tcW w:w="0" w:type="auto"/>
            <w:vAlign w:val="center"/>
            <w:hideMark/>
          </w:tcPr>
          <w:p w14:paraId="6947776E" w14:textId="77777777" w:rsidR="005F4DCC" w:rsidRPr="005F4DCC" w:rsidRDefault="005F4DCC" w:rsidP="005F4DCC">
            <w:pPr>
              <w:pStyle w:val="NormalWeb"/>
              <w:ind w:left="720"/>
              <w:rPr>
                <w:rFonts w:eastAsiaTheme="majorEastAsia"/>
                <w:lang w:val="en-GB"/>
              </w:rPr>
            </w:pPr>
            <w:r w:rsidRPr="005F4DCC">
              <w:rPr>
                <w:rFonts w:eastAsiaTheme="majorEastAsia"/>
                <w:lang w:val="en-GB"/>
              </w:rPr>
              <w:t xml:space="preserve">Postfix, Microsoft Exchange, </w:t>
            </w:r>
            <w:proofErr w:type="spellStart"/>
            <w:r w:rsidRPr="005F4DCC">
              <w:rPr>
                <w:rFonts w:eastAsiaTheme="majorEastAsia"/>
                <w:lang w:val="en-GB"/>
              </w:rPr>
              <w:t>Sendmail</w:t>
            </w:r>
            <w:proofErr w:type="spellEnd"/>
          </w:p>
        </w:tc>
      </w:tr>
      <w:tr w:rsidR="005F4DCC" w:rsidRPr="005F4DCC" w14:paraId="623D7D20" w14:textId="77777777" w:rsidTr="00824E1C">
        <w:trPr>
          <w:tblCellSpacing w:w="15" w:type="dxa"/>
        </w:trPr>
        <w:tc>
          <w:tcPr>
            <w:tcW w:w="0" w:type="auto"/>
            <w:vAlign w:val="center"/>
            <w:hideMark/>
          </w:tcPr>
          <w:p w14:paraId="09EC3AA6" w14:textId="77777777" w:rsidR="005F4DCC" w:rsidRPr="005F4DCC" w:rsidRDefault="005F4DCC" w:rsidP="005F4DCC">
            <w:pPr>
              <w:pStyle w:val="NormalWeb"/>
              <w:ind w:left="720"/>
              <w:rPr>
                <w:rFonts w:eastAsiaTheme="majorEastAsia"/>
                <w:lang w:val="en-GB"/>
              </w:rPr>
            </w:pPr>
            <w:r w:rsidRPr="005F4DCC">
              <w:rPr>
                <w:rFonts w:eastAsiaTheme="majorEastAsia"/>
                <w:b/>
                <w:bCs/>
                <w:lang w:val="en-GB"/>
              </w:rPr>
              <w:t>Database Services</w:t>
            </w:r>
          </w:p>
        </w:tc>
        <w:tc>
          <w:tcPr>
            <w:tcW w:w="0" w:type="auto"/>
            <w:vAlign w:val="center"/>
            <w:hideMark/>
          </w:tcPr>
          <w:p w14:paraId="4692AF39" w14:textId="77777777" w:rsidR="005F4DCC" w:rsidRPr="005F4DCC" w:rsidRDefault="005F4DCC" w:rsidP="005F4DCC">
            <w:pPr>
              <w:pStyle w:val="NormalWeb"/>
              <w:ind w:left="720"/>
              <w:rPr>
                <w:rFonts w:eastAsiaTheme="majorEastAsia"/>
                <w:lang w:val="en-GB"/>
              </w:rPr>
            </w:pPr>
            <w:r w:rsidRPr="005F4DCC">
              <w:rPr>
                <w:rFonts w:eastAsiaTheme="majorEastAsia"/>
                <w:lang w:val="en-GB"/>
              </w:rPr>
              <w:t>Store, manage, and retrieve structured data for applications.</w:t>
            </w:r>
          </w:p>
        </w:tc>
        <w:tc>
          <w:tcPr>
            <w:tcW w:w="0" w:type="auto"/>
            <w:vAlign w:val="center"/>
            <w:hideMark/>
          </w:tcPr>
          <w:p w14:paraId="0458EB09" w14:textId="77777777" w:rsidR="005F4DCC" w:rsidRPr="005F4DCC" w:rsidRDefault="005F4DCC" w:rsidP="005F4DCC">
            <w:pPr>
              <w:pStyle w:val="NormalWeb"/>
              <w:ind w:left="720"/>
              <w:rPr>
                <w:rFonts w:eastAsiaTheme="majorEastAsia"/>
                <w:lang w:val="en-GB"/>
              </w:rPr>
            </w:pPr>
            <w:r w:rsidRPr="005F4DCC">
              <w:rPr>
                <w:rFonts w:eastAsiaTheme="majorEastAsia"/>
                <w:lang w:val="en-GB"/>
              </w:rPr>
              <w:t>MySQL, PostgreSQL, Oracle, SQL Server</w:t>
            </w:r>
          </w:p>
        </w:tc>
      </w:tr>
    </w:tbl>
    <w:p w14:paraId="6BF6320D" w14:textId="77777777" w:rsidR="005F4DCC" w:rsidRPr="005F4DCC" w:rsidRDefault="00000000" w:rsidP="005F4DCC">
      <w:pPr>
        <w:pStyle w:val="NormalWeb"/>
        <w:ind w:left="720"/>
        <w:rPr>
          <w:rFonts w:eastAsiaTheme="majorEastAsia"/>
          <w:lang w:val="en-GB"/>
        </w:rPr>
      </w:pPr>
      <w:r>
        <w:rPr>
          <w:rFonts w:eastAsiaTheme="majorEastAsia"/>
          <w:lang w:val="en-GB"/>
        </w:rPr>
        <w:pict w14:anchorId="4C97BAD9">
          <v:rect id="_x0000_i1030" style="width:0;height:1.5pt" o:hralign="center" o:hrstd="t" o:hr="t" fillcolor="#a0a0a0" stroked="f"/>
        </w:pict>
      </w:r>
    </w:p>
    <w:p w14:paraId="5EEB1F79" w14:textId="77777777" w:rsidR="005F4DCC" w:rsidRPr="005F4DCC" w:rsidRDefault="005F4DCC" w:rsidP="005F4DCC">
      <w:pPr>
        <w:pStyle w:val="NormalWeb"/>
        <w:ind w:left="720"/>
        <w:rPr>
          <w:rFonts w:eastAsiaTheme="majorEastAsia"/>
          <w:b/>
          <w:bCs/>
          <w:lang w:val="en-GB"/>
        </w:rPr>
      </w:pPr>
      <w:r w:rsidRPr="005F4DCC">
        <w:rPr>
          <w:rFonts w:eastAsiaTheme="majorEastAsia"/>
          <w:b/>
          <w:bCs/>
          <w:lang w:val="en-GB"/>
        </w:rPr>
        <w:t>Challenges Faced by System Administrators:</w:t>
      </w:r>
    </w:p>
    <w:p w14:paraId="7D233D72" w14:textId="77777777" w:rsidR="005F4DCC" w:rsidRPr="005F4DCC" w:rsidRDefault="005F4DCC" w:rsidP="005F4DCC">
      <w:pPr>
        <w:pStyle w:val="NormalWeb"/>
        <w:ind w:left="720"/>
        <w:rPr>
          <w:rFonts w:eastAsiaTheme="majorEastAsia"/>
          <w:b/>
          <w:bCs/>
          <w:lang w:val="en-GB"/>
        </w:rPr>
      </w:pPr>
      <w:r w:rsidRPr="005F4DCC">
        <w:rPr>
          <w:rFonts w:eastAsiaTheme="majorEastAsia"/>
          <w:b/>
          <w:bCs/>
          <w:lang w:val="en-GB"/>
        </w:rPr>
        <w:t>1. Web Services:</w:t>
      </w:r>
    </w:p>
    <w:p w14:paraId="4BF92C1C" w14:textId="77777777" w:rsidR="005F4DCC" w:rsidRPr="005F4DCC" w:rsidRDefault="005F4DCC" w:rsidP="00515566">
      <w:pPr>
        <w:pStyle w:val="NormalWeb"/>
        <w:numPr>
          <w:ilvl w:val="0"/>
          <w:numId w:val="37"/>
        </w:numPr>
        <w:rPr>
          <w:rFonts w:eastAsiaTheme="majorEastAsia"/>
          <w:lang w:val="en-GB"/>
        </w:rPr>
      </w:pPr>
      <w:r w:rsidRPr="005F4DCC">
        <w:rPr>
          <w:rFonts w:eastAsiaTheme="majorEastAsia"/>
          <w:b/>
          <w:bCs/>
          <w:lang w:val="en-GB"/>
        </w:rPr>
        <w:t>Security Threats:</w:t>
      </w:r>
    </w:p>
    <w:p w14:paraId="311E0504" w14:textId="77777777" w:rsidR="005F4DCC" w:rsidRPr="005F4DCC" w:rsidRDefault="005F4DCC" w:rsidP="00515566">
      <w:pPr>
        <w:pStyle w:val="NormalWeb"/>
        <w:numPr>
          <w:ilvl w:val="1"/>
          <w:numId w:val="37"/>
        </w:numPr>
        <w:rPr>
          <w:rFonts w:eastAsiaTheme="majorEastAsia"/>
          <w:lang w:val="en-GB"/>
        </w:rPr>
      </w:pPr>
      <w:r w:rsidRPr="005F4DCC">
        <w:rPr>
          <w:rFonts w:eastAsiaTheme="majorEastAsia"/>
          <w:lang w:val="en-GB"/>
        </w:rPr>
        <w:t>Vulnerable to web attacks like XSS, SQL injection, and DDoS.</w:t>
      </w:r>
    </w:p>
    <w:p w14:paraId="67B331EF" w14:textId="77777777" w:rsidR="005F4DCC" w:rsidRPr="005F4DCC" w:rsidRDefault="005F4DCC" w:rsidP="00515566">
      <w:pPr>
        <w:pStyle w:val="NormalWeb"/>
        <w:numPr>
          <w:ilvl w:val="0"/>
          <w:numId w:val="37"/>
        </w:numPr>
        <w:rPr>
          <w:rFonts w:eastAsiaTheme="majorEastAsia"/>
          <w:lang w:val="en-GB"/>
        </w:rPr>
      </w:pPr>
      <w:r w:rsidRPr="005F4DCC">
        <w:rPr>
          <w:rFonts w:eastAsiaTheme="majorEastAsia"/>
          <w:b/>
          <w:bCs/>
          <w:lang w:val="en-GB"/>
        </w:rPr>
        <w:t>Load Management:</w:t>
      </w:r>
    </w:p>
    <w:p w14:paraId="608F829A" w14:textId="77777777" w:rsidR="005F4DCC" w:rsidRPr="005F4DCC" w:rsidRDefault="005F4DCC" w:rsidP="00515566">
      <w:pPr>
        <w:pStyle w:val="NormalWeb"/>
        <w:numPr>
          <w:ilvl w:val="1"/>
          <w:numId w:val="37"/>
        </w:numPr>
        <w:rPr>
          <w:rFonts w:eastAsiaTheme="majorEastAsia"/>
          <w:lang w:val="en-GB"/>
        </w:rPr>
      </w:pPr>
      <w:r w:rsidRPr="005F4DCC">
        <w:rPr>
          <w:rFonts w:eastAsiaTheme="majorEastAsia"/>
          <w:lang w:val="en-GB"/>
        </w:rPr>
        <w:t>High traffic requires load balancing and caching strategies.</w:t>
      </w:r>
    </w:p>
    <w:p w14:paraId="7C92338B" w14:textId="77777777" w:rsidR="005F4DCC" w:rsidRPr="005F4DCC" w:rsidRDefault="005F4DCC" w:rsidP="00515566">
      <w:pPr>
        <w:pStyle w:val="NormalWeb"/>
        <w:numPr>
          <w:ilvl w:val="0"/>
          <w:numId w:val="37"/>
        </w:numPr>
        <w:rPr>
          <w:rFonts w:eastAsiaTheme="majorEastAsia"/>
          <w:lang w:val="en-GB"/>
        </w:rPr>
      </w:pPr>
      <w:r w:rsidRPr="005F4DCC">
        <w:rPr>
          <w:rFonts w:eastAsiaTheme="majorEastAsia"/>
          <w:b/>
          <w:bCs/>
          <w:lang w:val="en-GB"/>
        </w:rPr>
        <w:t>SSL/TLS Certificates:</w:t>
      </w:r>
    </w:p>
    <w:p w14:paraId="0FD06764" w14:textId="77777777" w:rsidR="005F4DCC" w:rsidRPr="005F4DCC" w:rsidRDefault="005F4DCC" w:rsidP="00515566">
      <w:pPr>
        <w:pStyle w:val="NormalWeb"/>
        <w:numPr>
          <w:ilvl w:val="1"/>
          <w:numId w:val="37"/>
        </w:numPr>
        <w:rPr>
          <w:rFonts w:eastAsiaTheme="majorEastAsia"/>
          <w:lang w:val="en-GB"/>
        </w:rPr>
      </w:pPr>
      <w:r w:rsidRPr="005F4DCC">
        <w:rPr>
          <w:rFonts w:eastAsiaTheme="majorEastAsia"/>
          <w:lang w:val="en-GB"/>
        </w:rPr>
        <w:t>Managing secure connections and certificate renewals.</w:t>
      </w:r>
    </w:p>
    <w:p w14:paraId="491B1F99" w14:textId="77777777" w:rsidR="005F4DCC" w:rsidRPr="005F4DCC" w:rsidRDefault="005F4DCC" w:rsidP="005F4DCC">
      <w:pPr>
        <w:pStyle w:val="NormalWeb"/>
        <w:ind w:left="720"/>
        <w:rPr>
          <w:rFonts w:eastAsiaTheme="majorEastAsia"/>
          <w:b/>
          <w:bCs/>
          <w:lang w:val="en-GB"/>
        </w:rPr>
      </w:pPr>
      <w:r w:rsidRPr="005F4DCC">
        <w:rPr>
          <w:rFonts w:eastAsiaTheme="majorEastAsia"/>
          <w:b/>
          <w:bCs/>
          <w:lang w:val="en-GB"/>
        </w:rPr>
        <w:t>2. Email Services:</w:t>
      </w:r>
    </w:p>
    <w:p w14:paraId="30981A3B" w14:textId="77777777" w:rsidR="005F4DCC" w:rsidRPr="005F4DCC" w:rsidRDefault="005F4DCC" w:rsidP="00515566">
      <w:pPr>
        <w:pStyle w:val="NormalWeb"/>
        <w:numPr>
          <w:ilvl w:val="0"/>
          <w:numId w:val="38"/>
        </w:numPr>
        <w:rPr>
          <w:rFonts w:eastAsiaTheme="majorEastAsia"/>
          <w:lang w:val="en-GB"/>
        </w:rPr>
      </w:pPr>
      <w:r w:rsidRPr="005F4DCC">
        <w:rPr>
          <w:rFonts w:eastAsiaTheme="majorEastAsia"/>
          <w:b/>
          <w:bCs/>
          <w:lang w:val="en-GB"/>
        </w:rPr>
        <w:t>Spam and Phishing Control:</w:t>
      </w:r>
    </w:p>
    <w:p w14:paraId="5633279E" w14:textId="77777777" w:rsidR="005F4DCC" w:rsidRPr="005F4DCC" w:rsidRDefault="005F4DCC" w:rsidP="00515566">
      <w:pPr>
        <w:pStyle w:val="NormalWeb"/>
        <w:numPr>
          <w:ilvl w:val="1"/>
          <w:numId w:val="38"/>
        </w:numPr>
        <w:rPr>
          <w:rFonts w:eastAsiaTheme="majorEastAsia"/>
          <w:lang w:val="en-GB"/>
        </w:rPr>
      </w:pPr>
      <w:r w:rsidRPr="005F4DCC">
        <w:rPr>
          <w:rFonts w:eastAsiaTheme="majorEastAsia"/>
          <w:lang w:val="en-GB"/>
        </w:rPr>
        <w:t>Requires spam filters and security policies to protect users.</w:t>
      </w:r>
    </w:p>
    <w:p w14:paraId="0383BE9B" w14:textId="77777777" w:rsidR="005F4DCC" w:rsidRPr="005F4DCC" w:rsidRDefault="005F4DCC" w:rsidP="00515566">
      <w:pPr>
        <w:pStyle w:val="NormalWeb"/>
        <w:numPr>
          <w:ilvl w:val="0"/>
          <w:numId w:val="38"/>
        </w:numPr>
        <w:rPr>
          <w:rFonts w:eastAsiaTheme="majorEastAsia"/>
          <w:lang w:val="en-GB"/>
        </w:rPr>
      </w:pPr>
      <w:r w:rsidRPr="005F4DCC">
        <w:rPr>
          <w:rFonts w:eastAsiaTheme="majorEastAsia"/>
          <w:b/>
          <w:bCs/>
          <w:lang w:val="en-GB"/>
        </w:rPr>
        <w:t>SMTP Configuration:</w:t>
      </w:r>
    </w:p>
    <w:p w14:paraId="7033EA7E" w14:textId="77777777" w:rsidR="005F4DCC" w:rsidRPr="005F4DCC" w:rsidRDefault="005F4DCC" w:rsidP="00515566">
      <w:pPr>
        <w:pStyle w:val="NormalWeb"/>
        <w:numPr>
          <w:ilvl w:val="1"/>
          <w:numId w:val="38"/>
        </w:numPr>
        <w:rPr>
          <w:rFonts w:eastAsiaTheme="majorEastAsia"/>
          <w:lang w:val="en-GB"/>
        </w:rPr>
      </w:pPr>
      <w:r w:rsidRPr="005F4DCC">
        <w:rPr>
          <w:rFonts w:eastAsiaTheme="majorEastAsia"/>
          <w:lang w:val="en-GB"/>
        </w:rPr>
        <w:t>Misconfigured servers can lead to emails being marked as spam or rejected.</w:t>
      </w:r>
    </w:p>
    <w:p w14:paraId="12B7C7BB" w14:textId="77777777" w:rsidR="005F4DCC" w:rsidRPr="005F4DCC" w:rsidRDefault="005F4DCC" w:rsidP="00515566">
      <w:pPr>
        <w:pStyle w:val="NormalWeb"/>
        <w:numPr>
          <w:ilvl w:val="0"/>
          <w:numId w:val="38"/>
        </w:numPr>
        <w:rPr>
          <w:rFonts w:eastAsiaTheme="majorEastAsia"/>
          <w:lang w:val="en-GB"/>
        </w:rPr>
      </w:pPr>
      <w:r w:rsidRPr="005F4DCC">
        <w:rPr>
          <w:rFonts w:eastAsiaTheme="majorEastAsia"/>
          <w:b/>
          <w:bCs/>
          <w:lang w:val="en-GB"/>
        </w:rPr>
        <w:lastRenderedPageBreak/>
        <w:t>Storage Management:</w:t>
      </w:r>
    </w:p>
    <w:p w14:paraId="2F761066" w14:textId="77777777" w:rsidR="005F4DCC" w:rsidRPr="005F4DCC" w:rsidRDefault="005F4DCC" w:rsidP="00515566">
      <w:pPr>
        <w:pStyle w:val="NormalWeb"/>
        <w:numPr>
          <w:ilvl w:val="1"/>
          <w:numId w:val="38"/>
        </w:numPr>
        <w:rPr>
          <w:rFonts w:eastAsiaTheme="majorEastAsia"/>
          <w:lang w:val="en-GB"/>
        </w:rPr>
      </w:pPr>
      <w:r w:rsidRPr="005F4DCC">
        <w:rPr>
          <w:rFonts w:eastAsiaTheme="majorEastAsia"/>
          <w:lang w:val="en-GB"/>
        </w:rPr>
        <w:t>Handling mailboxes for users with large volumes of messages.</w:t>
      </w:r>
    </w:p>
    <w:p w14:paraId="5F5FED1F" w14:textId="77777777" w:rsidR="005F4DCC" w:rsidRPr="005F4DCC" w:rsidRDefault="005F4DCC" w:rsidP="005F4DCC">
      <w:pPr>
        <w:pStyle w:val="NormalWeb"/>
        <w:ind w:left="720"/>
        <w:rPr>
          <w:rFonts w:eastAsiaTheme="majorEastAsia"/>
          <w:b/>
          <w:bCs/>
          <w:lang w:val="en-GB"/>
        </w:rPr>
      </w:pPr>
      <w:r w:rsidRPr="005F4DCC">
        <w:rPr>
          <w:rFonts w:eastAsiaTheme="majorEastAsia"/>
          <w:b/>
          <w:bCs/>
          <w:lang w:val="en-GB"/>
        </w:rPr>
        <w:t>3. Database Services:</w:t>
      </w:r>
    </w:p>
    <w:p w14:paraId="7E18B6D1" w14:textId="77777777" w:rsidR="005F4DCC" w:rsidRPr="005F4DCC" w:rsidRDefault="005F4DCC" w:rsidP="00515566">
      <w:pPr>
        <w:pStyle w:val="NormalWeb"/>
        <w:numPr>
          <w:ilvl w:val="0"/>
          <w:numId w:val="39"/>
        </w:numPr>
        <w:rPr>
          <w:rFonts w:eastAsiaTheme="majorEastAsia"/>
          <w:lang w:val="en-GB"/>
        </w:rPr>
      </w:pPr>
      <w:r w:rsidRPr="005F4DCC">
        <w:rPr>
          <w:rFonts w:eastAsiaTheme="majorEastAsia"/>
          <w:b/>
          <w:bCs/>
          <w:lang w:val="en-GB"/>
        </w:rPr>
        <w:t>Data Integrity and Backup:</w:t>
      </w:r>
    </w:p>
    <w:p w14:paraId="152A7A19" w14:textId="77777777" w:rsidR="005F4DCC" w:rsidRPr="005F4DCC" w:rsidRDefault="005F4DCC" w:rsidP="00515566">
      <w:pPr>
        <w:pStyle w:val="NormalWeb"/>
        <w:numPr>
          <w:ilvl w:val="1"/>
          <w:numId w:val="39"/>
        </w:numPr>
        <w:rPr>
          <w:rFonts w:eastAsiaTheme="majorEastAsia"/>
          <w:lang w:val="en-GB"/>
        </w:rPr>
      </w:pPr>
      <w:r w:rsidRPr="005F4DCC">
        <w:rPr>
          <w:rFonts w:eastAsiaTheme="majorEastAsia"/>
          <w:lang w:val="en-GB"/>
        </w:rPr>
        <w:t>Ensuring data is not corrupted and regular backups are in place.</w:t>
      </w:r>
    </w:p>
    <w:p w14:paraId="199AC276" w14:textId="77777777" w:rsidR="005F4DCC" w:rsidRPr="005F4DCC" w:rsidRDefault="005F4DCC" w:rsidP="00515566">
      <w:pPr>
        <w:pStyle w:val="NormalWeb"/>
        <w:numPr>
          <w:ilvl w:val="0"/>
          <w:numId w:val="39"/>
        </w:numPr>
        <w:rPr>
          <w:rFonts w:eastAsiaTheme="majorEastAsia"/>
          <w:lang w:val="en-GB"/>
        </w:rPr>
      </w:pPr>
      <w:r w:rsidRPr="005F4DCC">
        <w:rPr>
          <w:rFonts w:eastAsiaTheme="majorEastAsia"/>
          <w:b/>
          <w:bCs/>
          <w:lang w:val="en-GB"/>
        </w:rPr>
        <w:t>Performance Tuning:</w:t>
      </w:r>
    </w:p>
    <w:p w14:paraId="6122F73E" w14:textId="77777777" w:rsidR="005F4DCC" w:rsidRPr="005F4DCC" w:rsidRDefault="005F4DCC" w:rsidP="00515566">
      <w:pPr>
        <w:pStyle w:val="NormalWeb"/>
        <w:numPr>
          <w:ilvl w:val="1"/>
          <w:numId w:val="39"/>
        </w:numPr>
        <w:rPr>
          <w:rFonts w:eastAsiaTheme="majorEastAsia"/>
          <w:lang w:val="en-GB"/>
        </w:rPr>
      </w:pPr>
      <w:r w:rsidRPr="005F4DCC">
        <w:rPr>
          <w:rFonts w:eastAsiaTheme="majorEastAsia"/>
          <w:lang w:val="en-GB"/>
        </w:rPr>
        <w:t>Query optimization and index management are required to avoid slowdowns.</w:t>
      </w:r>
    </w:p>
    <w:p w14:paraId="1573DF37" w14:textId="77777777" w:rsidR="005F4DCC" w:rsidRPr="005F4DCC" w:rsidRDefault="005F4DCC" w:rsidP="00515566">
      <w:pPr>
        <w:pStyle w:val="NormalWeb"/>
        <w:numPr>
          <w:ilvl w:val="0"/>
          <w:numId w:val="39"/>
        </w:numPr>
        <w:rPr>
          <w:rFonts w:eastAsiaTheme="majorEastAsia"/>
          <w:lang w:val="en-GB"/>
        </w:rPr>
      </w:pPr>
      <w:r w:rsidRPr="005F4DCC">
        <w:rPr>
          <w:rFonts w:eastAsiaTheme="majorEastAsia"/>
          <w:b/>
          <w:bCs/>
          <w:lang w:val="en-GB"/>
        </w:rPr>
        <w:t>Access Control:</w:t>
      </w:r>
    </w:p>
    <w:p w14:paraId="194704B8" w14:textId="77777777" w:rsidR="005F4DCC" w:rsidRPr="005F4DCC" w:rsidRDefault="005F4DCC" w:rsidP="00515566">
      <w:pPr>
        <w:pStyle w:val="NormalWeb"/>
        <w:numPr>
          <w:ilvl w:val="1"/>
          <w:numId w:val="39"/>
        </w:numPr>
        <w:rPr>
          <w:rFonts w:eastAsiaTheme="majorEastAsia"/>
          <w:lang w:val="en-GB"/>
        </w:rPr>
      </w:pPr>
      <w:r w:rsidRPr="005F4DCC">
        <w:rPr>
          <w:rFonts w:eastAsiaTheme="majorEastAsia"/>
          <w:lang w:val="en-GB"/>
        </w:rPr>
        <w:t>Enforcing strict authentication and role-based access to protect sensitive data.</w:t>
      </w:r>
    </w:p>
    <w:p w14:paraId="151E92E0" w14:textId="77777777" w:rsidR="005F4DCC" w:rsidRPr="005F4DCC" w:rsidRDefault="005F4DCC" w:rsidP="005F4DCC">
      <w:pPr>
        <w:pStyle w:val="NormalWeb"/>
        <w:ind w:left="720"/>
        <w:rPr>
          <w:rStyle w:val="Strong"/>
          <w:rFonts w:eastAsiaTheme="majorEastAsia"/>
          <w:b w:val="0"/>
          <w:bCs w:val="0"/>
          <w:lang w:val="en-GB"/>
        </w:rPr>
      </w:pPr>
    </w:p>
    <w:p w14:paraId="47D87D88" w14:textId="259FE949" w:rsidR="41E46726" w:rsidRDefault="41E46726" w:rsidP="41E46726">
      <w:pPr>
        <w:pStyle w:val="NormalWeb"/>
        <w:ind w:left="720"/>
        <w:rPr>
          <w:rStyle w:val="Strong"/>
          <w:rFonts w:eastAsiaTheme="majorEastAsia"/>
          <w:b w:val="0"/>
          <w:bCs w:val="0"/>
          <w:color w:val="FF0000"/>
        </w:rPr>
      </w:pPr>
    </w:p>
    <w:p w14:paraId="7A47FEBC" w14:textId="2137B24A" w:rsidR="00283235" w:rsidRDefault="00283235" w:rsidP="4C770467">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t>Outline the components of IT infrastructure, distinguishing between hardware and software components. Discuss the critical considerations for system administrators when maintaining these components.</w:t>
      </w:r>
    </w:p>
    <w:p w14:paraId="2AA62F8C" w14:textId="77777777" w:rsidR="00221663" w:rsidRPr="00221663" w:rsidRDefault="00221663" w:rsidP="00221663">
      <w:pPr>
        <w:pStyle w:val="NormalWeb"/>
        <w:ind w:left="720"/>
        <w:rPr>
          <w:rFonts w:eastAsiaTheme="majorEastAsia"/>
          <w:lang w:val="en-GB"/>
        </w:rPr>
      </w:pPr>
      <w:r w:rsidRPr="00221663">
        <w:rPr>
          <w:rFonts w:eastAsiaTheme="majorEastAsia"/>
          <w:b/>
          <w:bCs/>
          <w:lang w:val="en-GB"/>
        </w:rPr>
        <w:t>Answer:</w:t>
      </w:r>
    </w:p>
    <w:p w14:paraId="447AE108" w14:textId="77777777" w:rsidR="00221663" w:rsidRPr="00221663" w:rsidRDefault="00221663" w:rsidP="00221663">
      <w:pPr>
        <w:pStyle w:val="NormalWeb"/>
        <w:ind w:left="720"/>
        <w:rPr>
          <w:rFonts w:eastAsiaTheme="majorEastAsia"/>
          <w:lang w:val="en-GB"/>
        </w:rPr>
      </w:pPr>
      <w:r w:rsidRPr="00221663">
        <w:rPr>
          <w:rFonts w:eastAsiaTheme="majorEastAsia"/>
          <w:b/>
          <w:bCs/>
          <w:lang w:val="en-GB"/>
        </w:rPr>
        <w:t>Definition:</w:t>
      </w:r>
      <w:r w:rsidRPr="00221663">
        <w:rPr>
          <w:rFonts w:eastAsiaTheme="majorEastAsia"/>
          <w:lang w:val="en-GB"/>
        </w:rPr>
        <w:br/>
      </w:r>
      <w:r w:rsidRPr="00221663">
        <w:rPr>
          <w:rFonts w:eastAsiaTheme="majorEastAsia"/>
          <w:b/>
          <w:bCs/>
          <w:lang w:val="en-GB"/>
        </w:rPr>
        <w:t>IT infrastructure</w:t>
      </w:r>
      <w:r w:rsidRPr="00221663">
        <w:rPr>
          <w:rFonts w:eastAsiaTheme="majorEastAsia"/>
          <w:lang w:val="en-GB"/>
        </w:rPr>
        <w:t xml:space="preserve"> refers to the composite hardware, software, network resources, and services required for the operation and management of an enterprise IT environment.</w:t>
      </w:r>
    </w:p>
    <w:p w14:paraId="3917BB36" w14:textId="77777777" w:rsidR="00221663" w:rsidRPr="00221663" w:rsidRDefault="00000000" w:rsidP="00221663">
      <w:pPr>
        <w:pStyle w:val="NormalWeb"/>
        <w:ind w:left="720"/>
        <w:rPr>
          <w:rFonts w:eastAsiaTheme="majorEastAsia"/>
          <w:lang w:val="en-GB"/>
        </w:rPr>
      </w:pPr>
      <w:r>
        <w:rPr>
          <w:rFonts w:eastAsiaTheme="majorEastAsia"/>
          <w:lang w:val="en-GB"/>
        </w:rPr>
        <w:pict w14:anchorId="5C2EEBC7">
          <v:rect id="_x0000_i1031" style="width:0;height:1.5pt" o:hralign="center" o:hrstd="t" o:hr="t" fillcolor="#a0a0a0" stroked="f"/>
        </w:pict>
      </w:r>
    </w:p>
    <w:p w14:paraId="5E75CF25" w14:textId="77777777" w:rsidR="00221663" w:rsidRPr="00221663" w:rsidRDefault="00221663" w:rsidP="00221663">
      <w:pPr>
        <w:pStyle w:val="NormalWeb"/>
        <w:ind w:left="720"/>
        <w:rPr>
          <w:rFonts w:eastAsiaTheme="majorEastAsia"/>
          <w:b/>
          <w:bCs/>
          <w:lang w:val="en-GB"/>
        </w:rPr>
      </w:pPr>
      <w:r w:rsidRPr="00221663">
        <w:rPr>
          <w:rFonts w:eastAsiaTheme="majorEastAsia"/>
          <w:b/>
          <w:bCs/>
          <w:lang w:val="en-GB"/>
        </w:rPr>
        <w:t>Components of IT Infrastructure:</w:t>
      </w:r>
    </w:p>
    <w:p w14:paraId="6898B80C" w14:textId="77777777" w:rsidR="00221663" w:rsidRPr="00221663" w:rsidRDefault="00221663" w:rsidP="00221663">
      <w:pPr>
        <w:pStyle w:val="NormalWeb"/>
        <w:ind w:left="720"/>
        <w:rPr>
          <w:rFonts w:eastAsiaTheme="majorEastAsia"/>
          <w:b/>
          <w:bCs/>
          <w:lang w:val="en-GB"/>
        </w:rPr>
      </w:pPr>
      <w:r w:rsidRPr="00221663">
        <w:rPr>
          <w:rFonts w:eastAsiaTheme="majorEastAsia"/>
          <w:b/>
          <w:bCs/>
          <w:lang w:val="en-GB"/>
        </w:rPr>
        <w:t>A. Hardware Components:</w:t>
      </w:r>
    </w:p>
    <w:p w14:paraId="45D99CFE" w14:textId="77777777" w:rsidR="00221663" w:rsidRPr="00221663" w:rsidRDefault="00221663" w:rsidP="00515566">
      <w:pPr>
        <w:pStyle w:val="NormalWeb"/>
        <w:numPr>
          <w:ilvl w:val="0"/>
          <w:numId w:val="40"/>
        </w:numPr>
        <w:rPr>
          <w:rFonts w:eastAsiaTheme="majorEastAsia"/>
          <w:lang w:val="en-GB"/>
        </w:rPr>
      </w:pPr>
      <w:r w:rsidRPr="00221663">
        <w:rPr>
          <w:rFonts w:eastAsiaTheme="majorEastAsia"/>
          <w:b/>
          <w:bCs/>
          <w:lang w:val="en-GB"/>
        </w:rPr>
        <w:t>Servers:</w:t>
      </w:r>
    </w:p>
    <w:p w14:paraId="4868A70C" w14:textId="77777777" w:rsidR="00221663" w:rsidRPr="00221663" w:rsidRDefault="00221663" w:rsidP="00515566">
      <w:pPr>
        <w:pStyle w:val="NormalWeb"/>
        <w:numPr>
          <w:ilvl w:val="1"/>
          <w:numId w:val="40"/>
        </w:numPr>
        <w:rPr>
          <w:rFonts w:eastAsiaTheme="majorEastAsia"/>
          <w:lang w:val="en-GB"/>
        </w:rPr>
      </w:pPr>
      <w:r w:rsidRPr="00221663">
        <w:rPr>
          <w:rFonts w:eastAsiaTheme="majorEastAsia"/>
          <w:lang w:val="en-GB"/>
        </w:rPr>
        <w:t>Physical machines that host applications, databases, and websites.</w:t>
      </w:r>
    </w:p>
    <w:p w14:paraId="71DD4AFA" w14:textId="77777777" w:rsidR="00221663" w:rsidRPr="00221663" w:rsidRDefault="00221663" w:rsidP="00515566">
      <w:pPr>
        <w:pStyle w:val="NormalWeb"/>
        <w:numPr>
          <w:ilvl w:val="0"/>
          <w:numId w:val="40"/>
        </w:numPr>
        <w:rPr>
          <w:rFonts w:eastAsiaTheme="majorEastAsia"/>
          <w:lang w:val="en-GB"/>
        </w:rPr>
      </w:pPr>
      <w:r w:rsidRPr="00221663">
        <w:rPr>
          <w:rFonts w:eastAsiaTheme="majorEastAsia"/>
          <w:b/>
          <w:bCs/>
          <w:lang w:val="en-GB"/>
        </w:rPr>
        <w:t>Storage Devices:</w:t>
      </w:r>
    </w:p>
    <w:p w14:paraId="51924DEF" w14:textId="77777777" w:rsidR="00221663" w:rsidRPr="00221663" w:rsidRDefault="00221663" w:rsidP="00515566">
      <w:pPr>
        <w:pStyle w:val="NormalWeb"/>
        <w:numPr>
          <w:ilvl w:val="1"/>
          <w:numId w:val="40"/>
        </w:numPr>
        <w:rPr>
          <w:rFonts w:eastAsiaTheme="majorEastAsia"/>
          <w:lang w:val="en-GB"/>
        </w:rPr>
      </w:pPr>
      <w:r w:rsidRPr="00221663">
        <w:rPr>
          <w:rFonts w:eastAsiaTheme="majorEastAsia"/>
          <w:lang w:val="en-GB"/>
        </w:rPr>
        <w:t>Hard drives, SSDs, SAN/NAS devices used for data storage.</w:t>
      </w:r>
    </w:p>
    <w:p w14:paraId="74C4A010" w14:textId="77777777" w:rsidR="00221663" w:rsidRPr="00221663" w:rsidRDefault="00221663" w:rsidP="00515566">
      <w:pPr>
        <w:pStyle w:val="NormalWeb"/>
        <w:numPr>
          <w:ilvl w:val="0"/>
          <w:numId w:val="40"/>
        </w:numPr>
        <w:rPr>
          <w:rFonts w:eastAsiaTheme="majorEastAsia"/>
          <w:lang w:val="en-GB"/>
        </w:rPr>
      </w:pPr>
      <w:r w:rsidRPr="00221663">
        <w:rPr>
          <w:rFonts w:eastAsiaTheme="majorEastAsia"/>
          <w:b/>
          <w:bCs/>
          <w:lang w:val="en-GB"/>
        </w:rPr>
        <w:t>Networking Devices:</w:t>
      </w:r>
    </w:p>
    <w:p w14:paraId="363D88A3" w14:textId="77777777" w:rsidR="00221663" w:rsidRPr="00221663" w:rsidRDefault="00221663" w:rsidP="00515566">
      <w:pPr>
        <w:pStyle w:val="NormalWeb"/>
        <w:numPr>
          <w:ilvl w:val="1"/>
          <w:numId w:val="40"/>
        </w:numPr>
        <w:rPr>
          <w:rFonts w:eastAsiaTheme="majorEastAsia"/>
          <w:lang w:val="en-GB"/>
        </w:rPr>
      </w:pPr>
      <w:r w:rsidRPr="00221663">
        <w:rPr>
          <w:rFonts w:eastAsiaTheme="majorEastAsia"/>
          <w:lang w:val="en-GB"/>
        </w:rPr>
        <w:t>Routers, switches, firewalls, and access points for connectivity.</w:t>
      </w:r>
    </w:p>
    <w:p w14:paraId="71AFB4BF" w14:textId="77777777" w:rsidR="00221663" w:rsidRPr="00221663" w:rsidRDefault="00221663" w:rsidP="00515566">
      <w:pPr>
        <w:pStyle w:val="NormalWeb"/>
        <w:numPr>
          <w:ilvl w:val="0"/>
          <w:numId w:val="40"/>
        </w:numPr>
        <w:rPr>
          <w:rFonts w:eastAsiaTheme="majorEastAsia"/>
          <w:lang w:val="en-GB"/>
        </w:rPr>
      </w:pPr>
      <w:r w:rsidRPr="00221663">
        <w:rPr>
          <w:rFonts w:eastAsiaTheme="majorEastAsia"/>
          <w:b/>
          <w:bCs/>
          <w:lang w:val="en-GB"/>
        </w:rPr>
        <w:t>Client Devices:</w:t>
      </w:r>
    </w:p>
    <w:p w14:paraId="7CB5F3ED" w14:textId="77777777" w:rsidR="00221663" w:rsidRPr="00221663" w:rsidRDefault="00221663" w:rsidP="00515566">
      <w:pPr>
        <w:pStyle w:val="NormalWeb"/>
        <w:numPr>
          <w:ilvl w:val="1"/>
          <w:numId w:val="40"/>
        </w:numPr>
        <w:rPr>
          <w:rFonts w:eastAsiaTheme="majorEastAsia"/>
          <w:lang w:val="en-GB"/>
        </w:rPr>
      </w:pPr>
      <w:r w:rsidRPr="00221663">
        <w:rPr>
          <w:rFonts w:eastAsiaTheme="majorEastAsia"/>
          <w:lang w:val="en-GB"/>
        </w:rPr>
        <w:t>Desktops, laptops, mobile devices used by end-users.</w:t>
      </w:r>
    </w:p>
    <w:p w14:paraId="6B5BC4B4" w14:textId="77777777" w:rsidR="00221663" w:rsidRPr="00221663" w:rsidRDefault="00221663" w:rsidP="00221663">
      <w:pPr>
        <w:pStyle w:val="NormalWeb"/>
        <w:ind w:left="720"/>
        <w:rPr>
          <w:rFonts w:eastAsiaTheme="majorEastAsia"/>
          <w:b/>
          <w:bCs/>
          <w:lang w:val="en-GB"/>
        </w:rPr>
      </w:pPr>
      <w:r w:rsidRPr="00221663">
        <w:rPr>
          <w:rFonts w:eastAsiaTheme="majorEastAsia"/>
          <w:b/>
          <w:bCs/>
          <w:lang w:val="en-GB"/>
        </w:rPr>
        <w:t>B. Software Components:</w:t>
      </w:r>
    </w:p>
    <w:p w14:paraId="3A96261A" w14:textId="77777777" w:rsidR="00221663" w:rsidRPr="00221663" w:rsidRDefault="00221663" w:rsidP="00515566">
      <w:pPr>
        <w:pStyle w:val="NormalWeb"/>
        <w:numPr>
          <w:ilvl w:val="0"/>
          <w:numId w:val="41"/>
        </w:numPr>
        <w:rPr>
          <w:rFonts w:eastAsiaTheme="majorEastAsia"/>
          <w:lang w:val="en-GB"/>
        </w:rPr>
      </w:pPr>
      <w:r w:rsidRPr="00221663">
        <w:rPr>
          <w:rFonts w:eastAsiaTheme="majorEastAsia"/>
          <w:b/>
          <w:bCs/>
          <w:lang w:val="en-GB"/>
        </w:rPr>
        <w:t>Operating Systems (OS):</w:t>
      </w:r>
    </w:p>
    <w:p w14:paraId="2D407EE6" w14:textId="77777777" w:rsidR="00221663" w:rsidRPr="00221663" w:rsidRDefault="00221663" w:rsidP="00515566">
      <w:pPr>
        <w:pStyle w:val="NormalWeb"/>
        <w:numPr>
          <w:ilvl w:val="1"/>
          <w:numId w:val="41"/>
        </w:numPr>
        <w:rPr>
          <w:rFonts w:eastAsiaTheme="majorEastAsia"/>
          <w:lang w:val="en-GB"/>
        </w:rPr>
      </w:pPr>
      <w:r w:rsidRPr="00221663">
        <w:rPr>
          <w:rFonts w:eastAsiaTheme="majorEastAsia"/>
          <w:lang w:val="en-GB"/>
        </w:rPr>
        <w:t>Windows Server, Linux, macOS – provide a platform for applications.</w:t>
      </w:r>
    </w:p>
    <w:p w14:paraId="1E511406" w14:textId="77777777" w:rsidR="00221663" w:rsidRPr="00221663" w:rsidRDefault="00221663" w:rsidP="00515566">
      <w:pPr>
        <w:pStyle w:val="NormalWeb"/>
        <w:numPr>
          <w:ilvl w:val="0"/>
          <w:numId w:val="41"/>
        </w:numPr>
        <w:rPr>
          <w:rFonts w:eastAsiaTheme="majorEastAsia"/>
          <w:lang w:val="en-GB"/>
        </w:rPr>
      </w:pPr>
      <w:r w:rsidRPr="00221663">
        <w:rPr>
          <w:rFonts w:eastAsiaTheme="majorEastAsia"/>
          <w:b/>
          <w:bCs/>
          <w:lang w:val="en-GB"/>
        </w:rPr>
        <w:t>Application Software:</w:t>
      </w:r>
    </w:p>
    <w:p w14:paraId="2779F52F" w14:textId="77777777" w:rsidR="00221663" w:rsidRPr="00221663" w:rsidRDefault="00221663" w:rsidP="00515566">
      <w:pPr>
        <w:pStyle w:val="NormalWeb"/>
        <w:numPr>
          <w:ilvl w:val="1"/>
          <w:numId w:val="41"/>
        </w:numPr>
        <w:rPr>
          <w:rFonts w:eastAsiaTheme="majorEastAsia"/>
          <w:lang w:val="en-GB"/>
        </w:rPr>
      </w:pPr>
      <w:r w:rsidRPr="00221663">
        <w:rPr>
          <w:rFonts w:eastAsiaTheme="majorEastAsia"/>
          <w:lang w:val="en-GB"/>
        </w:rPr>
        <w:lastRenderedPageBreak/>
        <w:t>Email servers, database systems, web servers, ERP systems.</w:t>
      </w:r>
    </w:p>
    <w:p w14:paraId="0CBFDF19" w14:textId="77777777" w:rsidR="00221663" w:rsidRPr="00221663" w:rsidRDefault="00221663" w:rsidP="00515566">
      <w:pPr>
        <w:pStyle w:val="NormalWeb"/>
        <w:numPr>
          <w:ilvl w:val="0"/>
          <w:numId w:val="41"/>
        </w:numPr>
        <w:rPr>
          <w:rFonts w:eastAsiaTheme="majorEastAsia"/>
          <w:lang w:val="en-GB"/>
        </w:rPr>
      </w:pPr>
      <w:r w:rsidRPr="00221663">
        <w:rPr>
          <w:rFonts w:eastAsiaTheme="majorEastAsia"/>
          <w:b/>
          <w:bCs/>
          <w:lang w:val="en-GB"/>
        </w:rPr>
        <w:t>Virtualization Software:</w:t>
      </w:r>
    </w:p>
    <w:p w14:paraId="37DE7F73" w14:textId="77777777" w:rsidR="00221663" w:rsidRPr="00221663" w:rsidRDefault="00221663" w:rsidP="00515566">
      <w:pPr>
        <w:pStyle w:val="NormalWeb"/>
        <w:numPr>
          <w:ilvl w:val="1"/>
          <w:numId w:val="41"/>
        </w:numPr>
        <w:rPr>
          <w:rFonts w:eastAsiaTheme="majorEastAsia"/>
          <w:lang w:val="en-GB"/>
        </w:rPr>
      </w:pPr>
      <w:r w:rsidRPr="00221663">
        <w:rPr>
          <w:rFonts w:eastAsiaTheme="majorEastAsia"/>
          <w:lang w:val="en-GB"/>
        </w:rPr>
        <w:t>VMware, Hyper-V, VirtualBox – allow multiple systems on one machine.</w:t>
      </w:r>
    </w:p>
    <w:p w14:paraId="6DCC2F8C" w14:textId="77777777" w:rsidR="00221663" w:rsidRPr="00221663" w:rsidRDefault="00221663" w:rsidP="00515566">
      <w:pPr>
        <w:pStyle w:val="NormalWeb"/>
        <w:numPr>
          <w:ilvl w:val="0"/>
          <w:numId w:val="41"/>
        </w:numPr>
        <w:rPr>
          <w:rFonts w:eastAsiaTheme="majorEastAsia"/>
          <w:lang w:val="en-GB"/>
        </w:rPr>
      </w:pPr>
      <w:r w:rsidRPr="00221663">
        <w:rPr>
          <w:rFonts w:eastAsiaTheme="majorEastAsia"/>
          <w:b/>
          <w:bCs/>
          <w:lang w:val="en-GB"/>
        </w:rPr>
        <w:t>Monitoring and Management Tools:</w:t>
      </w:r>
    </w:p>
    <w:p w14:paraId="4D4906B8" w14:textId="77777777" w:rsidR="00221663" w:rsidRPr="00221663" w:rsidRDefault="00221663" w:rsidP="00515566">
      <w:pPr>
        <w:pStyle w:val="NormalWeb"/>
        <w:numPr>
          <w:ilvl w:val="1"/>
          <w:numId w:val="41"/>
        </w:numPr>
        <w:rPr>
          <w:rFonts w:eastAsiaTheme="majorEastAsia"/>
          <w:lang w:val="en-GB"/>
        </w:rPr>
      </w:pPr>
      <w:r w:rsidRPr="00221663">
        <w:rPr>
          <w:rFonts w:eastAsiaTheme="majorEastAsia"/>
          <w:lang w:val="en-GB"/>
        </w:rPr>
        <w:t>Tools like Nagios, Zabbix, Ansible for automation and monitoring.</w:t>
      </w:r>
    </w:p>
    <w:p w14:paraId="05939A3D" w14:textId="77777777" w:rsidR="00221663" w:rsidRPr="00221663" w:rsidRDefault="00000000" w:rsidP="00221663">
      <w:pPr>
        <w:pStyle w:val="NormalWeb"/>
        <w:ind w:left="720"/>
        <w:rPr>
          <w:rFonts w:eastAsiaTheme="majorEastAsia"/>
          <w:lang w:val="en-GB"/>
        </w:rPr>
      </w:pPr>
      <w:r>
        <w:rPr>
          <w:rFonts w:eastAsiaTheme="majorEastAsia"/>
          <w:lang w:val="en-GB"/>
        </w:rPr>
        <w:pict w14:anchorId="0F1819E5">
          <v:rect id="_x0000_i1032" style="width:0;height:1.5pt" o:hralign="center" o:hrstd="t" o:hr="t" fillcolor="#a0a0a0" stroked="f"/>
        </w:pict>
      </w:r>
    </w:p>
    <w:p w14:paraId="0A90BE07" w14:textId="77777777" w:rsidR="00221663" w:rsidRPr="00221663" w:rsidRDefault="00221663" w:rsidP="00221663">
      <w:pPr>
        <w:pStyle w:val="NormalWeb"/>
        <w:ind w:left="720"/>
        <w:rPr>
          <w:rFonts w:eastAsiaTheme="majorEastAsia"/>
          <w:b/>
          <w:bCs/>
          <w:lang w:val="en-GB"/>
        </w:rPr>
      </w:pPr>
      <w:r w:rsidRPr="00221663">
        <w:rPr>
          <w:rFonts w:eastAsiaTheme="majorEastAsia"/>
          <w:b/>
          <w:bCs/>
          <w:lang w:val="en-GB"/>
        </w:rPr>
        <w:t>Critical Considerations for System Administrators:</w:t>
      </w:r>
    </w:p>
    <w:p w14:paraId="6DD6B7EE" w14:textId="77777777" w:rsidR="00221663" w:rsidRPr="00221663" w:rsidRDefault="00221663" w:rsidP="00221663">
      <w:pPr>
        <w:pStyle w:val="NormalWeb"/>
        <w:ind w:left="720"/>
        <w:rPr>
          <w:rFonts w:eastAsiaTheme="majorEastAsia"/>
          <w:b/>
          <w:bCs/>
          <w:lang w:val="en-GB"/>
        </w:rPr>
      </w:pPr>
      <w:r w:rsidRPr="00221663">
        <w:rPr>
          <w:rFonts w:eastAsiaTheme="majorEastAsia"/>
          <w:b/>
          <w:bCs/>
          <w:lang w:val="en-GB"/>
        </w:rPr>
        <w:t>1. Hardware Maintenance:</w:t>
      </w:r>
    </w:p>
    <w:p w14:paraId="615B17CD" w14:textId="77777777" w:rsidR="00221663" w:rsidRPr="00221663" w:rsidRDefault="00221663" w:rsidP="00515566">
      <w:pPr>
        <w:pStyle w:val="NormalWeb"/>
        <w:numPr>
          <w:ilvl w:val="0"/>
          <w:numId w:val="42"/>
        </w:numPr>
        <w:rPr>
          <w:rFonts w:eastAsiaTheme="majorEastAsia"/>
          <w:lang w:val="en-GB"/>
        </w:rPr>
      </w:pPr>
      <w:r w:rsidRPr="00221663">
        <w:rPr>
          <w:rFonts w:eastAsiaTheme="majorEastAsia"/>
          <w:b/>
          <w:bCs/>
          <w:lang w:val="en-GB"/>
        </w:rPr>
        <w:t>Regular Updates and Upgrades:</w:t>
      </w:r>
    </w:p>
    <w:p w14:paraId="7EACF480" w14:textId="77777777" w:rsidR="00221663" w:rsidRPr="00221663" w:rsidRDefault="00221663" w:rsidP="00515566">
      <w:pPr>
        <w:pStyle w:val="NormalWeb"/>
        <w:numPr>
          <w:ilvl w:val="1"/>
          <w:numId w:val="42"/>
        </w:numPr>
        <w:rPr>
          <w:rFonts w:eastAsiaTheme="majorEastAsia"/>
          <w:lang w:val="en-GB"/>
        </w:rPr>
      </w:pPr>
      <w:r w:rsidRPr="00221663">
        <w:rPr>
          <w:rFonts w:eastAsiaTheme="majorEastAsia"/>
          <w:lang w:val="en-GB"/>
        </w:rPr>
        <w:t>Ensure hardware drivers and firmware are up to date.</w:t>
      </w:r>
    </w:p>
    <w:p w14:paraId="4C2CDB52" w14:textId="77777777" w:rsidR="00221663" w:rsidRPr="00221663" w:rsidRDefault="00221663" w:rsidP="00515566">
      <w:pPr>
        <w:pStyle w:val="NormalWeb"/>
        <w:numPr>
          <w:ilvl w:val="0"/>
          <w:numId w:val="42"/>
        </w:numPr>
        <w:rPr>
          <w:rFonts w:eastAsiaTheme="majorEastAsia"/>
          <w:lang w:val="en-GB"/>
        </w:rPr>
      </w:pPr>
      <w:r w:rsidRPr="00221663">
        <w:rPr>
          <w:rFonts w:eastAsiaTheme="majorEastAsia"/>
          <w:b/>
          <w:bCs/>
          <w:lang w:val="en-GB"/>
        </w:rPr>
        <w:t>Physical Security and Environment:</w:t>
      </w:r>
    </w:p>
    <w:p w14:paraId="6FE6A656" w14:textId="77777777" w:rsidR="00221663" w:rsidRPr="00221663" w:rsidRDefault="00221663" w:rsidP="00515566">
      <w:pPr>
        <w:pStyle w:val="NormalWeb"/>
        <w:numPr>
          <w:ilvl w:val="1"/>
          <w:numId w:val="42"/>
        </w:numPr>
        <w:rPr>
          <w:rFonts w:eastAsiaTheme="majorEastAsia"/>
          <w:lang w:val="en-GB"/>
        </w:rPr>
      </w:pPr>
      <w:r w:rsidRPr="00221663">
        <w:rPr>
          <w:rFonts w:eastAsiaTheme="majorEastAsia"/>
          <w:lang w:val="en-GB"/>
        </w:rPr>
        <w:t>Protect equipment from physical threats and maintain proper cooling.</w:t>
      </w:r>
    </w:p>
    <w:p w14:paraId="7E88315E" w14:textId="77777777" w:rsidR="00221663" w:rsidRPr="00221663" w:rsidRDefault="00221663" w:rsidP="00515566">
      <w:pPr>
        <w:pStyle w:val="NormalWeb"/>
        <w:numPr>
          <w:ilvl w:val="0"/>
          <w:numId w:val="42"/>
        </w:numPr>
        <w:rPr>
          <w:rFonts w:eastAsiaTheme="majorEastAsia"/>
          <w:lang w:val="en-GB"/>
        </w:rPr>
      </w:pPr>
      <w:r w:rsidRPr="00221663">
        <w:rPr>
          <w:rFonts w:eastAsiaTheme="majorEastAsia"/>
          <w:b/>
          <w:bCs/>
          <w:lang w:val="en-GB"/>
        </w:rPr>
        <w:t>Resource Monitoring:</w:t>
      </w:r>
    </w:p>
    <w:p w14:paraId="49DAD45D" w14:textId="77777777" w:rsidR="00221663" w:rsidRPr="00221663" w:rsidRDefault="00221663" w:rsidP="00515566">
      <w:pPr>
        <w:pStyle w:val="NormalWeb"/>
        <w:numPr>
          <w:ilvl w:val="1"/>
          <w:numId w:val="42"/>
        </w:numPr>
        <w:rPr>
          <w:rFonts w:eastAsiaTheme="majorEastAsia"/>
          <w:lang w:val="en-GB"/>
        </w:rPr>
      </w:pPr>
      <w:r w:rsidRPr="00221663">
        <w:rPr>
          <w:rFonts w:eastAsiaTheme="majorEastAsia"/>
          <w:lang w:val="en-GB"/>
        </w:rPr>
        <w:t>Monitor CPU, memory, and disk usage to prevent bottlenecks.</w:t>
      </w:r>
    </w:p>
    <w:p w14:paraId="6B11DF4E" w14:textId="77777777" w:rsidR="00221663" w:rsidRPr="00221663" w:rsidRDefault="00221663" w:rsidP="00221663">
      <w:pPr>
        <w:pStyle w:val="NormalWeb"/>
        <w:ind w:left="720"/>
        <w:rPr>
          <w:rFonts w:eastAsiaTheme="majorEastAsia"/>
          <w:b/>
          <w:bCs/>
          <w:lang w:val="en-GB"/>
        </w:rPr>
      </w:pPr>
      <w:r w:rsidRPr="00221663">
        <w:rPr>
          <w:rFonts w:eastAsiaTheme="majorEastAsia"/>
          <w:b/>
          <w:bCs/>
          <w:lang w:val="en-GB"/>
        </w:rPr>
        <w:t>2. Software Maintenance:</w:t>
      </w:r>
    </w:p>
    <w:p w14:paraId="27B0A647" w14:textId="77777777" w:rsidR="00221663" w:rsidRPr="00221663" w:rsidRDefault="00221663" w:rsidP="00515566">
      <w:pPr>
        <w:pStyle w:val="NormalWeb"/>
        <w:numPr>
          <w:ilvl w:val="0"/>
          <w:numId w:val="43"/>
        </w:numPr>
        <w:rPr>
          <w:rFonts w:eastAsiaTheme="majorEastAsia"/>
          <w:lang w:val="en-GB"/>
        </w:rPr>
      </w:pPr>
      <w:r w:rsidRPr="00221663">
        <w:rPr>
          <w:rFonts w:eastAsiaTheme="majorEastAsia"/>
          <w:b/>
          <w:bCs/>
          <w:lang w:val="en-GB"/>
        </w:rPr>
        <w:t>Patch Management:</w:t>
      </w:r>
    </w:p>
    <w:p w14:paraId="3EE7BDD8" w14:textId="77777777" w:rsidR="00221663" w:rsidRPr="00221663" w:rsidRDefault="00221663" w:rsidP="00515566">
      <w:pPr>
        <w:pStyle w:val="NormalWeb"/>
        <w:numPr>
          <w:ilvl w:val="1"/>
          <w:numId w:val="43"/>
        </w:numPr>
        <w:rPr>
          <w:rFonts w:eastAsiaTheme="majorEastAsia"/>
          <w:lang w:val="en-GB"/>
        </w:rPr>
      </w:pPr>
      <w:r w:rsidRPr="00221663">
        <w:rPr>
          <w:rFonts w:eastAsiaTheme="majorEastAsia"/>
          <w:lang w:val="en-GB"/>
        </w:rPr>
        <w:t>Timely application of software patches to fix bugs and security vulnerabilities.</w:t>
      </w:r>
    </w:p>
    <w:p w14:paraId="5B6AEF51" w14:textId="77777777" w:rsidR="00221663" w:rsidRPr="00221663" w:rsidRDefault="00221663" w:rsidP="00515566">
      <w:pPr>
        <w:pStyle w:val="NormalWeb"/>
        <w:numPr>
          <w:ilvl w:val="0"/>
          <w:numId w:val="43"/>
        </w:numPr>
        <w:rPr>
          <w:rFonts w:eastAsiaTheme="majorEastAsia"/>
          <w:lang w:val="en-GB"/>
        </w:rPr>
      </w:pPr>
      <w:r w:rsidRPr="00221663">
        <w:rPr>
          <w:rFonts w:eastAsiaTheme="majorEastAsia"/>
          <w:b/>
          <w:bCs/>
          <w:lang w:val="en-GB"/>
        </w:rPr>
        <w:t>License Compliance:</w:t>
      </w:r>
    </w:p>
    <w:p w14:paraId="306BED30" w14:textId="77777777" w:rsidR="00221663" w:rsidRPr="00221663" w:rsidRDefault="00221663" w:rsidP="00515566">
      <w:pPr>
        <w:pStyle w:val="NormalWeb"/>
        <w:numPr>
          <w:ilvl w:val="1"/>
          <w:numId w:val="43"/>
        </w:numPr>
        <w:rPr>
          <w:rFonts w:eastAsiaTheme="majorEastAsia"/>
          <w:lang w:val="en-GB"/>
        </w:rPr>
      </w:pPr>
      <w:r w:rsidRPr="00221663">
        <w:rPr>
          <w:rFonts w:eastAsiaTheme="majorEastAsia"/>
          <w:lang w:val="en-GB"/>
        </w:rPr>
        <w:t>Ensuring software is legally licensed to avoid penalties.</w:t>
      </w:r>
    </w:p>
    <w:p w14:paraId="37772075" w14:textId="77777777" w:rsidR="00221663" w:rsidRPr="00221663" w:rsidRDefault="00221663" w:rsidP="00515566">
      <w:pPr>
        <w:pStyle w:val="NormalWeb"/>
        <w:numPr>
          <w:ilvl w:val="0"/>
          <w:numId w:val="43"/>
        </w:numPr>
        <w:rPr>
          <w:rFonts w:eastAsiaTheme="majorEastAsia"/>
          <w:lang w:val="en-GB"/>
        </w:rPr>
      </w:pPr>
      <w:r w:rsidRPr="00221663">
        <w:rPr>
          <w:rFonts w:eastAsiaTheme="majorEastAsia"/>
          <w:b/>
          <w:bCs/>
          <w:lang w:val="en-GB"/>
        </w:rPr>
        <w:t>Backup and Recovery:</w:t>
      </w:r>
    </w:p>
    <w:p w14:paraId="7024F00F" w14:textId="77777777" w:rsidR="00221663" w:rsidRPr="00221663" w:rsidRDefault="00221663" w:rsidP="00515566">
      <w:pPr>
        <w:pStyle w:val="NormalWeb"/>
        <w:numPr>
          <w:ilvl w:val="1"/>
          <w:numId w:val="43"/>
        </w:numPr>
        <w:rPr>
          <w:rFonts w:eastAsiaTheme="majorEastAsia"/>
          <w:lang w:val="en-GB"/>
        </w:rPr>
      </w:pPr>
      <w:r w:rsidRPr="00221663">
        <w:rPr>
          <w:rFonts w:eastAsiaTheme="majorEastAsia"/>
          <w:lang w:val="en-GB"/>
        </w:rPr>
        <w:t>Regular backups and tested recovery procedures to prevent data loss.</w:t>
      </w:r>
    </w:p>
    <w:p w14:paraId="541A5B32" w14:textId="77777777" w:rsidR="00221663" w:rsidRPr="00221663" w:rsidRDefault="00221663" w:rsidP="00221663">
      <w:pPr>
        <w:pStyle w:val="NormalWeb"/>
        <w:ind w:left="720"/>
        <w:rPr>
          <w:rFonts w:eastAsiaTheme="majorEastAsia"/>
          <w:b/>
          <w:bCs/>
          <w:lang w:val="en-GB"/>
        </w:rPr>
      </w:pPr>
      <w:r w:rsidRPr="00221663">
        <w:rPr>
          <w:rFonts w:eastAsiaTheme="majorEastAsia"/>
          <w:b/>
          <w:bCs/>
          <w:lang w:val="en-GB"/>
        </w:rPr>
        <w:t>3. Security Considerations:</w:t>
      </w:r>
    </w:p>
    <w:p w14:paraId="12296ECC" w14:textId="77777777" w:rsidR="00221663" w:rsidRPr="00221663" w:rsidRDefault="00221663" w:rsidP="00515566">
      <w:pPr>
        <w:pStyle w:val="NormalWeb"/>
        <w:numPr>
          <w:ilvl w:val="0"/>
          <w:numId w:val="44"/>
        </w:numPr>
        <w:rPr>
          <w:rFonts w:eastAsiaTheme="majorEastAsia"/>
          <w:lang w:val="en-GB"/>
        </w:rPr>
      </w:pPr>
      <w:r w:rsidRPr="00221663">
        <w:rPr>
          <w:rFonts w:eastAsiaTheme="majorEastAsia"/>
          <w:b/>
          <w:bCs/>
          <w:lang w:val="en-GB"/>
        </w:rPr>
        <w:t>Access Controls:</w:t>
      </w:r>
    </w:p>
    <w:p w14:paraId="5A8C5595" w14:textId="77777777" w:rsidR="00221663" w:rsidRPr="00221663" w:rsidRDefault="00221663" w:rsidP="00515566">
      <w:pPr>
        <w:pStyle w:val="NormalWeb"/>
        <w:numPr>
          <w:ilvl w:val="1"/>
          <w:numId w:val="44"/>
        </w:numPr>
        <w:rPr>
          <w:rFonts w:eastAsiaTheme="majorEastAsia"/>
          <w:lang w:val="en-GB"/>
        </w:rPr>
      </w:pPr>
      <w:r w:rsidRPr="00221663">
        <w:rPr>
          <w:rFonts w:eastAsiaTheme="majorEastAsia"/>
          <w:lang w:val="en-GB"/>
        </w:rPr>
        <w:t>Use of strong authentication, permissions, and role-based access.</w:t>
      </w:r>
    </w:p>
    <w:p w14:paraId="54BC2E49" w14:textId="77777777" w:rsidR="00221663" w:rsidRPr="00221663" w:rsidRDefault="00221663" w:rsidP="00515566">
      <w:pPr>
        <w:pStyle w:val="NormalWeb"/>
        <w:numPr>
          <w:ilvl w:val="0"/>
          <w:numId w:val="44"/>
        </w:numPr>
        <w:rPr>
          <w:rFonts w:eastAsiaTheme="majorEastAsia"/>
          <w:lang w:val="en-GB"/>
        </w:rPr>
      </w:pPr>
      <w:r w:rsidRPr="00221663">
        <w:rPr>
          <w:rFonts w:eastAsiaTheme="majorEastAsia"/>
          <w:b/>
          <w:bCs/>
          <w:lang w:val="en-GB"/>
        </w:rPr>
        <w:t>Firewalls and Antivirus:</w:t>
      </w:r>
    </w:p>
    <w:p w14:paraId="52489BB5" w14:textId="77777777" w:rsidR="00221663" w:rsidRPr="00221663" w:rsidRDefault="00221663" w:rsidP="00515566">
      <w:pPr>
        <w:pStyle w:val="NormalWeb"/>
        <w:numPr>
          <w:ilvl w:val="1"/>
          <w:numId w:val="44"/>
        </w:numPr>
        <w:rPr>
          <w:rFonts w:eastAsiaTheme="majorEastAsia"/>
          <w:lang w:val="en-GB"/>
        </w:rPr>
      </w:pPr>
      <w:r w:rsidRPr="00221663">
        <w:rPr>
          <w:rFonts w:eastAsiaTheme="majorEastAsia"/>
          <w:lang w:val="en-GB"/>
        </w:rPr>
        <w:t>Implementation of protective measures to guard against cyber threats.</w:t>
      </w:r>
    </w:p>
    <w:p w14:paraId="468A4BE4" w14:textId="77777777" w:rsidR="00221663" w:rsidRPr="00221663" w:rsidRDefault="00221663" w:rsidP="00221663">
      <w:pPr>
        <w:pStyle w:val="NormalWeb"/>
        <w:ind w:left="720"/>
        <w:rPr>
          <w:rFonts w:eastAsiaTheme="majorEastAsia"/>
          <w:b/>
          <w:bCs/>
          <w:lang w:val="en-GB"/>
        </w:rPr>
      </w:pPr>
      <w:r w:rsidRPr="00221663">
        <w:rPr>
          <w:rFonts w:eastAsiaTheme="majorEastAsia"/>
          <w:b/>
          <w:bCs/>
          <w:lang w:val="en-GB"/>
        </w:rPr>
        <w:t>4. Performance and Availability:</w:t>
      </w:r>
    </w:p>
    <w:p w14:paraId="428E3B33" w14:textId="77777777" w:rsidR="00221663" w:rsidRPr="00221663" w:rsidRDefault="00221663" w:rsidP="00515566">
      <w:pPr>
        <w:pStyle w:val="NormalWeb"/>
        <w:numPr>
          <w:ilvl w:val="0"/>
          <w:numId w:val="45"/>
        </w:numPr>
        <w:rPr>
          <w:rFonts w:eastAsiaTheme="majorEastAsia"/>
          <w:lang w:val="en-GB"/>
        </w:rPr>
      </w:pPr>
      <w:r w:rsidRPr="00221663">
        <w:rPr>
          <w:rFonts w:eastAsiaTheme="majorEastAsia"/>
          <w:b/>
          <w:bCs/>
          <w:lang w:val="en-GB"/>
        </w:rPr>
        <w:t>High Availability Configurations:</w:t>
      </w:r>
    </w:p>
    <w:p w14:paraId="6581F768" w14:textId="77777777" w:rsidR="00221663" w:rsidRPr="00221663" w:rsidRDefault="00221663" w:rsidP="00515566">
      <w:pPr>
        <w:pStyle w:val="NormalWeb"/>
        <w:numPr>
          <w:ilvl w:val="1"/>
          <w:numId w:val="45"/>
        </w:numPr>
        <w:rPr>
          <w:rFonts w:eastAsiaTheme="majorEastAsia"/>
          <w:lang w:val="en-GB"/>
        </w:rPr>
      </w:pPr>
      <w:r w:rsidRPr="00221663">
        <w:rPr>
          <w:rFonts w:eastAsiaTheme="majorEastAsia"/>
          <w:lang w:val="en-GB"/>
        </w:rPr>
        <w:t>Use of clustering or failover mechanisms.</w:t>
      </w:r>
    </w:p>
    <w:p w14:paraId="45FD2F7E" w14:textId="77777777" w:rsidR="00221663" w:rsidRPr="00221663" w:rsidRDefault="00221663" w:rsidP="00515566">
      <w:pPr>
        <w:pStyle w:val="NormalWeb"/>
        <w:numPr>
          <w:ilvl w:val="0"/>
          <w:numId w:val="45"/>
        </w:numPr>
        <w:rPr>
          <w:rFonts w:eastAsiaTheme="majorEastAsia"/>
          <w:lang w:val="en-GB"/>
        </w:rPr>
      </w:pPr>
      <w:r w:rsidRPr="00221663">
        <w:rPr>
          <w:rFonts w:eastAsiaTheme="majorEastAsia"/>
          <w:b/>
          <w:bCs/>
          <w:lang w:val="en-GB"/>
        </w:rPr>
        <w:t>Monitoring and Alerts:</w:t>
      </w:r>
    </w:p>
    <w:p w14:paraId="1D13BF08" w14:textId="77777777" w:rsidR="00221663" w:rsidRPr="00221663" w:rsidRDefault="00221663" w:rsidP="00515566">
      <w:pPr>
        <w:pStyle w:val="NormalWeb"/>
        <w:numPr>
          <w:ilvl w:val="1"/>
          <w:numId w:val="45"/>
        </w:numPr>
        <w:rPr>
          <w:rFonts w:eastAsiaTheme="majorEastAsia"/>
          <w:lang w:val="en-GB"/>
        </w:rPr>
      </w:pPr>
      <w:r w:rsidRPr="00221663">
        <w:rPr>
          <w:rFonts w:eastAsiaTheme="majorEastAsia"/>
          <w:lang w:val="en-GB"/>
        </w:rPr>
        <w:t>Proactive detection of issues to reduce downtime.</w:t>
      </w:r>
    </w:p>
    <w:p w14:paraId="7A13A5C9" w14:textId="77777777" w:rsidR="00221663" w:rsidRPr="00221663" w:rsidRDefault="00221663" w:rsidP="00221663">
      <w:pPr>
        <w:pStyle w:val="NormalWeb"/>
        <w:ind w:left="720"/>
        <w:rPr>
          <w:rStyle w:val="Strong"/>
          <w:rFonts w:eastAsiaTheme="majorEastAsia"/>
          <w:b w:val="0"/>
          <w:bCs w:val="0"/>
          <w:lang w:val="en-GB"/>
        </w:rPr>
      </w:pPr>
    </w:p>
    <w:p w14:paraId="732CEC42" w14:textId="7FAD51AE" w:rsidR="00283235" w:rsidRPr="00870497" w:rsidRDefault="00283235" w:rsidP="4C770467">
      <w:pPr>
        <w:pStyle w:val="NormalWeb"/>
        <w:ind w:left="720"/>
        <w:rPr>
          <w:rStyle w:val="Strong"/>
          <w:rFonts w:eastAsiaTheme="majorEastAsia"/>
          <w:b w:val="0"/>
          <w:bCs w:val="0"/>
          <w:color w:val="FF0000"/>
        </w:rPr>
      </w:pPr>
      <w:r w:rsidRPr="04BF2C7B">
        <w:rPr>
          <w:rStyle w:val="Strong"/>
          <w:rFonts w:eastAsiaTheme="majorEastAsia"/>
          <w:b w:val="0"/>
          <w:bCs w:val="0"/>
          <w:color w:val="FF0000"/>
        </w:rPr>
        <w:t xml:space="preserve"> </w:t>
      </w:r>
    </w:p>
    <w:p w14:paraId="1D70A294" w14:textId="451C31DF" w:rsidR="00283235" w:rsidRDefault="00283235" w:rsidP="002E5D0A">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lastRenderedPageBreak/>
        <w:t>Explain the concept of IT Service Management (ITSM) frameworks. How do these frameworks help system administrators in managing IT services effectively? Provide examples of popular ITSM frameworks and their benefits.</w:t>
      </w:r>
    </w:p>
    <w:p w14:paraId="19794B1F" w14:textId="77777777" w:rsidR="00F013D9" w:rsidRPr="00F013D9" w:rsidRDefault="00F013D9" w:rsidP="00F013D9">
      <w:pPr>
        <w:pStyle w:val="NormalWeb"/>
        <w:ind w:left="720"/>
        <w:rPr>
          <w:rFonts w:eastAsiaTheme="majorEastAsia"/>
          <w:lang w:val="en-GB"/>
        </w:rPr>
      </w:pPr>
      <w:r w:rsidRPr="00F013D9">
        <w:rPr>
          <w:rFonts w:eastAsiaTheme="majorEastAsia"/>
          <w:b/>
          <w:bCs/>
          <w:lang w:val="en-GB"/>
        </w:rPr>
        <w:t>Answer:</w:t>
      </w:r>
    </w:p>
    <w:p w14:paraId="5D43B243" w14:textId="77777777" w:rsidR="00F013D9" w:rsidRPr="00F013D9" w:rsidRDefault="00000000" w:rsidP="00F013D9">
      <w:pPr>
        <w:pStyle w:val="NormalWeb"/>
        <w:ind w:left="720"/>
        <w:rPr>
          <w:rFonts w:eastAsiaTheme="majorEastAsia"/>
          <w:lang w:val="en-GB"/>
        </w:rPr>
      </w:pPr>
      <w:r>
        <w:rPr>
          <w:rFonts w:eastAsiaTheme="majorEastAsia"/>
          <w:lang w:val="en-GB"/>
        </w:rPr>
        <w:pict w14:anchorId="7B4D2B19">
          <v:rect id="_x0000_i1033" style="width:0;height:1.5pt" o:hralign="center" o:hrstd="t" o:hr="t" fillcolor="#a0a0a0" stroked="f"/>
        </w:pict>
      </w:r>
    </w:p>
    <w:p w14:paraId="091A918E" w14:textId="77777777" w:rsidR="00F013D9" w:rsidRPr="00F013D9" w:rsidRDefault="00F013D9" w:rsidP="00F013D9">
      <w:pPr>
        <w:pStyle w:val="NormalWeb"/>
        <w:ind w:left="720"/>
        <w:rPr>
          <w:rFonts w:eastAsiaTheme="majorEastAsia"/>
          <w:b/>
          <w:bCs/>
          <w:lang w:val="en-GB"/>
        </w:rPr>
      </w:pPr>
      <w:r w:rsidRPr="00F013D9">
        <w:rPr>
          <w:rFonts w:eastAsiaTheme="majorEastAsia"/>
          <w:b/>
          <w:bCs/>
          <w:lang w:val="en-GB"/>
        </w:rPr>
        <w:t>1. Definition of ITSM and ITSM Frameworks</w:t>
      </w:r>
    </w:p>
    <w:p w14:paraId="5B4EA690" w14:textId="77777777" w:rsidR="00F013D9" w:rsidRPr="00F013D9" w:rsidRDefault="00F013D9" w:rsidP="00515566">
      <w:pPr>
        <w:pStyle w:val="NormalWeb"/>
        <w:numPr>
          <w:ilvl w:val="0"/>
          <w:numId w:val="46"/>
        </w:numPr>
        <w:rPr>
          <w:rFonts w:eastAsiaTheme="majorEastAsia"/>
          <w:lang w:val="en-GB"/>
        </w:rPr>
      </w:pPr>
      <w:r w:rsidRPr="00F013D9">
        <w:rPr>
          <w:rFonts w:eastAsiaTheme="majorEastAsia"/>
          <w:b/>
          <w:bCs/>
          <w:lang w:val="en-GB"/>
        </w:rPr>
        <w:t>IT Service Management (ITSM)</w:t>
      </w:r>
      <w:r w:rsidRPr="00F013D9">
        <w:rPr>
          <w:rFonts w:eastAsiaTheme="majorEastAsia"/>
          <w:lang w:val="en-GB"/>
        </w:rPr>
        <w:t xml:space="preserve"> is a structured approach to designing, delivering, managing, and improving the way IT services are used inside an organization.</w:t>
      </w:r>
    </w:p>
    <w:p w14:paraId="7358C211" w14:textId="77777777" w:rsidR="00F013D9" w:rsidRPr="00F013D9" w:rsidRDefault="00F013D9" w:rsidP="00515566">
      <w:pPr>
        <w:pStyle w:val="NormalWeb"/>
        <w:numPr>
          <w:ilvl w:val="0"/>
          <w:numId w:val="46"/>
        </w:numPr>
        <w:rPr>
          <w:rFonts w:eastAsiaTheme="majorEastAsia"/>
          <w:lang w:val="en-GB"/>
        </w:rPr>
      </w:pPr>
      <w:r w:rsidRPr="00F013D9">
        <w:rPr>
          <w:rFonts w:eastAsiaTheme="majorEastAsia"/>
          <w:lang w:val="en-GB"/>
        </w:rPr>
        <w:t xml:space="preserve">An </w:t>
      </w:r>
      <w:r w:rsidRPr="00F013D9">
        <w:rPr>
          <w:rFonts w:eastAsiaTheme="majorEastAsia"/>
          <w:b/>
          <w:bCs/>
          <w:lang w:val="en-GB"/>
        </w:rPr>
        <w:t>ITSM framework</w:t>
      </w:r>
      <w:r w:rsidRPr="00F013D9">
        <w:rPr>
          <w:rFonts w:eastAsiaTheme="majorEastAsia"/>
          <w:lang w:val="en-GB"/>
        </w:rPr>
        <w:t xml:space="preserve"> is a published set of best</w:t>
      </w:r>
      <w:r w:rsidRPr="00F013D9">
        <w:rPr>
          <w:rFonts w:eastAsiaTheme="majorEastAsia"/>
          <w:lang w:val="en-GB"/>
        </w:rPr>
        <w:noBreakHyphen/>
        <w:t>practice guidelines that standardizes processes, terminology, and metrics for ITSM. Frameworks act as a “how</w:t>
      </w:r>
      <w:r w:rsidRPr="00F013D9">
        <w:rPr>
          <w:rFonts w:eastAsiaTheme="majorEastAsia"/>
          <w:lang w:val="en-GB"/>
        </w:rPr>
        <w:noBreakHyphen/>
        <w:t>to” manual for system administrators (</w:t>
      </w:r>
      <w:proofErr w:type="spellStart"/>
      <w:r w:rsidRPr="00F013D9">
        <w:rPr>
          <w:rFonts w:eastAsiaTheme="majorEastAsia"/>
          <w:lang w:val="en-GB"/>
        </w:rPr>
        <w:t>SysAdmins</w:t>
      </w:r>
      <w:proofErr w:type="spellEnd"/>
      <w:r w:rsidRPr="00F013D9">
        <w:rPr>
          <w:rFonts w:eastAsiaTheme="majorEastAsia"/>
          <w:lang w:val="en-GB"/>
        </w:rPr>
        <w:t>) and IT teams, ensuring that services align with business needs and are delivered efficiently and consistently.</w:t>
      </w:r>
    </w:p>
    <w:p w14:paraId="2F1A0BA0" w14:textId="77777777" w:rsidR="00F013D9" w:rsidRPr="00F013D9" w:rsidRDefault="00000000" w:rsidP="00F013D9">
      <w:pPr>
        <w:pStyle w:val="NormalWeb"/>
        <w:ind w:left="720"/>
        <w:rPr>
          <w:rFonts w:eastAsiaTheme="majorEastAsia"/>
          <w:lang w:val="en-GB"/>
        </w:rPr>
      </w:pPr>
      <w:r>
        <w:rPr>
          <w:rFonts w:eastAsiaTheme="majorEastAsia"/>
          <w:lang w:val="en-GB"/>
        </w:rPr>
        <w:pict w14:anchorId="5A7B5764">
          <v:rect id="_x0000_i1034" style="width:0;height:1.5pt" o:hralign="center" o:hrstd="t" o:hr="t" fillcolor="#a0a0a0" stroked="f"/>
        </w:pict>
      </w:r>
    </w:p>
    <w:p w14:paraId="153CBFEF" w14:textId="77777777" w:rsidR="00F013D9" w:rsidRPr="00F013D9" w:rsidRDefault="00F013D9" w:rsidP="00F013D9">
      <w:pPr>
        <w:pStyle w:val="NormalWeb"/>
        <w:ind w:left="720"/>
        <w:rPr>
          <w:rFonts w:eastAsiaTheme="majorEastAsia"/>
          <w:b/>
          <w:bCs/>
          <w:lang w:val="en-GB"/>
        </w:rPr>
      </w:pPr>
      <w:r w:rsidRPr="00F013D9">
        <w:rPr>
          <w:rFonts w:eastAsiaTheme="majorEastAsia"/>
          <w:b/>
          <w:bCs/>
          <w:lang w:val="en-GB"/>
        </w:rPr>
        <w:t>2. How ITSM Frameworks Help System Administrators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8"/>
        <w:gridCol w:w="6512"/>
      </w:tblGrid>
      <w:tr w:rsidR="00F013D9" w:rsidRPr="00F013D9" w14:paraId="750BBEEB" w14:textId="77777777" w:rsidTr="00824E1C">
        <w:trPr>
          <w:tblHeader/>
          <w:tblCellSpacing w:w="15" w:type="dxa"/>
        </w:trPr>
        <w:tc>
          <w:tcPr>
            <w:tcW w:w="0" w:type="auto"/>
            <w:vAlign w:val="center"/>
            <w:hideMark/>
          </w:tcPr>
          <w:p w14:paraId="569C0040" w14:textId="77777777" w:rsidR="00F013D9" w:rsidRPr="00F013D9" w:rsidRDefault="00F013D9" w:rsidP="00F013D9">
            <w:pPr>
              <w:pStyle w:val="NormalWeb"/>
              <w:ind w:left="720"/>
              <w:rPr>
                <w:rFonts w:eastAsiaTheme="majorEastAsia"/>
                <w:b/>
                <w:bCs/>
                <w:lang w:val="en-GB"/>
              </w:rPr>
            </w:pPr>
            <w:r w:rsidRPr="00F013D9">
              <w:rPr>
                <w:rFonts w:eastAsiaTheme="majorEastAsia"/>
                <w:b/>
                <w:bCs/>
                <w:lang w:val="en-GB"/>
              </w:rPr>
              <w:t>Area</w:t>
            </w:r>
          </w:p>
        </w:tc>
        <w:tc>
          <w:tcPr>
            <w:tcW w:w="0" w:type="auto"/>
            <w:vAlign w:val="center"/>
            <w:hideMark/>
          </w:tcPr>
          <w:p w14:paraId="39C27B94" w14:textId="77777777" w:rsidR="00F013D9" w:rsidRPr="00F013D9" w:rsidRDefault="00F013D9" w:rsidP="00F013D9">
            <w:pPr>
              <w:pStyle w:val="NormalWeb"/>
              <w:ind w:left="720"/>
              <w:rPr>
                <w:rFonts w:eastAsiaTheme="majorEastAsia"/>
                <w:b/>
                <w:bCs/>
                <w:lang w:val="en-GB"/>
              </w:rPr>
            </w:pPr>
            <w:r w:rsidRPr="00F013D9">
              <w:rPr>
                <w:rFonts w:eastAsiaTheme="majorEastAsia"/>
                <w:b/>
                <w:bCs/>
                <w:lang w:val="en-GB"/>
              </w:rPr>
              <w:t xml:space="preserve">Practical Assistance for </w:t>
            </w:r>
            <w:proofErr w:type="spellStart"/>
            <w:r w:rsidRPr="00F013D9">
              <w:rPr>
                <w:rFonts w:eastAsiaTheme="majorEastAsia"/>
                <w:b/>
                <w:bCs/>
                <w:lang w:val="en-GB"/>
              </w:rPr>
              <w:t>SysAdmins</w:t>
            </w:r>
            <w:proofErr w:type="spellEnd"/>
          </w:p>
        </w:tc>
      </w:tr>
      <w:tr w:rsidR="00F013D9" w:rsidRPr="00F013D9" w14:paraId="79EB8B01" w14:textId="77777777" w:rsidTr="00824E1C">
        <w:trPr>
          <w:tblCellSpacing w:w="15" w:type="dxa"/>
        </w:trPr>
        <w:tc>
          <w:tcPr>
            <w:tcW w:w="0" w:type="auto"/>
            <w:vAlign w:val="center"/>
            <w:hideMark/>
          </w:tcPr>
          <w:p w14:paraId="5EA83BA0" w14:textId="77777777" w:rsidR="00F013D9" w:rsidRPr="00F013D9" w:rsidRDefault="00F013D9" w:rsidP="00F013D9">
            <w:pPr>
              <w:pStyle w:val="NormalWeb"/>
              <w:ind w:left="720"/>
              <w:rPr>
                <w:rFonts w:eastAsiaTheme="majorEastAsia"/>
                <w:lang w:val="en-GB"/>
              </w:rPr>
            </w:pPr>
            <w:r w:rsidRPr="00F013D9">
              <w:rPr>
                <w:rFonts w:eastAsiaTheme="majorEastAsia"/>
                <w:b/>
                <w:bCs/>
                <w:lang w:val="en-GB"/>
              </w:rPr>
              <w:t>Process Standardization</w:t>
            </w:r>
          </w:p>
        </w:tc>
        <w:tc>
          <w:tcPr>
            <w:tcW w:w="0" w:type="auto"/>
            <w:vAlign w:val="center"/>
            <w:hideMark/>
          </w:tcPr>
          <w:p w14:paraId="77044582" w14:textId="77777777" w:rsidR="00F013D9" w:rsidRPr="00F013D9" w:rsidRDefault="00F013D9" w:rsidP="00F013D9">
            <w:pPr>
              <w:pStyle w:val="NormalWeb"/>
              <w:ind w:left="720"/>
              <w:rPr>
                <w:rFonts w:eastAsiaTheme="majorEastAsia"/>
                <w:lang w:val="en-GB"/>
              </w:rPr>
            </w:pPr>
            <w:r w:rsidRPr="00F013D9">
              <w:rPr>
                <w:rFonts w:eastAsiaTheme="majorEastAsia"/>
                <w:lang w:val="en-GB"/>
              </w:rPr>
              <w:t>Provides documented, repeatable processes (e.g., Incident Management, Change Management), reducing ad</w:t>
            </w:r>
            <w:r w:rsidRPr="00F013D9">
              <w:rPr>
                <w:rFonts w:eastAsiaTheme="majorEastAsia"/>
                <w:lang w:val="en-GB"/>
              </w:rPr>
              <w:noBreakHyphen/>
              <w:t>hoc fixes and human error.</w:t>
            </w:r>
          </w:p>
        </w:tc>
      </w:tr>
      <w:tr w:rsidR="00F013D9" w:rsidRPr="00F013D9" w14:paraId="657FD5C4" w14:textId="77777777" w:rsidTr="00824E1C">
        <w:trPr>
          <w:tblCellSpacing w:w="15" w:type="dxa"/>
        </w:trPr>
        <w:tc>
          <w:tcPr>
            <w:tcW w:w="0" w:type="auto"/>
            <w:vAlign w:val="center"/>
            <w:hideMark/>
          </w:tcPr>
          <w:p w14:paraId="5C408C17" w14:textId="77777777" w:rsidR="00F013D9" w:rsidRPr="00F013D9" w:rsidRDefault="00F013D9" w:rsidP="00F013D9">
            <w:pPr>
              <w:pStyle w:val="NormalWeb"/>
              <w:ind w:left="720"/>
              <w:rPr>
                <w:rFonts w:eastAsiaTheme="majorEastAsia"/>
                <w:lang w:val="en-GB"/>
              </w:rPr>
            </w:pPr>
            <w:r w:rsidRPr="00F013D9">
              <w:rPr>
                <w:rFonts w:eastAsiaTheme="majorEastAsia"/>
                <w:b/>
                <w:bCs/>
                <w:lang w:val="en-GB"/>
              </w:rPr>
              <w:t>Clear Roles &amp; Responsibilities</w:t>
            </w:r>
          </w:p>
        </w:tc>
        <w:tc>
          <w:tcPr>
            <w:tcW w:w="0" w:type="auto"/>
            <w:vAlign w:val="center"/>
            <w:hideMark/>
          </w:tcPr>
          <w:p w14:paraId="334B2965" w14:textId="77777777" w:rsidR="00F013D9" w:rsidRPr="00F013D9" w:rsidRDefault="00F013D9" w:rsidP="00F013D9">
            <w:pPr>
              <w:pStyle w:val="NormalWeb"/>
              <w:ind w:left="720"/>
              <w:rPr>
                <w:rFonts w:eastAsiaTheme="majorEastAsia"/>
                <w:lang w:val="en-GB"/>
              </w:rPr>
            </w:pPr>
            <w:r w:rsidRPr="00F013D9">
              <w:rPr>
                <w:rFonts w:eastAsiaTheme="majorEastAsia"/>
                <w:lang w:val="en-GB"/>
              </w:rPr>
              <w:t>Defines ownership—who logs incidents, who approves changes—preventing task overlap or gaps.</w:t>
            </w:r>
          </w:p>
        </w:tc>
      </w:tr>
      <w:tr w:rsidR="00F013D9" w:rsidRPr="00F013D9" w14:paraId="7729B36B" w14:textId="77777777" w:rsidTr="00824E1C">
        <w:trPr>
          <w:tblCellSpacing w:w="15" w:type="dxa"/>
        </w:trPr>
        <w:tc>
          <w:tcPr>
            <w:tcW w:w="0" w:type="auto"/>
            <w:vAlign w:val="center"/>
            <w:hideMark/>
          </w:tcPr>
          <w:p w14:paraId="7438A461" w14:textId="77777777" w:rsidR="00F013D9" w:rsidRPr="00F013D9" w:rsidRDefault="00F013D9" w:rsidP="00F013D9">
            <w:pPr>
              <w:pStyle w:val="NormalWeb"/>
              <w:ind w:left="720"/>
              <w:rPr>
                <w:rFonts w:eastAsiaTheme="majorEastAsia"/>
                <w:lang w:val="en-GB"/>
              </w:rPr>
            </w:pPr>
            <w:r w:rsidRPr="00F013D9">
              <w:rPr>
                <w:rFonts w:eastAsiaTheme="majorEastAsia"/>
                <w:b/>
                <w:bCs/>
                <w:lang w:val="en-GB"/>
              </w:rPr>
              <w:t>Service Quality &amp; SLAs</w:t>
            </w:r>
          </w:p>
        </w:tc>
        <w:tc>
          <w:tcPr>
            <w:tcW w:w="0" w:type="auto"/>
            <w:vAlign w:val="center"/>
            <w:hideMark/>
          </w:tcPr>
          <w:p w14:paraId="3C0717D2" w14:textId="77777777" w:rsidR="00F013D9" w:rsidRPr="00F013D9" w:rsidRDefault="00F013D9" w:rsidP="00F013D9">
            <w:pPr>
              <w:pStyle w:val="NormalWeb"/>
              <w:ind w:left="720"/>
              <w:rPr>
                <w:rFonts w:eastAsiaTheme="majorEastAsia"/>
                <w:lang w:val="en-GB"/>
              </w:rPr>
            </w:pPr>
            <w:r w:rsidRPr="00F013D9">
              <w:rPr>
                <w:rFonts w:eastAsiaTheme="majorEastAsia"/>
                <w:lang w:val="en-GB"/>
              </w:rPr>
              <w:t xml:space="preserve">Embeds measurable targets (MTTR, availability) that </w:t>
            </w:r>
            <w:proofErr w:type="spellStart"/>
            <w:r w:rsidRPr="00F013D9">
              <w:rPr>
                <w:rFonts w:eastAsiaTheme="majorEastAsia"/>
                <w:lang w:val="en-GB"/>
              </w:rPr>
              <w:t>SysAdmins</w:t>
            </w:r>
            <w:proofErr w:type="spellEnd"/>
            <w:r w:rsidRPr="00F013D9">
              <w:rPr>
                <w:rFonts w:eastAsiaTheme="majorEastAsia"/>
                <w:lang w:val="en-GB"/>
              </w:rPr>
              <w:t xml:space="preserve"> can monitor to meet Service Level Agreements.</w:t>
            </w:r>
          </w:p>
        </w:tc>
      </w:tr>
      <w:tr w:rsidR="00F013D9" w:rsidRPr="00F013D9" w14:paraId="0C827606" w14:textId="77777777" w:rsidTr="00824E1C">
        <w:trPr>
          <w:tblCellSpacing w:w="15" w:type="dxa"/>
        </w:trPr>
        <w:tc>
          <w:tcPr>
            <w:tcW w:w="0" w:type="auto"/>
            <w:vAlign w:val="center"/>
            <w:hideMark/>
          </w:tcPr>
          <w:p w14:paraId="15D511CD" w14:textId="77777777" w:rsidR="00F013D9" w:rsidRPr="00F013D9" w:rsidRDefault="00F013D9" w:rsidP="00F013D9">
            <w:pPr>
              <w:pStyle w:val="NormalWeb"/>
              <w:ind w:left="720"/>
              <w:rPr>
                <w:rFonts w:eastAsiaTheme="majorEastAsia"/>
                <w:lang w:val="en-GB"/>
              </w:rPr>
            </w:pPr>
            <w:r w:rsidRPr="00F013D9">
              <w:rPr>
                <w:rFonts w:eastAsiaTheme="majorEastAsia"/>
                <w:b/>
                <w:bCs/>
                <w:lang w:val="en-GB"/>
              </w:rPr>
              <w:t>Risk &amp; Change Control</w:t>
            </w:r>
          </w:p>
        </w:tc>
        <w:tc>
          <w:tcPr>
            <w:tcW w:w="0" w:type="auto"/>
            <w:vAlign w:val="center"/>
            <w:hideMark/>
          </w:tcPr>
          <w:p w14:paraId="2A1897C0" w14:textId="77777777" w:rsidR="00F013D9" w:rsidRPr="00F013D9" w:rsidRDefault="00F013D9" w:rsidP="00F013D9">
            <w:pPr>
              <w:pStyle w:val="NormalWeb"/>
              <w:ind w:left="720"/>
              <w:rPr>
                <w:rFonts w:eastAsiaTheme="majorEastAsia"/>
                <w:lang w:val="en-GB"/>
              </w:rPr>
            </w:pPr>
            <w:r w:rsidRPr="00F013D9">
              <w:rPr>
                <w:rFonts w:eastAsiaTheme="majorEastAsia"/>
                <w:lang w:val="en-GB"/>
              </w:rPr>
              <w:t>Formal Change Advisory Board (CAB) reviews minimize downtime from poorly tested changes.</w:t>
            </w:r>
          </w:p>
        </w:tc>
      </w:tr>
      <w:tr w:rsidR="00F013D9" w:rsidRPr="00F013D9" w14:paraId="59C57C2E" w14:textId="77777777" w:rsidTr="00824E1C">
        <w:trPr>
          <w:tblCellSpacing w:w="15" w:type="dxa"/>
        </w:trPr>
        <w:tc>
          <w:tcPr>
            <w:tcW w:w="0" w:type="auto"/>
            <w:vAlign w:val="center"/>
            <w:hideMark/>
          </w:tcPr>
          <w:p w14:paraId="03F66C6C" w14:textId="77777777" w:rsidR="00F013D9" w:rsidRPr="00F013D9" w:rsidRDefault="00F013D9" w:rsidP="00F013D9">
            <w:pPr>
              <w:pStyle w:val="NormalWeb"/>
              <w:ind w:left="720"/>
              <w:rPr>
                <w:rFonts w:eastAsiaTheme="majorEastAsia"/>
                <w:lang w:val="en-GB"/>
              </w:rPr>
            </w:pPr>
            <w:r w:rsidRPr="00F013D9">
              <w:rPr>
                <w:rFonts w:eastAsiaTheme="majorEastAsia"/>
                <w:b/>
                <w:bCs/>
                <w:lang w:val="en-GB"/>
              </w:rPr>
              <w:t>Continuous Improvement</w:t>
            </w:r>
          </w:p>
        </w:tc>
        <w:tc>
          <w:tcPr>
            <w:tcW w:w="0" w:type="auto"/>
            <w:vAlign w:val="center"/>
            <w:hideMark/>
          </w:tcPr>
          <w:p w14:paraId="1FAA0D1B" w14:textId="77777777" w:rsidR="00F013D9" w:rsidRPr="00F013D9" w:rsidRDefault="00F013D9" w:rsidP="00F013D9">
            <w:pPr>
              <w:pStyle w:val="NormalWeb"/>
              <w:ind w:left="720"/>
              <w:rPr>
                <w:rFonts w:eastAsiaTheme="majorEastAsia"/>
                <w:lang w:val="en-GB"/>
              </w:rPr>
            </w:pPr>
            <w:r w:rsidRPr="00F013D9">
              <w:rPr>
                <w:rFonts w:eastAsiaTheme="majorEastAsia"/>
                <w:lang w:val="en-GB"/>
              </w:rPr>
              <w:t>Plan</w:t>
            </w:r>
            <w:r w:rsidRPr="00F013D9">
              <w:rPr>
                <w:rFonts w:eastAsiaTheme="majorEastAsia"/>
                <w:lang w:val="en-GB"/>
              </w:rPr>
              <w:noBreakHyphen/>
              <w:t>Do</w:t>
            </w:r>
            <w:r w:rsidRPr="00F013D9">
              <w:rPr>
                <w:rFonts w:eastAsiaTheme="majorEastAsia"/>
                <w:lang w:val="en-GB"/>
              </w:rPr>
              <w:noBreakHyphen/>
              <w:t>Check</w:t>
            </w:r>
            <w:r w:rsidRPr="00F013D9">
              <w:rPr>
                <w:rFonts w:eastAsiaTheme="majorEastAsia"/>
                <w:lang w:val="en-GB"/>
              </w:rPr>
              <w:noBreakHyphen/>
              <w:t>Act (PDCA) cycles encourage post</w:t>
            </w:r>
            <w:r w:rsidRPr="00F013D9">
              <w:rPr>
                <w:rFonts w:eastAsiaTheme="majorEastAsia"/>
                <w:lang w:val="en-GB"/>
              </w:rPr>
              <w:noBreakHyphen/>
              <w:t>incident reviews and incremental tuning of systems.</w:t>
            </w:r>
          </w:p>
        </w:tc>
      </w:tr>
      <w:tr w:rsidR="00F013D9" w:rsidRPr="00F013D9" w14:paraId="18ACE793" w14:textId="77777777" w:rsidTr="00824E1C">
        <w:trPr>
          <w:tblCellSpacing w:w="15" w:type="dxa"/>
        </w:trPr>
        <w:tc>
          <w:tcPr>
            <w:tcW w:w="0" w:type="auto"/>
            <w:vAlign w:val="center"/>
            <w:hideMark/>
          </w:tcPr>
          <w:p w14:paraId="0839D378" w14:textId="77777777" w:rsidR="00F013D9" w:rsidRPr="00F013D9" w:rsidRDefault="00F013D9" w:rsidP="00F013D9">
            <w:pPr>
              <w:pStyle w:val="NormalWeb"/>
              <w:ind w:left="720"/>
              <w:rPr>
                <w:rFonts w:eastAsiaTheme="majorEastAsia"/>
                <w:lang w:val="en-GB"/>
              </w:rPr>
            </w:pPr>
            <w:r w:rsidRPr="00F013D9">
              <w:rPr>
                <w:rFonts w:eastAsiaTheme="majorEastAsia"/>
                <w:b/>
                <w:bCs/>
                <w:lang w:val="en-GB"/>
              </w:rPr>
              <w:t>Tool Integration</w:t>
            </w:r>
          </w:p>
        </w:tc>
        <w:tc>
          <w:tcPr>
            <w:tcW w:w="0" w:type="auto"/>
            <w:vAlign w:val="center"/>
            <w:hideMark/>
          </w:tcPr>
          <w:p w14:paraId="2D726582" w14:textId="77777777" w:rsidR="00F013D9" w:rsidRPr="00F013D9" w:rsidRDefault="00F013D9" w:rsidP="00F013D9">
            <w:pPr>
              <w:pStyle w:val="NormalWeb"/>
              <w:ind w:left="720"/>
              <w:rPr>
                <w:rFonts w:eastAsiaTheme="majorEastAsia"/>
                <w:lang w:val="en-GB"/>
              </w:rPr>
            </w:pPr>
            <w:r w:rsidRPr="00F013D9">
              <w:rPr>
                <w:rFonts w:eastAsiaTheme="majorEastAsia"/>
                <w:lang w:val="en-GB"/>
              </w:rPr>
              <w:t xml:space="preserve">Frameworks map neatly onto ITSM tools (ServiceNow, Jira Service Management), letting </w:t>
            </w:r>
            <w:proofErr w:type="spellStart"/>
            <w:r w:rsidRPr="00F013D9">
              <w:rPr>
                <w:rFonts w:eastAsiaTheme="majorEastAsia"/>
                <w:lang w:val="en-GB"/>
              </w:rPr>
              <w:t>SysAdmins</w:t>
            </w:r>
            <w:proofErr w:type="spellEnd"/>
            <w:r w:rsidRPr="00F013D9">
              <w:rPr>
                <w:rFonts w:eastAsiaTheme="majorEastAsia"/>
                <w:lang w:val="en-GB"/>
              </w:rPr>
              <w:t xml:space="preserve"> automate ticket flows, asset discovery, and reporting.</w:t>
            </w:r>
          </w:p>
        </w:tc>
      </w:tr>
    </w:tbl>
    <w:p w14:paraId="6C75E8BD" w14:textId="77777777" w:rsidR="00212839" w:rsidRDefault="00212839" w:rsidP="00F013D9">
      <w:pPr>
        <w:pStyle w:val="NormalWeb"/>
        <w:ind w:left="720"/>
        <w:rPr>
          <w:rFonts w:eastAsiaTheme="majorEastAsia"/>
          <w:lang w:val="en-GB"/>
        </w:rPr>
      </w:pPr>
    </w:p>
    <w:p w14:paraId="65BF7E7B" w14:textId="77777777" w:rsidR="00212839" w:rsidRDefault="00212839" w:rsidP="00F013D9">
      <w:pPr>
        <w:pStyle w:val="NormalWeb"/>
        <w:ind w:left="720"/>
        <w:rPr>
          <w:rFonts w:eastAsiaTheme="majorEastAsia"/>
          <w:lang w:val="en-GB"/>
        </w:rPr>
      </w:pPr>
    </w:p>
    <w:p w14:paraId="3C3CA07C" w14:textId="77777777" w:rsidR="00F013D9" w:rsidRPr="00F013D9" w:rsidRDefault="00000000" w:rsidP="00F013D9">
      <w:pPr>
        <w:pStyle w:val="NormalWeb"/>
        <w:ind w:left="720"/>
        <w:rPr>
          <w:rFonts w:eastAsiaTheme="majorEastAsia"/>
          <w:lang w:val="en-GB"/>
        </w:rPr>
      </w:pPr>
      <w:r>
        <w:rPr>
          <w:rFonts w:eastAsiaTheme="majorEastAsia"/>
          <w:lang w:val="en-GB"/>
        </w:rPr>
        <w:pict w14:anchorId="48D4742A">
          <v:rect id="_x0000_i1035" style="width:0;height:1.5pt" o:hralign="center" o:hrstd="t" o:hr="t" fillcolor="#a0a0a0" stroked="f"/>
        </w:pict>
      </w:r>
    </w:p>
    <w:p w14:paraId="7CE583B8" w14:textId="77777777" w:rsidR="00F013D9" w:rsidRPr="00F013D9" w:rsidRDefault="00F013D9" w:rsidP="00F013D9">
      <w:pPr>
        <w:pStyle w:val="NormalWeb"/>
        <w:ind w:left="720"/>
        <w:rPr>
          <w:rFonts w:eastAsiaTheme="majorEastAsia"/>
          <w:b/>
          <w:bCs/>
          <w:lang w:val="en-GB"/>
        </w:rPr>
      </w:pPr>
      <w:r w:rsidRPr="00F013D9">
        <w:rPr>
          <w:rFonts w:eastAsiaTheme="majorEastAsia"/>
          <w:b/>
          <w:bCs/>
          <w:lang w:val="en-GB"/>
        </w:rPr>
        <w:lastRenderedPageBreak/>
        <w:t>3. Popular ITSM Frameworks and Their Benefits</w:t>
      </w:r>
    </w:p>
    <w:tbl>
      <w:tblPr>
        <w:tblW w:w="95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30"/>
        <w:gridCol w:w="3063"/>
        <w:gridCol w:w="3315"/>
      </w:tblGrid>
      <w:tr w:rsidR="00F013D9" w:rsidRPr="00F013D9" w14:paraId="1CC45AEF" w14:textId="77777777" w:rsidTr="7A36CC13">
        <w:trPr>
          <w:tblHeader/>
          <w:tblCellSpacing w:w="15" w:type="dxa"/>
        </w:trPr>
        <w:tc>
          <w:tcPr>
            <w:tcW w:w="2920" w:type="dxa"/>
            <w:vAlign w:val="center"/>
            <w:hideMark/>
          </w:tcPr>
          <w:p w14:paraId="0BFB1F69" w14:textId="77777777" w:rsidR="00F013D9" w:rsidRPr="00F013D9" w:rsidRDefault="00F013D9" w:rsidP="00F013D9">
            <w:pPr>
              <w:pStyle w:val="NormalWeb"/>
              <w:ind w:left="720"/>
              <w:rPr>
                <w:rFonts w:eastAsiaTheme="majorEastAsia"/>
                <w:b/>
                <w:bCs/>
                <w:lang w:val="en-GB"/>
              </w:rPr>
            </w:pPr>
            <w:r w:rsidRPr="00F013D9">
              <w:rPr>
                <w:rFonts w:eastAsiaTheme="majorEastAsia"/>
                <w:b/>
                <w:bCs/>
                <w:lang w:val="en-GB"/>
              </w:rPr>
              <w:t>Framework</w:t>
            </w:r>
          </w:p>
        </w:tc>
        <w:tc>
          <w:tcPr>
            <w:tcW w:w="3225" w:type="dxa"/>
            <w:vAlign w:val="center"/>
            <w:hideMark/>
          </w:tcPr>
          <w:p w14:paraId="3BF0B279" w14:textId="77777777" w:rsidR="00F013D9" w:rsidRPr="00F013D9" w:rsidRDefault="00F013D9" w:rsidP="00F013D9">
            <w:pPr>
              <w:pStyle w:val="NormalWeb"/>
              <w:ind w:left="720"/>
              <w:rPr>
                <w:rFonts w:eastAsiaTheme="majorEastAsia"/>
                <w:b/>
                <w:bCs/>
                <w:lang w:val="en-GB"/>
              </w:rPr>
            </w:pPr>
            <w:r w:rsidRPr="00F013D9">
              <w:rPr>
                <w:rFonts w:eastAsiaTheme="majorEastAsia"/>
                <w:b/>
                <w:bCs/>
                <w:lang w:val="en-GB"/>
              </w:rPr>
              <w:t>Core Focus / Components</w:t>
            </w:r>
          </w:p>
        </w:tc>
        <w:tc>
          <w:tcPr>
            <w:tcW w:w="3363" w:type="dxa"/>
            <w:vAlign w:val="center"/>
            <w:hideMark/>
          </w:tcPr>
          <w:p w14:paraId="1BFB8FB2" w14:textId="77777777" w:rsidR="00F013D9" w:rsidRPr="00F013D9" w:rsidRDefault="00F013D9" w:rsidP="00F013D9">
            <w:pPr>
              <w:pStyle w:val="NormalWeb"/>
              <w:ind w:left="720"/>
              <w:rPr>
                <w:rFonts w:eastAsiaTheme="majorEastAsia"/>
                <w:b/>
                <w:bCs/>
                <w:lang w:val="en-GB"/>
              </w:rPr>
            </w:pPr>
            <w:r w:rsidRPr="00F013D9">
              <w:rPr>
                <w:rFonts w:eastAsiaTheme="majorEastAsia"/>
                <w:b/>
                <w:bCs/>
                <w:lang w:val="en-GB"/>
              </w:rPr>
              <w:t xml:space="preserve">Key Benefits to </w:t>
            </w:r>
            <w:proofErr w:type="spellStart"/>
            <w:r w:rsidRPr="00F013D9">
              <w:rPr>
                <w:rFonts w:eastAsiaTheme="majorEastAsia"/>
                <w:b/>
                <w:bCs/>
                <w:lang w:val="en-GB"/>
              </w:rPr>
              <w:t>SysAdmins</w:t>
            </w:r>
            <w:proofErr w:type="spellEnd"/>
          </w:p>
        </w:tc>
      </w:tr>
      <w:tr w:rsidR="00F013D9" w:rsidRPr="00F013D9" w14:paraId="21E72977" w14:textId="77777777" w:rsidTr="7A36CC13">
        <w:trPr>
          <w:trHeight w:val="3375"/>
          <w:tblCellSpacing w:w="15" w:type="dxa"/>
        </w:trPr>
        <w:tc>
          <w:tcPr>
            <w:tcW w:w="2920" w:type="dxa"/>
            <w:vAlign w:val="center"/>
            <w:hideMark/>
          </w:tcPr>
          <w:p w14:paraId="33E1504D" w14:textId="77777777" w:rsidR="00F013D9" w:rsidRPr="00F013D9" w:rsidRDefault="00F013D9" w:rsidP="00F013D9">
            <w:pPr>
              <w:pStyle w:val="NormalWeb"/>
              <w:ind w:left="720"/>
              <w:rPr>
                <w:rFonts w:eastAsiaTheme="majorEastAsia"/>
                <w:lang w:val="en-GB"/>
              </w:rPr>
            </w:pPr>
            <w:r w:rsidRPr="00F013D9">
              <w:rPr>
                <w:rFonts w:eastAsiaTheme="majorEastAsia"/>
                <w:b/>
                <w:bCs/>
                <w:lang w:val="en-GB"/>
              </w:rPr>
              <w:t>ITIL 4 (Information Technology Infrastructure Library)</w:t>
            </w:r>
          </w:p>
        </w:tc>
        <w:tc>
          <w:tcPr>
            <w:tcW w:w="3225" w:type="dxa"/>
            <w:vAlign w:val="center"/>
            <w:hideMark/>
          </w:tcPr>
          <w:p w14:paraId="65D26CC4" w14:textId="77777777" w:rsidR="00F013D9" w:rsidRPr="00F013D9" w:rsidRDefault="00F013D9" w:rsidP="00F013D9">
            <w:pPr>
              <w:pStyle w:val="NormalWeb"/>
              <w:ind w:left="720"/>
              <w:rPr>
                <w:rFonts w:eastAsiaTheme="majorEastAsia"/>
                <w:lang w:val="en-GB"/>
              </w:rPr>
            </w:pPr>
            <w:r w:rsidRPr="00F013D9">
              <w:rPr>
                <w:rFonts w:eastAsiaTheme="majorEastAsia"/>
                <w:lang w:val="en-GB"/>
              </w:rPr>
              <w:t>34 practice areas within a Service Value System (SVS): Incident, Problem, Change, Release, Continual Improvement, etc.</w:t>
            </w:r>
          </w:p>
        </w:tc>
        <w:tc>
          <w:tcPr>
            <w:tcW w:w="3363" w:type="dxa"/>
            <w:vAlign w:val="center"/>
            <w:hideMark/>
          </w:tcPr>
          <w:p w14:paraId="54A39064" w14:textId="77777777" w:rsidR="00F013D9" w:rsidRPr="00F013D9" w:rsidRDefault="00F013D9" w:rsidP="00F013D9">
            <w:pPr>
              <w:pStyle w:val="NormalWeb"/>
              <w:ind w:left="720"/>
              <w:rPr>
                <w:rFonts w:eastAsiaTheme="majorEastAsia"/>
                <w:lang w:val="en-GB"/>
              </w:rPr>
            </w:pPr>
            <w:r w:rsidRPr="00F013D9">
              <w:rPr>
                <w:rFonts w:eastAsiaTheme="majorEastAsia"/>
                <w:lang w:val="en-GB"/>
              </w:rPr>
              <w:t>• Widely adopted—huge tool and training ecosystem.</w:t>
            </w:r>
            <w:r w:rsidRPr="00F013D9">
              <w:rPr>
                <w:rFonts w:eastAsiaTheme="majorEastAsia"/>
                <w:lang w:val="en-GB"/>
              </w:rPr>
              <w:br/>
              <w:t>• Clear guidance on integrating DevOps, Agile, and cloud operations.</w:t>
            </w:r>
            <w:r w:rsidRPr="00F013D9">
              <w:rPr>
                <w:rFonts w:eastAsiaTheme="majorEastAsia"/>
                <w:lang w:val="en-GB"/>
              </w:rPr>
              <w:br/>
              <w:t xml:space="preserve">• Emphasizes value streams—helps </w:t>
            </w:r>
            <w:proofErr w:type="spellStart"/>
            <w:r w:rsidRPr="00F013D9">
              <w:rPr>
                <w:rFonts w:eastAsiaTheme="majorEastAsia"/>
                <w:lang w:val="en-GB"/>
              </w:rPr>
              <w:t>SysAdmins</w:t>
            </w:r>
            <w:proofErr w:type="spellEnd"/>
            <w:r w:rsidRPr="00F013D9">
              <w:rPr>
                <w:rFonts w:eastAsiaTheme="majorEastAsia"/>
                <w:lang w:val="en-GB"/>
              </w:rPr>
              <w:t xml:space="preserve"> align tasks with business outcomes.</w:t>
            </w:r>
          </w:p>
        </w:tc>
      </w:tr>
      <w:tr w:rsidR="00F013D9" w:rsidRPr="00F013D9" w14:paraId="54EAC90A" w14:textId="77777777" w:rsidTr="7A36CC13">
        <w:trPr>
          <w:trHeight w:val="2610"/>
          <w:tblCellSpacing w:w="15" w:type="dxa"/>
        </w:trPr>
        <w:tc>
          <w:tcPr>
            <w:tcW w:w="2920" w:type="dxa"/>
            <w:vAlign w:val="center"/>
            <w:hideMark/>
          </w:tcPr>
          <w:p w14:paraId="3C2E8B9A" w14:textId="77777777" w:rsidR="00F013D9" w:rsidRPr="00F013D9" w:rsidRDefault="00F013D9" w:rsidP="00F013D9">
            <w:pPr>
              <w:pStyle w:val="NormalWeb"/>
              <w:ind w:left="720"/>
              <w:rPr>
                <w:rFonts w:eastAsiaTheme="majorEastAsia"/>
                <w:lang w:val="en-GB"/>
              </w:rPr>
            </w:pPr>
            <w:r w:rsidRPr="00F013D9">
              <w:rPr>
                <w:rFonts w:eastAsiaTheme="majorEastAsia"/>
                <w:b/>
                <w:bCs/>
                <w:lang w:val="en-GB"/>
              </w:rPr>
              <w:t>COBIT 2019 (Control Objectives for Information and Related Technologies)</w:t>
            </w:r>
          </w:p>
        </w:tc>
        <w:tc>
          <w:tcPr>
            <w:tcW w:w="3225" w:type="dxa"/>
            <w:vAlign w:val="center"/>
            <w:hideMark/>
          </w:tcPr>
          <w:p w14:paraId="60AE76D3" w14:textId="77777777" w:rsidR="00F013D9" w:rsidRPr="00F013D9" w:rsidRDefault="00F013D9" w:rsidP="00F013D9">
            <w:pPr>
              <w:pStyle w:val="NormalWeb"/>
              <w:ind w:left="720"/>
              <w:rPr>
                <w:rFonts w:eastAsiaTheme="majorEastAsia"/>
                <w:lang w:val="en-GB"/>
              </w:rPr>
            </w:pPr>
            <w:r w:rsidRPr="00F013D9">
              <w:rPr>
                <w:rFonts w:eastAsiaTheme="majorEastAsia"/>
                <w:lang w:val="en-GB"/>
              </w:rPr>
              <w:t>Governance and management objectives; links IT processes to enterprise goals and stakeholder needs.</w:t>
            </w:r>
          </w:p>
        </w:tc>
        <w:tc>
          <w:tcPr>
            <w:tcW w:w="3363" w:type="dxa"/>
            <w:vAlign w:val="center"/>
            <w:hideMark/>
          </w:tcPr>
          <w:p w14:paraId="20115B5D" w14:textId="77777777" w:rsidR="00F013D9" w:rsidRPr="00F013D9" w:rsidRDefault="00F013D9" w:rsidP="00F013D9">
            <w:pPr>
              <w:pStyle w:val="NormalWeb"/>
              <w:ind w:left="720"/>
              <w:rPr>
                <w:rFonts w:eastAsiaTheme="majorEastAsia"/>
                <w:lang w:val="en-GB"/>
              </w:rPr>
            </w:pPr>
            <w:r w:rsidRPr="00F013D9">
              <w:rPr>
                <w:rFonts w:eastAsiaTheme="majorEastAsia"/>
                <w:lang w:val="en-GB"/>
              </w:rPr>
              <w:t xml:space="preserve">• Strong focus on governance and risk—helps </w:t>
            </w:r>
            <w:proofErr w:type="spellStart"/>
            <w:r w:rsidRPr="00F013D9">
              <w:rPr>
                <w:rFonts w:eastAsiaTheme="majorEastAsia"/>
                <w:lang w:val="en-GB"/>
              </w:rPr>
              <w:t>SysAdmins</w:t>
            </w:r>
            <w:proofErr w:type="spellEnd"/>
            <w:r w:rsidRPr="00F013D9">
              <w:rPr>
                <w:rFonts w:eastAsiaTheme="majorEastAsia"/>
                <w:lang w:val="en-GB"/>
              </w:rPr>
              <w:t xml:space="preserve"> justify controls and audits.</w:t>
            </w:r>
            <w:r w:rsidRPr="00F013D9">
              <w:rPr>
                <w:rFonts w:eastAsiaTheme="majorEastAsia"/>
                <w:lang w:val="en-GB"/>
              </w:rPr>
              <w:br/>
              <w:t>• Maps directly to compliance standards (e.g., SOX, GDPR).</w:t>
            </w:r>
          </w:p>
        </w:tc>
      </w:tr>
      <w:tr w:rsidR="00F013D9" w:rsidRPr="00F013D9" w14:paraId="72888C92" w14:textId="77777777" w:rsidTr="7A36CC13">
        <w:trPr>
          <w:trHeight w:val="2445"/>
          <w:tblCellSpacing w:w="15" w:type="dxa"/>
        </w:trPr>
        <w:tc>
          <w:tcPr>
            <w:tcW w:w="2920" w:type="dxa"/>
            <w:vAlign w:val="center"/>
            <w:hideMark/>
          </w:tcPr>
          <w:p w14:paraId="4E2F5EB2" w14:textId="77777777" w:rsidR="00F013D9" w:rsidRPr="00F013D9" w:rsidRDefault="00F013D9" w:rsidP="00F013D9">
            <w:pPr>
              <w:pStyle w:val="NormalWeb"/>
              <w:ind w:left="720"/>
              <w:rPr>
                <w:rFonts w:eastAsiaTheme="majorEastAsia"/>
                <w:lang w:val="en-GB"/>
              </w:rPr>
            </w:pPr>
            <w:r w:rsidRPr="00F013D9">
              <w:rPr>
                <w:rFonts w:eastAsiaTheme="majorEastAsia"/>
                <w:b/>
                <w:bCs/>
                <w:lang w:val="en-GB"/>
              </w:rPr>
              <w:t>ISO/IEC 20000</w:t>
            </w:r>
            <w:r w:rsidRPr="00F013D9">
              <w:rPr>
                <w:rFonts w:eastAsiaTheme="majorEastAsia"/>
                <w:b/>
                <w:bCs/>
                <w:lang w:val="en-GB"/>
              </w:rPr>
              <w:noBreakHyphen/>
              <w:t>1:2018</w:t>
            </w:r>
          </w:p>
        </w:tc>
        <w:tc>
          <w:tcPr>
            <w:tcW w:w="3225" w:type="dxa"/>
            <w:vAlign w:val="center"/>
            <w:hideMark/>
          </w:tcPr>
          <w:p w14:paraId="0A50B93F" w14:textId="77777777" w:rsidR="00F013D9" w:rsidRPr="00F013D9" w:rsidRDefault="00F013D9" w:rsidP="00F013D9">
            <w:pPr>
              <w:pStyle w:val="NormalWeb"/>
              <w:ind w:left="720"/>
              <w:rPr>
                <w:rFonts w:eastAsiaTheme="majorEastAsia"/>
                <w:lang w:val="en-GB"/>
              </w:rPr>
            </w:pPr>
            <w:r w:rsidRPr="00F013D9">
              <w:rPr>
                <w:rFonts w:eastAsiaTheme="majorEastAsia"/>
                <w:lang w:val="en-GB"/>
              </w:rPr>
              <w:t>International standard for service management systems (SMS).</w:t>
            </w:r>
          </w:p>
        </w:tc>
        <w:tc>
          <w:tcPr>
            <w:tcW w:w="3363" w:type="dxa"/>
            <w:vAlign w:val="center"/>
            <w:hideMark/>
          </w:tcPr>
          <w:p w14:paraId="55DF4C8C" w14:textId="77777777" w:rsidR="00F013D9" w:rsidRPr="00F013D9" w:rsidRDefault="00F013D9" w:rsidP="00F013D9">
            <w:pPr>
              <w:pStyle w:val="NormalWeb"/>
              <w:ind w:left="720"/>
              <w:rPr>
                <w:rFonts w:eastAsiaTheme="majorEastAsia"/>
                <w:lang w:val="en-GB"/>
              </w:rPr>
            </w:pPr>
            <w:r w:rsidRPr="00F013D9">
              <w:rPr>
                <w:rFonts w:eastAsiaTheme="majorEastAsia"/>
                <w:lang w:val="en-GB"/>
              </w:rPr>
              <w:t>• Certification</w:t>
            </w:r>
            <w:r w:rsidRPr="00F013D9">
              <w:rPr>
                <w:rFonts w:eastAsiaTheme="majorEastAsia"/>
                <w:lang w:val="en-GB"/>
              </w:rPr>
              <w:noBreakHyphen/>
              <w:t>ready—demonstrates service quality to customers.</w:t>
            </w:r>
            <w:r w:rsidRPr="00F013D9">
              <w:rPr>
                <w:rFonts w:eastAsiaTheme="majorEastAsia"/>
                <w:lang w:val="en-GB"/>
              </w:rPr>
              <w:br/>
              <w:t xml:space="preserve">• Prescriptive requirements simplify documentation and audits for </w:t>
            </w:r>
            <w:proofErr w:type="spellStart"/>
            <w:r w:rsidRPr="00F013D9">
              <w:rPr>
                <w:rFonts w:eastAsiaTheme="majorEastAsia"/>
                <w:lang w:val="en-GB"/>
              </w:rPr>
              <w:t>SysAdmins</w:t>
            </w:r>
            <w:proofErr w:type="spellEnd"/>
            <w:r w:rsidRPr="00F013D9">
              <w:rPr>
                <w:rFonts w:eastAsiaTheme="majorEastAsia"/>
                <w:lang w:val="en-GB"/>
              </w:rPr>
              <w:t>.</w:t>
            </w:r>
          </w:p>
        </w:tc>
      </w:tr>
      <w:tr w:rsidR="00F013D9" w:rsidRPr="00F013D9" w14:paraId="3D38FEC1" w14:textId="77777777" w:rsidTr="7A36CC13">
        <w:trPr>
          <w:trHeight w:val="1245"/>
          <w:tblCellSpacing w:w="15" w:type="dxa"/>
        </w:trPr>
        <w:tc>
          <w:tcPr>
            <w:tcW w:w="2920" w:type="dxa"/>
            <w:vAlign w:val="center"/>
            <w:hideMark/>
          </w:tcPr>
          <w:p w14:paraId="7B85A496" w14:textId="77777777" w:rsidR="00F013D9" w:rsidRPr="00F013D9" w:rsidRDefault="00F013D9" w:rsidP="00F013D9">
            <w:pPr>
              <w:pStyle w:val="NormalWeb"/>
              <w:ind w:left="720"/>
              <w:rPr>
                <w:rFonts w:eastAsiaTheme="majorEastAsia"/>
                <w:lang w:val="en-GB"/>
              </w:rPr>
            </w:pPr>
            <w:r w:rsidRPr="00F013D9">
              <w:rPr>
                <w:rFonts w:eastAsiaTheme="majorEastAsia"/>
                <w:b/>
                <w:bCs/>
                <w:lang w:val="en-GB"/>
              </w:rPr>
              <w:t>MOF (Microsoft Operations Framework)</w:t>
            </w:r>
          </w:p>
        </w:tc>
        <w:tc>
          <w:tcPr>
            <w:tcW w:w="3225" w:type="dxa"/>
            <w:vAlign w:val="center"/>
            <w:hideMark/>
          </w:tcPr>
          <w:p w14:paraId="51080FE5" w14:textId="77777777" w:rsidR="00F013D9" w:rsidRPr="00F013D9" w:rsidRDefault="00F013D9" w:rsidP="00F013D9">
            <w:pPr>
              <w:pStyle w:val="NormalWeb"/>
              <w:ind w:left="720"/>
              <w:rPr>
                <w:rFonts w:eastAsiaTheme="majorEastAsia"/>
                <w:lang w:val="en-GB"/>
              </w:rPr>
            </w:pPr>
            <w:r w:rsidRPr="00F013D9">
              <w:rPr>
                <w:rFonts w:eastAsiaTheme="majorEastAsia"/>
                <w:lang w:val="en-GB"/>
              </w:rPr>
              <w:t>Service management guidance tailored to Microsoft environments; life</w:t>
            </w:r>
            <w:r w:rsidRPr="00F013D9">
              <w:rPr>
                <w:rFonts w:eastAsiaTheme="majorEastAsia"/>
                <w:lang w:val="en-GB"/>
              </w:rPr>
              <w:noBreakHyphen/>
              <w:t>cycle phases: Plan, Deliver, Operate, Manage.</w:t>
            </w:r>
          </w:p>
        </w:tc>
        <w:tc>
          <w:tcPr>
            <w:tcW w:w="3363" w:type="dxa"/>
            <w:vAlign w:val="center"/>
            <w:hideMark/>
          </w:tcPr>
          <w:p w14:paraId="3D569258" w14:textId="77777777" w:rsidR="00F013D9" w:rsidRPr="00F013D9" w:rsidRDefault="00F013D9" w:rsidP="00F013D9">
            <w:pPr>
              <w:pStyle w:val="NormalWeb"/>
              <w:ind w:left="720"/>
              <w:rPr>
                <w:rFonts w:eastAsiaTheme="majorEastAsia"/>
                <w:lang w:val="en-GB"/>
              </w:rPr>
            </w:pPr>
            <w:r w:rsidRPr="00F013D9">
              <w:rPr>
                <w:rFonts w:eastAsiaTheme="majorEastAsia"/>
                <w:lang w:val="en-GB"/>
              </w:rPr>
              <w:t>• Native alignment with Windows Server, Azure, and Microsoft 365.</w:t>
            </w:r>
            <w:r w:rsidRPr="00F013D9">
              <w:rPr>
                <w:rFonts w:eastAsiaTheme="majorEastAsia"/>
                <w:lang w:val="en-GB"/>
              </w:rPr>
              <w:br/>
              <w:t>• Detailed operational checklists and risk assessments.</w:t>
            </w:r>
          </w:p>
        </w:tc>
      </w:tr>
      <w:tr w:rsidR="00F013D9" w:rsidRPr="00F013D9" w14:paraId="15B95D02" w14:textId="77777777" w:rsidTr="7A36CC13">
        <w:trPr>
          <w:trHeight w:val="840"/>
          <w:tblCellSpacing w:w="15" w:type="dxa"/>
        </w:trPr>
        <w:tc>
          <w:tcPr>
            <w:tcW w:w="2920" w:type="dxa"/>
            <w:vAlign w:val="center"/>
            <w:hideMark/>
          </w:tcPr>
          <w:p w14:paraId="4E920236" w14:textId="77777777" w:rsidR="00F013D9" w:rsidRPr="00F013D9" w:rsidRDefault="00F013D9" w:rsidP="00F013D9">
            <w:pPr>
              <w:pStyle w:val="NormalWeb"/>
              <w:ind w:left="720"/>
              <w:rPr>
                <w:rFonts w:eastAsiaTheme="majorEastAsia"/>
                <w:lang w:val="en-GB"/>
              </w:rPr>
            </w:pPr>
            <w:proofErr w:type="spellStart"/>
            <w:r w:rsidRPr="00F013D9">
              <w:rPr>
                <w:rFonts w:eastAsiaTheme="majorEastAsia"/>
                <w:b/>
                <w:bCs/>
                <w:lang w:val="en-GB"/>
              </w:rPr>
              <w:t>FitSM</w:t>
            </w:r>
            <w:proofErr w:type="spellEnd"/>
          </w:p>
        </w:tc>
        <w:tc>
          <w:tcPr>
            <w:tcW w:w="3225" w:type="dxa"/>
            <w:vAlign w:val="center"/>
            <w:hideMark/>
          </w:tcPr>
          <w:p w14:paraId="526BB220" w14:textId="77777777" w:rsidR="00F013D9" w:rsidRPr="00F013D9" w:rsidRDefault="00F013D9" w:rsidP="00F013D9">
            <w:pPr>
              <w:pStyle w:val="NormalWeb"/>
              <w:ind w:left="720"/>
              <w:rPr>
                <w:rFonts w:eastAsiaTheme="majorEastAsia"/>
                <w:lang w:val="en-GB"/>
              </w:rPr>
            </w:pPr>
            <w:r w:rsidRPr="00F013D9">
              <w:rPr>
                <w:rFonts w:eastAsiaTheme="majorEastAsia"/>
                <w:lang w:val="en-GB"/>
              </w:rPr>
              <w:t xml:space="preserve">Lightweight, modular standard for small/medium </w:t>
            </w:r>
            <w:r w:rsidRPr="00F013D9">
              <w:rPr>
                <w:rFonts w:eastAsiaTheme="majorEastAsia"/>
                <w:lang w:val="en-GB"/>
              </w:rPr>
              <w:lastRenderedPageBreak/>
              <w:t>organizations or research networks.</w:t>
            </w:r>
          </w:p>
        </w:tc>
        <w:tc>
          <w:tcPr>
            <w:tcW w:w="3363" w:type="dxa"/>
            <w:vAlign w:val="center"/>
            <w:hideMark/>
          </w:tcPr>
          <w:p w14:paraId="089D4DAB" w14:textId="77777777" w:rsidR="00F013D9" w:rsidRPr="00F013D9" w:rsidRDefault="00F013D9" w:rsidP="00F013D9">
            <w:pPr>
              <w:pStyle w:val="NormalWeb"/>
              <w:ind w:left="720"/>
              <w:rPr>
                <w:rFonts w:eastAsiaTheme="majorEastAsia"/>
                <w:lang w:val="en-GB"/>
              </w:rPr>
            </w:pPr>
          </w:p>
        </w:tc>
      </w:tr>
    </w:tbl>
    <w:p w14:paraId="1846B30B" w14:textId="77777777" w:rsidR="00B44349" w:rsidRPr="00F013D9" w:rsidRDefault="00B44349" w:rsidP="00B44349">
      <w:pPr>
        <w:pStyle w:val="NormalWeb"/>
        <w:ind w:left="720"/>
        <w:rPr>
          <w:rStyle w:val="Strong"/>
          <w:rFonts w:eastAsiaTheme="majorEastAsia"/>
          <w:b w:val="0"/>
          <w:bCs w:val="0"/>
          <w:lang w:val="en-GB"/>
        </w:rPr>
      </w:pPr>
    </w:p>
    <w:p w14:paraId="6274D186" w14:textId="44616EAF" w:rsidR="4C770467" w:rsidRDefault="4C770467" w:rsidP="4C770467">
      <w:pPr>
        <w:pStyle w:val="NormalWeb"/>
        <w:ind w:left="720"/>
        <w:rPr>
          <w:rStyle w:val="Strong"/>
          <w:rFonts w:eastAsiaTheme="majorEastAsia"/>
          <w:b w:val="0"/>
          <w:bCs w:val="0"/>
          <w:color w:val="FF0000"/>
        </w:rPr>
      </w:pPr>
    </w:p>
    <w:p w14:paraId="357E0B11" w14:textId="33BB178E" w:rsidR="00A81C4A" w:rsidRPr="00870497" w:rsidRDefault="00A81C4A" w:rsidP="002E5D0A">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t xml:space="preserve">Compare and contrast Ubuntu and CentOS Linux distributions. Discuss their respective advantages and typical use cases in enterprise environments. </w:t>
      </w:r>
    </w:p>
    <w:p w14:paraId="349CD54A" w14:textId="77777777" w:rsidR="0097792B" w:rsidRPr="0097792B" w:rsidRDefault="0097792B" w:rsidP="0097792B">
      <w:pPr>
        <w:pStyle w:val="NormalWeb"/>
        <w:ind w:left="720"/>
        <w:rPr>
          <w:rFonts w:eastAsiaTheme="majorEastAsia"/>
          <w:lang w:val="en-GB"/>
        </w:rPr>
      </w:pPr>
      <w:r w:rsidRPr="0097792B">
        <w:rPr>
          <w:rFonts w:eastAsiaTheme="majorEastAsia"/>
          <w:b/>
          <w:bCs/>
          <w:lang w:val="en-GB"/>
        </w:rPr>
        <w:t>Answer:</w:t>
      </w:r>
    </w:p>
    <w:p w14:paraId="7FAF4342" w14:textId="77777777" w:rsidR="0097792B" w:rsidRPr="0097792B" w:rsidRDefault="00000000" w:rsidP="0097792B">
      <w:pPr>
        <w:pStyle w:val="NormalWeb"/>
        <w:ind w:left="720"/>
        <w:rPr>
          <w:rFonts w:eastAsiaTheme="majorEastAsia"/>
          <w:lang w:val="en-GB"/>
        </w:rPr>
      </w:pPr>
      <w:r>
        <w:rPr>
          <w:rFonts w:eastAsiaTheme="majorEastAsia"/>
          <w:lang w:val="en-GB"/>
        </w:rPr>
        <w:pict w14:anchorId="780E8BB2">
          <v:rect id="_x0000_i1036" style="width:0;height:1.5pt" o:hralign="center" o:hrstd="t" o:hr="t" fillcolor="#a0a0a0" stroked="f"/>
        </w:pict>
      </w:r>
    </w:p>
    <w:p w14:paraId="01B447D9" w14:textId="77777777" w:rsidR="0097792B" w:rsidRPr="0097792B" w:rsidRDefault="0097792B" w:rsidP="0097792B">
      <w:pPr>
        <w:pStyle w:val="NormalWeb"/>
        <w:ind w:left="720"/>
        <w:rPr>
          <w:rFonts w:eastAsiaTheme="majorEastAsia"/>
          <w:b/>
          <w:bCs/>
          <w:lang w:val="en-GB"/>
        </w:rPr>
      </w:pPr>
      <w:r w:rsidRPr="0097792B">
        <w:rPr>
          <w:rFonts w:eastAsiaTheme="majorEastAsia"/>
          <w:b/>
          <w:bCs/>
          <w:lang w:val="en-GB"/>
        </w:rPr>
        <w:t>1. Introduction</w:t>
      </w:r>
    </w:p>
    <w:p w14:paraId="7C34EF86" w14:textId="77777777" w:rsidR="0097792B" w:rsidRPr="0097792B" w:rsidRDefault="0097792B" w:rsidP="0097792B">
      <w:pPr>
        <w:pStyle w:val="NormalWeb"/>
        <w:ind w:left="720"/>
        <w:rPr>
          <w:rFonts w:eastAsiaTheme="majorEastAsia"/>
          <w:lang w:val="en-GB"/>
        </w:rPr>
      </w:pPr>
      <w:r w:rsidRPr="0097792B">
        <w:rPr>
          <w:rFonts w:eastAsiaTheme="majorEastAsia"/>
          <w:b/>
          <w:bCs/>
          <w:lang w:val="en-GB"/>
        </w:rPr>
        <w:t>Linux distributions</w:t>
      </w:r>
      <w:r w:rsidRPr="0097792B">
        <w:rPr>
          <w:rFonts w:eastAsiaTheme="majorEastAsia"/>
          <w:lang w:val="en-GB"/>
        </w:rPr>
        <w:t xml:space="preserve"> are various operating systems built on the Linux kernel, tailored for different purposes. </w:t>
      </w:r>
      <w:r w:rsidRPr="0097792B">
        <w:rPr>
          <w:rFonts w:eastAsiaTheme="majorEastAsia"/>
          <w:b/>
          <w:bCs/>
          <w:lang w:val="en-GB"/>
        </w:rPr>
        <w:t>Ubuntu</w:t>
      </w:r>
      <w:r w:rsidRPr="0097792B">
        <w:rPr>
          <w:rFonts w:eastAsiaTheme="majorEastAsia"/>
          <w:lang w:val="en-GB"/>
        </w:rPr>
        <w:t xml:space="preserve"> and </w:t>
      </w:r>
      <w:r w:rsidRPr="0097792B">
        <w:rPr>
          <w:rFonts w:eastAsiaTheme="majorEastAsia"/>
          <w:b/>
          <w:bCs/>
          <w:lang w:val="en-GB"/>
        </w:rPr>
        <w:t>CentOS</w:t>
      </w:r>
      <w:r w:rsidRPr="0097792B">
        <w:rPr>
          <w:rFonts w:eastAsiaTheme="majorEastAsia"/>
          <w:lang w:val="en-GB"/>
        </w:rPr>
        <w:t xml:space="preserve"> are two widely used Linux distributions, especially in enterprise environments. Each has its unique features, advantages, and target audiences.</w:t>
      </w:r>
    </w:p>
    <w:p w14:paraId="15D5E185" w14:textId="77777777" w:rsidR="0097792B" w:rsidRPr="0097792B" w:rsidRDefault="00000000" w:rsidP="0097792B">
      <w:pPr>
        <w:pStyle w:val="NormalWeb"/>
        <w:ind w:left="720"/>
        <w:rPr>
          <w:rFonts w:eastAsiaTheme="majorEastAsia"/>
          <w:lang w:val="en-GB"/>
        </w:rPr>
      </w:pPr>
      <w:r>
        <w:rPr>
          <w:rFonts w:eastAsiaTheme="majorEastAsia"/>
          <w:lang w:val="en-GB"/>
        </w:rPr>
        <w:pict w14:anchorId="61122D83">
          <v:rect id="_x0000_i1037" style="width:0;height:1.5pt" o:hralign="center" o:hrstd="t" o:hr="t" fillcolor="#a0a0a0" stroked="f"/>
        </w:pict>
      </w:r>
    </w:p>
    <w:p w14:paraId="49395CD8" w14:textId="77777777" w:rsidR="0097792B" w:rsidRPr="0097792B" w:rsidRDefault="0097792B" w:rsidP="0097792B">
      <w:pPr>
        <w:pStyle w:val="NormalWeb"/>
        <w:ind w:left="720"/>
        <w:rPr>
          <w:rFonts w:eastAsiaTheme="majorEastAsia"/>
          <w:b/>
          <w:bCs/>
          <w:lang w:val="en-GB"/>
        </w:rPr>
      </w:pPr>
      <w:r w:rsidRPr="0097792B">
        <w:rPr>
          <w:rFonts w:eastAsiaTheme="majorEastAsia"/>
          <w:b/>
          <w:bCs/>
          <w:lang w:val="en-GB"/>
        </w:rPr>
        <w:t>2. Comparison of Ubuntu and CentOS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7"/>
        <w:gridCol w:w="3178"/>
        <w:gridCol w:w="3595"/>
      </w:tblGrid>
      <w:tr w:rsidR="0097792B" w:rsidRPr="0097792B" w14:paraId="17D87FD6" w14:textId="77777777" w:rsidTr="00824E1C">
        <w:trPr>
          <w:tblHeader/>
          <w:tblCellSpacing w:w="15" w:type="dxa"/>
        </w:trPr>
        <w:tc>
          <w:tcPr>
            <w:tcW w:w="0" w:type="auto"/>
            <w:vAlign w:val="center"/>
            <w:hideMark/>
          </w:tcPr>
          <w:p w14:paraId="38ABA6C8" w14:textId="77777777" w:rsidR="0097792B" w:rsidRPr="0097792B" w:rsidRDefault="0097792B" w:rsidP="0097792B">
            <w:pPr>
              <w:pStyle w:val="NormalWeb"/>
              <w:ind w:left="720"/>
              <w:rPr>
                <w:rFonts w:eastAsiaTheme="majorEastAsia"/>
                <w:b/>
                <w:bCs/>
                <w:lang w:val="en-GB"/>
              </w:rPr>
            </w:pPr>
            <w:r w:rsidRPr="0097792B">
              <w:rPr>
                <w:rFonts w:eastAsiaTheme="majorEastAsia"/>
                <w:b/>
                <w:bCs/>
                <w:lang w:val="en-GB"/>
              </w:rPr>
              <w:t>Criteria</w:t>
            </w:r>
          </w:p>
        </w:tc>
        <w:tc>
          <w:tcPr>
            <w:tcW w:w="0" w:type="auto"/>
            <w:vAlign w:val="center"/>
            <w:hideMark/>
          </w:tcPr>
          <w:p w14:paraId="2C2A181B" w14:textId="77777777" w:rsidR="0097792B" w:rsidRPr="0097792B" w:rsidRDefault="0097792B" w:rsidP="0097792B">
            <w:pPr>
              <w:pStyle w:val="NormalWeb"/>
              <w:ind w:left="720"/>
              <w:rPr>
                <w:rFonts w:eastAsiaTheme="majorEastAsia"/>
                <w:b/>
                <w:bCs/>
                <w:lang w:val="en-GB"/>
              </w:rPr>
            </w:pPr>
            <w:r w:rsidRPr="0097792B">
              <w:rPr>
                <w:rFonts w:eastAsiaTheme="majorEastAsia"/>
                <w:b/>
                <w:bCs/>
                <w:lang w:val="en-GB"/>
              </w:rPr>
              <w:t>Ubuntu</w:t>
            </w:r>
          </w:p>
        </w:tc>
        <w:tc>
          <w:tcPr>
            <w:tcW w:w="0" w:type="auto"/>
            <w:vAlign w:val="center"/>
            <w:hideMark/>
          </w:tcPr>
          <w:p w14:paraId="65EB884B" w14:textId="77777777" w:rsidR="0097792B" w:rsidRPr="0097792B" w:rsidRDefault="0097792B" w:rsidP="0097792B">
            <w:pPr>
              <w:pStyle w:val="NormalWeb"/>
              <w:ind w:left="720"/>
              <w:rPr>
                <w:rFonts w:eastAsiaTheme="majorEastAsia"/>
                <w:b/>
                <w:bCs/>
                <w:lang w:val="en-GB"/>
              </w:rPr>
            </w:pPr>
            <w:r w:rsidRPr="0097792B">
              <w:rPr>
                <w:rFonts w:eastAsiaTheme="majorEastAsia"/>
                <w:b/>
                <w:bCs/>
                <w:lang w:val="en-GB"/>
              </w:rPr>
              <w:t>CentOS (now succeeded by CentOS Stream)</w:t>
            </w:r>
          </w:p>
        </w:tc>
      </w:tr>
      <w:tr w:rsidR="0097792B" w:rsidRPr="0097792B" w14:paraId="733E537F" w14:textId="77777777" w:rsidTr="00824E1C">
        <w:trPr>
          <w:tblCellSpacing w:w="15" w:type="dxa"/>
        </w:trPr>
        <w:tc>
          <w:tcPr>
            <w:tcW w:w="0" w:type="auto"/>
            <w:vAlign w:val="center"/>
            <w:hideMark/>
          </w:tcPr>
          <w:p w14:paraId="67ACFF5E" w14:textId="77777777" w:rsidR="0097792B" w:rsidRPr="0097792B" w:rsidRDefault="0097792B" w:rsidP="0097792B">
            <w:pPr>
              <w:pStyle w:val="NormalWeb"/>
              <w:ind w:left="720"/>
              <w:rPr>
                <w:rFonts w:eastAsiaTheme="majorEastAsia"/>
                <w:lang w:val="en-GB"/>
              </w:rPr>
            </w:pPr>
            <w:r w:rsidRPr="0097792B">
              <w:rPr>
                <w:rFonts w:eastAsiaTheme="majorEastAsia"/>
                <w:b/>
                <w:bCs/>
                <w:lang w:val="en-GB"/>
              </w:rPr>
              <w:t>Base Distribution</w:t>
            </w:r>
          </w:p>
        </w:tc>
        <w:tc>
          <w:tcPr>
            <w:tcW w:w="0" w:type="auto"/>
            <w:vAlign w:val="center"/>
            <w:hideMark/>
          </w:tcPr>
          <w:p w14:paraId="72CDB60D" w14:textId="77777777" w:rsidR="0097792B" w:rsidRPr="0097792B" w:rsidRDefault="0097792B" w:rsidP="0097792B">
            <w:pPr>
              <w:pStyle w:val="NormalWeb"/>
              <w:ind w:left="720"/>
              <w:rPr>
                <w:rFonts w:eastAsiaTheme="majorEastAsia"/>
                <w:lang w:val="en-GB"/>
              </w:rPr>
            </w:pPr>
            <w:r w:rsidRPr="0097792B">
              <w:rPr>
                <w:rFonts w:eastAsiaTheme="majorEastAsia"/>
                <w:lang w:val="en-GB"/>
              </w:rPr>
              <w:t>Based on Debian</w:t>
            </w:r>
          </w:p>
        </w:tc>
        <w:tc>
          <w:tcPr>
            <w:tcW w:w="0" w:type="auto"/>
            <w:vAlign w:val="center"/>
            <w:hideMark/>
          </w:tcPr>
          <w:p w14:paraId="58CE090E" w14:textId="77777777" w:rsidR="0097792B" w:rsidRPr="0097792B" w:rsidRDefault="0097792B" w:rsidP="0097792B">
            <w:pPr>
              <w:pStyle w:val="NormalWeb"/>
              <w:ind w:left="720"/>
              <w:rPr>
                <w:rFonts w:eastAsiaTheme="majorEastAsia"/>
                <w:lang w:val="en-GB"/>
              </w:rPr>
            </w:pPr>
            <w:r w:rsidRPr="0097792B">
              <w:rPr>
                <w:rFonts w:eastAsiaTheme="majorEastAsia"/>
                <w:lang w:val="en-GB"/>
              </w:rPr>
              <w:t>Based on Red Hat Enterprise Linux (RHEL)</w:t>
            </w:r>
          </w:p>
        </w:tc>
      </w:tr>
      <w:tr w:rsidR="0097792B" w:rsidRPr="0097792B" w14:paraId="4E82BDC2" w14:textId="77777777" w:rsidTr="00824E1C">
        <w:trPr>
          <w:tblCellSpacing w:w="15" w:type="dxa"/>
        </w:trPr>
        <w:tc>
          <w:tcPr>
            <w:tcW w:w="0" w:type="auto"/>
            <w:vAlign w:val="center"/>
            <w:hideMark/>
          </w:tcPr>
          <w:p w14:paraId="3916212E" w14:textId="77777777" w:rsidR="0097792B" w:rsidRPr="0097792B" w:rsidRDefault="0097792B" w:rsidP="0097792B">
            <w:pPr>
              <w:pStyle w:val="NormalWeb"/>
              <w:ind w:left="720"/>
              <w:rPr>
                <w:rFonts w:eastAsiaTheme="majorEastAsia"/>
                <w:lang w:val="en-GB"/>
              </w:rPr>
            </w:pPr>
            <w:r w:rsidRPr="0097792B">
              <w:rPr>
                <w:rFonts w:eastAsiaTheme="majorEastAsia"/>
                <w:b/>
                <w:bCs/>
                <w:lang w:val="en-GB"/>
              </w:rPr>
              <w:t>Package Manager</w:t>
            </w:r>
          </w:p>
        </w:tc>
        <w:tc>
          <w:tcPr>
            <w:tcW w:w="0" w:type="auto"/>
            <w:vAlign w:val="center"/>
            <w:hideMark/>
          </w:tcPr>
          <w:p w14:paraId="2103A6DF" w14:textId="77777777" w:rsidR="0097792B" w:rsidRPr="0097792B" w:rsidRDefault="0097792B" w:rsidP="0097792B">
            <w:pPr>
              <w:pStyle w:val="NormalWeb"/>
              <w:ind w:left="720"/>
              <w:rPr>
                <w:rFonts w:eastAsiaTheme="majorEastAsia"/>
                <w:lang w:val="en-GB"/>
              </w:rPr>
            </w:pPr>
            <w:r w:rsidRPr="0097792B">
              <w:rPr>
                <w:rFonts w:eastAsiaTheme="majorEastAsia"/>
                <w:lang w:val="en-GB"/>
              </w:rPr>
              <w:t>APT (.deb packages)</w:t>
            </w:r>
          </w:p>
        </w:tc>
        <w:tc>
          <w:tcPr>
            <w:tcW w:w="0" w:type="auto"/>
            <w:vAlign w:val="center"/>
            <w:hideMark/>
          </w:tcPr>
          <w:p w14:paraId="24258597" w14:textId="77777777" w:rsidR="0097792B" w:rsidRPr="0097792B" w:rsidRDefault="0097792B" w:rsidP="0097792B">
            <w:pPr>
              <w:pStyle w:val="NormalWeb"/>
              <w:ind w:left="720"/>
              <w:rPr>
                <w:rFonts w:eastAsiaTheme="majorEastAsia"/>
                <w:lang w:val="en-GB"/>
              </w:rPr>
            </w:pPr>
            <w:r w:rsidRPr="0097792B">
              <w:rPr>
                <w:rFonts w:eastAsiaTheme="majorEastAsia"/>
                <w:lang w:val="en-GB"/>
              </w:rPr>
              <w:t>YUM/DNF (.rpm packages)</w:t>
            </w:r>
          </w:p>
        </w:tc>
      </w:tr>
      <w:tr w:rsidR="0097792B" w:rsidRPr="0097792B" w14:paraId="0774BE64" w14:textId="77777777" w:rsidTr="00824E1C">
        <w:trPr>
          <w:tblCellSpacing w:w="15" w:type="dxa"/>
        </w:trPr>
        <w:tc>
          <w:tcPr>
            <w:tcW w:w="0" w:type="auto"/>
            <w:vAlign w:val="center"/>
            <w:hideMark/>
          </w:tcPr>
          <w:p w14:paraId="08B69565" w14:textId="77777777" w:rsidR="0097792B" w:rsidRPr="0097792B" w:rsidRDefault="0097792B" w:rsidP="0097792B">
            <w:pPr>
              <w:pStyle w:val="NormalWeb"/>
              <w:ind w:left="720"/>
              <w:rPr>
                <w:rFonts w:eastAsiaTheme="majorEastAsia"/>
                <w:lang w:val="en-GB"/>
              </w:rPr>
            </w:pPr>
            <w:r w:rsidRPr="0097792B">
              <w:rPr>
                <w:rFonts w:eastAsiaTheme="majorEastAsia"/>
                <w:b/>
                <w:bCs/>
                <w:lang w:val="en-GB"/>
              </w:rPr>
              <w:t>Release Cycle</w:t>
            </w:r>
          </w:p>
        </w:tc>
        <w:tc>
          <w:tcPr>
            <w:tcW w:w="0" w:type="auto"/>
            <w:vAlign w:val="center"/>
            <w:hideMark/>
          </w:tcPr>
          <w:p w14:paraId="5F8DF5F7" w14:textId="77777777" w:rsidR="0097792B" w:rsidRPr="0097792B" w:rsidRDefault="0097792B" w:rsidP="0097792B">
            <w:pPr>
              <w:pStyle w:val="NormalWeb"/>
              <w:ind w:left="720"/>
              <w:rPr>
                <w:rFonts w:eastAsiaTheme="majorEastAsia"/>
                <w:lang w:val="en-GB"/>
              </w:rPr>
            </w:pPr>
            <w:r w:rsidRPr="0097792B">
              <w:rPr>
                <w:rFonts w:eastAsiaTheme="majorEastAsia"/>
                <w:lang w:val="en-GB"/>
              </w:rPr>
              <w:t>Frequent updates (LTS versions supported 5 yrs)</w:t>
            </w:r>
          </w:p>
        </w:tc>
        <w:tc>
          <w:tcPr>
            <w:tcW w:w="0" w:type="auto"/>
            <w:vAlign w:val="center"/>
            <w:hideMark/>
          </w:tcPr>
          <w:p w14:paraId="6422005C" w14:textId="77777777" w:rsidR="0097792B" w:rsidRPr="0097792B" w:rsidRDefault="0097792B" w:rsidP="0097792B">
            <w:pPr>
              <w:pStyle w:val="NormalWeb"/>
              <w:ind w:left="720"/>
              <w:rPr>
                <w:rFonts w:eastAsiaTheme="majorEastAsia"/>
                <w:lang w:val="en-GB"/>
              </w:rPr>
            </w:pPr>
            <w:r w:rsidRPr="0097792B">
              <w:rPr>
                <w:rFonts w:eastAsiaTheme="majorEastAsia"/>
                <w:lang w:val="en-GB"/>
              </w:rPr>
              <w:t>Longer stability; CentOS Stream now offers rolling releases</w:t>
            </w:r>
          </w:p>
        </w:tc>
      </w:tr>
      <w:tr w:rsidR="0097792B" w:rsidRPr="0097792B" w14:paraId="558E18F9" w14:textId="77777777" w:rsidTr="00824E1C">
        <w:trPr>
          <w:tblCellSpacing w:w="15" w:type="dxa"/>
        </w:trPr>
        <w:tc>
          <w:tcPr>
            <w:tcW w:w="0" w:type="auto"/>
            <w:vAlign w:val="center"/>
            <w:hideMark/>
          </w:tcPr>
          <w:p w14:paraId="24B8A433" w14:textId="77777777" w:rsidR="0097792B" w:rsidRPr="0097792B" w:rsidRDefault="0097792B" w:rsidP="0097792B">
            <w:pPr>
              <w:pStyle w:val="NormalWeb"/>
              <w:ind w:left="720"/>
              <w:rPr>
                <w:rFonts w:eastAsiaTheme="majorEastAsia"/>
                <w:lang w:val="en-GB"/>
              </w:rPr>
            </w:pPr>
            <w:r w:rsidRPr="0097792B">
              <w:rPr>
                <w:rFonts w:eastAsiaTheme="majorEastAsia"/>
                <w:b/>
                <w:bCs/>
                <w:lang w:val="en-GB"/>
              </w:rPr>
              <w:t>Community Support</w:t>
            </w:r>
          </w:p>
        </w:tc>
        <w:tc>
          <w:tcPr>
            <w:tcW w:w="0" w:type="auto"/>
            <w:vAlign w:val="center"/>
            <w:hideMark/>
          </w:tcPr>
          <w:p w14:paraId="5A7FEFE6" w14:textId="77777777" w:rsidR="0097792B" w:rsidRPr="0097792B" w:rsidRDefault="0097792B" w:rsidP="0097792B">
            <w:pPr>
              <w:pStyle w:val="NormalWeb"/>
              <w:ind w:left="720"/>
              <w:rPr>
                <w:rFonts w:eastAsiaTheme="majorEastAsia"/>
                <w:lang w:val="en-GB"/>
              </w:rPr>
            </w:pPr>
            <w:r w:rsidRPr="0097792B">
              <w:rPr>
                <w:rFonts w:eastAsiaTheme="majorEastAsia"/>
                <w:lang w:val="en-GB"/>
              </w:rPr>
              <w:t>Strong community and official Canonical support</w:t>
            </w:r>
          </w:p>
        </w:tc>
        <w:tc>
          <w:tcPr>
            <w:tcW w:w="0" w:type="auto"/>
            <w:vAlign w:val="center"/>
            <w:hideMark/>
          </w:tcPr>
          <w:p w14:paraId="79232D4F" w14:textId="77777777" w:rsidR="0097792B" w:rsidRPr="0097792B" w:rsidRDefault="0097792B" w:rsidP="0097792B">
            <w:pPr>
              <w:pStyle w:val="NormalWeb"/>
              <w:ind w:left="720"/>
              <w:rPr>
                <w:rFonts w:eastAsiaTheme="majorEastAsia"/>
                <w:lang w:val="en-GB"/>
              </w:rPr>
            </w:pPr>
            <w:r w:rsidRPr="0097792B">
              <w:rPr>
                <w:rFonts w:eastAsiaTheme="majorEastAsia"/>
                <w:lang w:val="en-GB"/>
              </w:rPr>
              <w:t>Strong community (now with some shift to RHEL Stream)</w:t>
            </w:r>
          </w:p>
        </w:tc>
      </w:tr>
      <w:tr w:rsidR="0097792B" w:rsidRPr="0097792B" w14:paraId="5E1A3CA7" w14:textId="77777777" w:rsidTr="00824E1C">
        <w:trPr>
          <w:tblCellSpacing w:w="15" w:type="dxa"/>
        </w:trPr>
        <w:tc>
          <w:tcPr>
            <w:tcW w:w="0" w:type="auto"/>
            <w:vAlign w:val="center"/>
            <w:hideMark/>
          </w:tcPr>
          <w:p w14:paraId="4760EA3D" w14:textId="77777777" w:rsidR="0097792B" w:rsidRPr="0097792B" w:rsidRDefault="0097792B" w:rsidP="0097792B">
            <w:pPr>
              <w:pStyle w:val="NormalWeb"/>
              <w:ind w:left="720"/>
              <w:rPr>
                <w:rFonts w:eastAsiaTheme="majorEastAsia"/>
                <w:lang w:val="en-GB"/>
              </w:rPr>
            </w:pPr>
            <w:r w:rsidRPr="0097792B">
              <w:rPr>
                <w:rFonts w:eastAsiaTheme="majorEastAsia"/>
                <w:b/>
                <w:bCs/>
                <w:lang w:val="en-GB"/>
              </w:rPr>
              <w:t>Default Desktop (GUI)</w:t>
            </w:r>
          </w:p>
        </w:tc>
        <w:tc>
          <w:tcPr>
            <w:tcW w:w="0" w:type="auto"/>
            <w:vAlign w:val="center"/>
            <w:hideMark/>
          </w:tcPr>
          <w:p w14:paraId="6C070192" w14:textId="77777777" w:rsidR="0097792B" w:rsidRPr="0097792B" w:rsidRDefault="0097792B" w:rsidP="0097792B">
            <w:pPr>
              <w:pStyle w:val="NormalWeb"/>
              <w:ind w:left="720"/>
              <w:rPr>
                <w:rFonts w:eastAsiaTheme="majorEastAsia"/>
                <w:lang w:val="en-GB"/>
              </w:rPr>
            </w:pPr>
            <w:r w:rsidRPr="0097792B">
              <w:rPr>
                <w:rFonts w:eastAsiaTheme="majorEastAsia"/>
                <w:lang w:val="en-GB"/>
              </w:rPr>
              <w:t>GNOME (also offers KDE, XFCE, etc.)</w:t>
            </w:r>
          </w:p>
        </w:tc>
        <w:tc>
          <w:tcPr>
            <w:tcW w:w="0" w:type="auto"/>
            <w:vAlign w:val="center"/>
            <w:hideMark/>
          </w:tcPr>
          <w:p w14:paraId="63D42EF4" w14:textId="77777777" w:rsidR="0097792B" w:rsidRPr="0097792B" w:rsidRDefault="0097792B" w:rsidP="0097792B">
            <w:pPr>
              <w:pStyle w:val="NormalWeb"/>
              <w:ind w:left="720"/>
              <w:rPr>
                <w:rFonts w:eastAsiaTheme="majorEastAsia"/>
                <w:lang w:val="en-GB"/>
              </w:rPr>
            </w:pPr>
            <w:r w:rsidRPr="0097792B">
              <w:rPr>
                <w:rFonts w:eastAsiaTheme="majorEastAsia"/>
                <w:lang w:val="en-GB"/>
              </w:rPr>
              <w:t>GNOME (minimal installation by default)</w:t>
            </w:r>
          </w:p>
        </w:tc>
      </w:tr>
      <w:tr w:rsidR="0097792B" w:rsidRPr="0097792B" w14:paraId="07D6A2DD" w14:textId="77777777" w:rsidTr="00824E1C">
        <w:trPr>
          <w:tblCellSpacing w:w="15" w:type="dxa"/>
        </w:trPr>
        <w:tc>
          <w:tcPr>
            <w:tcW w:w="0" w:type="auto"/>
            <w:vAlign w:val="center"/>
            <w:hideMark/>
          </w:tcPr>
          <w:p w14:paraId="2F95AFBB" w14:textId="77777777" w:rsidR="0097792B" w:rsidRPr="0097792B" w:rsidRDefault="0097792B" w:rsidP="0097792B">
            <w:pPr>
              <w:pStyle w:val="NormalWeb"/>
              <w:ind w:left="720"/>
              <w:rPr>
                <w:rFonts w:eastAsiaTheme="majorEastAsia"/>
                <w:lang w:val="en-GB"/>
              </w:rPr>
            </w:pPr>
            <w:r w:rsidRPr="0097792B">
              <w:rPr>
                <w:rFonts w:eastAsiaTheme="majorEastAsia"/>
                <w:b/>
                <w:bCs/>
                <w:lang w:val="en-GB"/>
              </w:rPr>
              <w:lastRenderedPageBreak/>
              <w:t>System Configuration</w:t>
            </w:r>
          </w:p>
        </w:tc>
        <w:tc>
          <w:tcPr>
            <w:tcW w:w="0" w:type="auto"/>
            <w:vAlign w:val="center"/>
            <w:hideMark/>
          </w:tcPr>
          <w:p w14:paraId="1C836357" w14:textId="77777777" w:rsidR="0097792B" w:rsidRPr="0097792B" w:rsidRDefault="0097792B" w:rsidP="0097792B">
            <w:pPr>
              <w:pStyle w:val="NormalWeb"/>
              <w:ind w:left="720"/>
              <w:rPr>
                <w:rFonts w:eastAsiaTheme="majorEastAsia"/>
                <w:lang w:val="en-GB"/>
              </w:rPr>
            </w:pPr>
            <w:r w:rsidRPr="0097792B">
              <w:rPr>
                <w:rFonts w:eastAsiaTheme="majorEastAsia"/>
                <w:lang w:val="en-GB"/>
              </w:rPr>
              <w:t>Simpler, more beginner-friendly</w:t>
            </w:r>
          </w:p>
        </w:tc>
        <w:tc>
          <w:tcPr>
            <w:tcW w:w="0" w:type="auto"/>
            <w:vAlign w:val="center"/>
            <w:hideMark/>
          </w:tcPr>
          <w:p w14:paraId="7786C23D" w14:textId="77777777" w:rsidR="0097792B" w:rsidRPr="0097792B" w:rsidRDefault="0097792B" w:rsidP="0097792B">
            <w:pPr>
              <w:pStyle w:val="NormalWeb"/>
              <w:ind w:left="720"/>
              <w:rPr>
                <w:rFonts w:eastAsiaTheme="majorEastAsia"/>
                <w:lang w:val="en-GB"/>
              </w:rPr>
            </w:pPr>
            <w:r w:rsidRPr="0097792B">
              <w:rPr>
                <w:rFonts w:eastAsiaTheme="majorEastAsia"/>
                <w:lang w:val="en-GB"/>
              </w:rPr>
              <w:t xml:space="preserve">Requires more experience, </w:t>
            </w:r>
            <w:proofErr w:type="spellStart"/>
            <w:r w:rsidRPr="0097792B">
              <w:rPr>
                <w:rFonts w:eastAsiaTheme="majorEastAsia"/>
                <w:lang w:val="en-GB"/>
              </w:rPr>
              <w:t>favored</w:t>
            </w:r>
            <w:proofErr w:type="spellEnd"/>
            <w:r w:rsidRPr="0097792B">
              <w:rPr>
                <w:rFonts w:eastAsiaTheme="majorEastAsia"/>
                <w:lang w:val="en-GB"/>
              </w:rPr>
              <w:t xml:space="preserve"> for advanced sysadmins</w:t>
            </w:r>
          </w:p>
        </w:tc>
      </w:tr>
      <w:tr w:rsidR="0097792B" w:rsidRPr="0097792B" w14:paraId="2361CDF8" w14:textId="77777777" w:rsidTr="00824E1C">
        <w:trPr>
          <w:tblCellSpacing w:w="15" w:type="dxa"/>
        </w:trPr>
        <w:tc>
          <w:tcPr>
            <w:tcW w:w="0" w:type="auto"/>
            <w:vAlign w:val="center"/>
            <w:hideMark/>
          </w:tcPr>
          <w:p w14:paraId="50329FC6" w14:textId="77777777" w:rsidR="0097792B" w:rsidRPr="0097792B" w:rsidRDefault="0097792B" w:rsidP="0097792B">
            <w:pPr>
              <w:pStyle w:val="NormalWeb"/>
              <w:ind w:left="720"/>
              <w:rPr>
                <w:rFonts w:eastAsiaTheme="majorEastAsia"/>
                <w:lang w:val="en-GB"/>
              </w:rPr>
            </w:pPr>
            <w:r w:rsidRPr="0097792B">
              <w:rPr>
                <w:rFonts w:eastAsiaTheme="majorEastAsia"/>
                <w:b/>
                <w:bCs/>
                <w:lang w:val="en-GB"/>
              </w:rPr>
              <w:t>Security Updates</w:t>
            </w:r>
          </w:p>
        </w:tc>
        <w:tc>
          <w:tcPr>
            <w:tcW w:w="0" w:type="auto"/>
            <w:vAlign w:val="center"/>
            <w:hideMark/>
          </w:tcPr>
          <w:p w14:paraId="41283E34" w14:textId="77777777" w:rsidR="0097792B" w:rsidRPr="0097792B" w:rsidRDefault="0097792B" w:rsidP="0097792B">
            <w:pPr>
              <w:pStyle w:val="NormalWeb"/>
              <w:ind w:left="720"/>
              <w:rPr>
                <w:rFonts w:eastAsiaTheme="majorEastAsia"/>
                <w:lang w:val="en-GB"/>
              </w:rPr>
            </w:pPr>
            <w:r w:rsidRPr="0097792B">
              <w:rPr>
                <w:rFonts w:eastAsiaTheme="majorEastAsia"/>
                <w:lang w:val="en-GB"/>
              </w:rPr>
              <w:t>Frequent and fast</w:t>
            </w:r>
          </w:p>
        </w:tc>
        <w:tc>
          <w:tcPr>
            <w:tcW w:w="0" w:type="auto"/>
            <w:vAlign w:val="center"/>
            <w:hideMark/>
          </w:tcPr>
          <w:p w14:paraId="3FE73179" w14:textId="77777777" w:rsidR="0097792B" w:rsidRPr="0097792B" w:rsidRDefault="0097792B" w:rsidP="0097792B">
            <w:pPr>
              <w:pStyle w:val="NormalWeb"/>
              <w:ind w:left="720"/>
              <w:rPr>
                <w:rFonts w:eastAsiaTheme="majorEastAsia"/>
                <w:lang w:val="en-GB"/>
              </w:rPr>
            </w:pPr>
            <w:r w:rsidRPr="0097792B">
              <w:rPr>
                <w:rFonts w:eastAsiaTheme="majorEastAsia"/>
                <w:lang w:val="en-GB"/>
              </w:rPr>
              <w:t>Slower but more thoroughly tested (previously)</w:t>
            </w:r>
          </w:p>
        </w:tc>
      </w:tr>
    </w:tbl>
    <w:p w14:paraId="7A2762DB" w14:textId="77777777" w:rsidR="0097792B" w:rsidRPr="0097792B" w:rsidRDefault="00000000" w:rsidP="0097792B">
      <w:pPr>
        <w:pStyle w:val="NormalWeb"/>
        <w:ind w:left="720"/>
        <w:rPr>
          <w:rFonts w:eastAsiaTheme="majorEastAsia"/>
          <w:lang w:val="en-GB"/>
        </w:rPr>
      </w:pPr>
      <w:r>
        <w:rPr>
          <w:rFonts w:eastAsiaTheme="majorEastAsia"/>
          <w:lang w:val="en-GB"/>
        </w:rPr>
        <w:pict w14:anchorId="1168F28E">
          <v:rect id="_x0000_i1038" style="width:0;height:1.5pt" o:hralign="center" o:hrstd="t" o:hr="t" fillcolor="#a0a0a0" stroked="f"/>
        </w:pict>
      </w:r>
    </w:p>
    <w:p w14:paraId="2FF11E8B" w14:textId="77777777" w:rsidR="00212839" w:rsidRDefault="00212839" w:rsidP="0097792B">
      <w:pPr>
        <w:pStyle w:val="NormalWeb"/>
        <w:ind w:left="720"/>
        <w:rPr>
          <w:rFonts w:eastAsiaTheme="majorEastAsia"/>
          <w:b/>
          <w:bCs/>
          <w:lang w:val="en-GB"/>
        </w:rPr>
      </w:pPr>
    </w:p>
    <w:p w14:paraId="54085B80" w14:textId="77777777" w:rsidR="0097792B" w:rsidRPr="0097792B" w:rsidRDefault="0097792B" w:rsidP="0097792B">
      <w:pPr>
        <w:pStyle w:val="NormalWeb"/>
        <w:ind w:left="720"/>
        <w:rPr>
          <w:rFonts w:eastAsiaTheme="majorEastAsia"/>
          <w:b/>
          <w:bCs/>
          <w:lang w:val="en-GB"/>
        </w:rPr>
      </w:pPr>
      <w:r w:rsidRPr="0097792B">
        <w:rPr>
          <w:rFonts w:eastAsiaTheme="majorEastAsia"/>
          <w:b/>
          <w:bCs/>
          <w:lang w:val="en-GB"/>
        </w:rPr>
        <w:t>3. Advantages and Use Cases</w:t>
      </w:r>
    </w:p>
    <w:p w14:paraId="5FAB25B9" w14:textId="77777777" w:rsidR="0097792B" w:rsidRPr="0097792B" w:rsidRDefault="0097792B" w:rsidP="0097792B">
      <w:pPr>
        <w:pStyle w:val="NormalWeb"/>
        <w:ind w:left="720"/>
        <w:rPr>
          <w:rFonts w:eastAsiaTheme="majorEastAsia"/>
          <w:b/>
          <w:bCs/>
          <w:lang w:val="en-GB"/>
        </w:rPr>
      </w:pPr>
      <w:r w:rsidRPr="0097792B">
        <w:rPr>
          <w:rFonts w:eastAsiaTheme="majorEastAsia"/>
          <w:b/>
          <w:bCs/>
          <w:lang w:val="en-GB"/>
        </w:rPr>
        <w:t>A. Ubuntu</w:t>
      </w:r>
    </w:p>
    <w:p w14:paraId="43D31D72" w14:textId="77777777" w:rsidR="0097792B" w:rsidRPr="0097792B" w:rsidRDefault="0097792B" w:rsidP="0097792B">
      <w:pPr>
        <w:pStyle w:val="NormalWeb"/>
        <w:ind w:left="720"/>
        <w:rPr>
          <w:rFonts w:eastAsiaTheme="majorEastAsia"/>
          <w:lang w:val="en-GB"/>
        </w:rPr>
      </w:pPr>
      <w:r w:rsidRPr="0097792B">
        <w:rPr>
          <w:rFonts w:eastAsiaTheme="majorEastAsia"/>
          <w:b/>
          <w:bCs/>
          <w:lang w:val="en-GB"/>
        </w:rPr>
        <w:t>Advantages:</w:t>
      </w:r>
    </w:p>
    <w:p w14:paraId="151D8631" w14:textId="77777777" w:rsidR="0097792B" w:rsidRPr="0097792B" w:rsidRDefault="0097792B" w:rsidP="00515566">
      <w:pPr>
        <w:pStyle w:val="NormalWeb"/>
        <w:numPr>
          <w:ilvl w:val="0"/>
          <w:numId w:val="47"/>
        </w:numPr>
        <w:rPr>
          <w:rFonts w:eastAsiaTheme="majorEastAsia"/>
          <w:lang w:val="en-GB"/>
        </w:rPr>
      </w:pPr>
      <w:r w:rsidRPr="0097792B">
        <w:rPr>
          <w:rFonts w:eastAsiaTheme="majorEastAsia"/>
          <w:lang w:val="en-GB"/>
        </w:rPr>
        <w:t>Easier to use, beginner-friendly interface.</w:t>
      </w:r>
    </w:p>
    <w:p w14:paraId="28B1CF3B" w14:textId="77777777" w:rsidR="0097792B" w:rsidRPr="0097792B" w:rsidRDefault="0097792B" w:rsidP="00515566">
      <w:pPr>
        <w:pStyle w:val="NormalWeb"/>
        <w:numPr>
          <w:ilvl w:val="0"/>
          <w:numId w:val="47"/>
        </w:numPr>
        <w:rPr>
          <w:rFonts w:eastAsiaTheme="majorEastAsia"/>
          <w:lang w:val="en-GB"/>
        </w:rPr>
      </w:pPr>
      <w:r w:rsidRPr="0097792B">
        <w:rPr>
          <w:rFonts w:eastAsiaTheme="majorEastAsia"/>
          <w:lang w:val="en-GB"/>
        </w:rPr>
        <w:t>Extensive documentation and active community.</w:t>
      </w:r>
    </w:p>
    <w:p w14:paraId="4867E492" w14:textId="77777777" w:rsidR="0097792B" w:rsidRPr="0097792B" w:rsidRDefault="0097792B" w:rsidP="00515566">
      <w:pPr>
        <w:pStyle w:val="NormalWeb"/>
        <w:numPr>
          <w:ilvl w:val="0"/>
          <w:numId w:val="47"/>
        </w:numPr>
        <w:rPr>
          <w:rFonts w:eastAsiaTheme="majorEastAsia"/>
          <w:lang w:val="en-GB"/>
        </w:rPr>
      </w:pPr>
      <w:r w:rsidRPr="0097792B">
        <w:rPr>
          <w:rFonts w:eastAsiaTheme="majorEastAsia"/>
          <w:lang w:val="en-GB"/>
        </w:rPr>
        <w:t>Strong LTS (Long-Term Support) versions for stability.</w:t>
      </w:r>
    </w:p>
    <w:p w14:paraId="54B8A295" w14:textId="77777777" w:rsidR="0097792B" w:rsidRPr="0097792B" w:rsidRDefault="0097792B" w:rsidP="00515566">
      <w:pPr>
        <w:pStyle w:val="NormalWeb"/>
        <w:numPr>
          <w:ilvl w:val="0"/>
          <w:numId w:val="47"/>
        </w:numPr>
        <w:rPr>
          <w:rFonts w:eastAsiaTheme="majorEastAsia"/>
          <w:lang w:val="en-GB"/>
        </w:rPr>
      </w:pPr>
      <w:r w:rsidRPr="0097792B">
        <w:rPr>
          <w:rFonts w:eastAsiaTheme="majorEastAsia"/>
          <w:lang w:val="en-GB"/>
        </w:rPr>
        <w:t>Fast release of new features and updates.</w:t>
      </w:r>
    </w:p>
    <w:p w14:paraId="4A421D66" w14:textId="77777777" w:rsidR="0097792B" w:rsidRPr="0097792B" w:rsidRDefault="0097792B" w:rsidP="0097792B">
      <w:pPr>
        <w:pStyle w:val="NormalWeb"/>
        <w:ind w:left="720"/>
        <w:rPr>
          <w:rFonts w:eastAsiaTheme="majorEastAsia"/>
          <w:lang w:val="en-GB"/>
        </w:rPr>
      </w:pPr>
      <w:r w:rsidRPr="0097792B">
        <w:rPr>
          <w:rFonts w:eastAsiaTheme="majorEastAsia"/>
          <w:b/>
          <w:bCs/>
          <w:lang w:val="en-GB"/>
        </w:rPr>
        <w:t>Use Cases:</w:t>
      </w:r>
    </w:p>
    <w:p w14:paraId="656EA1C7" w14:textId="77777777" w:rsidR="0097792B" w:rsidRPr="0097792B" w:rsidRDefault="0097792B" w:rsidP="00515566">
      <w:pPr>
        <w:pStyle w:val="NormalWeb"/>
        <w:numPr>
          <w:ilvl w:val="0"/>
          <w:numId w:val="48"/>
        </w:numPr>
        <w:rPr>
          <w:rFonts w:eastAsiaTheme="majorEastAsia"/>
          <w:lang w:val="en-GB"/>
        </w:rPr>
      </w:pPr>
      <w:r w:rsidRPr="0097792B">
        <w:rPr>
          <w:rFonts w:eastAsiaTheme="majorEastAsia"/>
          <w:lang w:val="en-GB"/>
        </w:rPr>
        <w:t>Ideal for desktop users and developers.</w:t>
      </w:r>
    </w:p>
    <w:p w14:paraId="60413352" w14:textId="77777777" w:rsidR="0097792B" w:rsidRPr="0097792B" w:rsidRDefault="0097792B" w:rsidP="00515566">
      <w:pPr>
        <w:pStyle w:val="NormalWeb"/>
        <w:numPr>
          <w:ilvl w:val="0"/>
          <w:numId w:val="48"/>
        </w:numPr>
        <w:rPr>
          <w:rFonts w:eastAsiaTheme="majorEastAsia"/>
          <w:lang w:val="en-GB"/>
        </w:rPr>
      </w:pPr>
      <w:r w:rsidRPr="0097792B">
        <w:rPr>
          <w:rFonts w:eastAsiaTheme="majorEastAsia"/>
          <w:lang w:val="en-GB"/>
        </w:rPr>
        <w:t>Preferred in startups and cloud environments (e.g., AWS, Azure).</w:t>
      </w:r>
    </w:p>
    <w:p w14:paraId="405ABD6F" w14:textId="77777777" w:rsidR="0097792B" w:rsidRPr="0097792B" w:rsidRDefault="0097792B" w:rsidP="00515566">
      <w:pPr>
        <w:pStyle w:val="NormalWeb"/>
        <w:numPr>
          <w:ilvl w:val="0"/>
          <w:numId w:val="48"/>
        </w:numPr>
        <w:rPr>
          <w:rFonts w:eastAsiaTheme="majorEastAsia"/>
          <w:lang w:val="en-GB"/>
        </w:rPr>
      </w:pPr>
      <w:r w:rsidRPr="0097792B">
        <w:rPr>
          <w:rFonts w:eastAsiaTheme="majorEastAsia"/>
          <w:lang w:val="en-GB"/>
        </w:rPr>
        <w:t>Widely used for web servers (e.g., LAMP stack) and DevOps tools like Docker, Jenkins, Kubernetes.</w:t>
      </w:r>
    </w:p>
    <w:p w14:paraId="742233B2" w14:textId="77777777" w:rsidR="0097792B" w:rsidRPr="0097792B" w:rsidRDefault="0097792B" w:rsidP="0097792B">
      <w:pPr>
        <w:pStyle w:val="NormalWeb"/>
        <w:ind w:left="720"/>
        <w:rPr>
          <w:rFonts w:eastAsiaTheme="majorEastAsia"/>
          <w:b/>
          <w:bCs/>
          <w:lang w:val="en-GB"/>
        </w:rPr>
      </w:pPr>
      <w:r w:rsidRPr="0097792B">
        <w:rPr>
          <w:rFonts w:eastAsiaTheme="majorEastAsia"/>
          <w:b/>
          <w:bCs/>
          <w:lang w:val="en-GB"/>
        </w:rPr>
        <w:t>B. CentOS</w:t>
      </w:r>
    </w:p>
    <w:p w14:paraId="5F2634D7" w14:textId="77777777" w:rsidR="0097792B" w:rsidRPr="0097792B" w:rsidRDefault="0097792B" w:rsidP="0097792B">
      <w:pPr>
        <w:pStyle w:val="NormalWeb"/>
        <w:ind w:left="720"/>
        <w:rPr>
          <w:rFonts w:eastAsiaTheme="majorEastAsia"/>
          <w:lang w:val="en-GB"/>
        </w:rPr>
      </w:pPr>
      <w:r w:rsidRPr="0097792B">
        <w:rPr>
          <w:rFonts w:eastAsiaTheme="majorEastAsia"/>
          <w:b/>
          <w:bCs/>
          <w:lang w:val="en-GB"/>
        </w:rPr>
        <w:t>Advantages (Traditional CentOS):</w:t>
      </w:r>
    </w:p>
    <w:p w14:paraId="57C5FBA3" w14:textId="77777777" w:rsidR="0097792B" w:rsidRPr="0097792B" w:rsidRDefault="0097792B" w:rsidP="00515566">
      <w:pPr>
        <w:pStyle w:val="NormalWeb"/>
        <w:numPr>
          <w:ilvl w:val="0"/>
          <w:numId w:val="49"/>
        </w:numPr>
        <w:rPr>
          <w:rFonts w:eastAsiaTheme="majorEastAsia"/>
          <w:lang w:val="en-GB"/>
        </w:rPr>
      </w:pPr>
      <w:r w:rsidRPr="0097792B">
        <w:rPr>
          <w:rFonts w:eastAsiaTheme="majorEastAsia"/>
          <w:lang w:val="en-GB"/>
        </w:rPr>
        <w:t>RHEL compatibility made it suitable for enterprise-grade production.</w:t>
      </w:r>
    </w:p>
    <w:p w14:paraId="61538CC1" w14:textId="77777777" w:rsidR="0097792B" w:rsidRPr="0097792B" w:rsidRDefault="0097792B" w:rsidP="00515566">
      <w:pPr>
        <w:pStyle w:val="NormalWeb"/>
        <w:numPr>
          <w:ilvl w:val="0"/>
          <w:numId w:val="49"/>
        </w:numPr>
        <w:rPr>
          <w:rFonts w:eastAsiaTheme="majorEastAsia"/>
          <w:lang w:val="en-GB"/>
        </w:rPr>
      </w:pPr>
      <w:r w:rsidRPr="0097792B">
        <w:rPr>
          <w:rFonts w:eastAsiaTheme="majorEastAsia"/>
          <w:lang w:val="en-GB"/>
        </w:rPr>
        <w:t>Stable and secure, good for critical infrastructure.</w:t>
      </w:r>
    </w:p>
    <w:p w14:paraId="5D4BC192" w14:textId="77777777" w:rsidR="0097792B" w:rsidRPr="0097792B" w:rsidRDefault="0097792B" w:rsidP="00515566">
      <w:pPr>
        <w:pStyle w:val="NormalWeb"/>
        <w:numPr>
          <w:ilvl w:val="0"/>
          <w:numId w:val="49"/>
        </w:numPr>
        <w:rPr>
          <w:rFonts w:eastAsiaTheme="majorEastAsia"/>
          <w:lang w:val="en-GB"/>
        </w:rPr>
      </w:pPr>
      <w:r w:rsidRPr="0097792B">
        <w:rPr>
          <w:rFonts w:eastAsiaTheme="majorEastAsia"/>
          <w:lang w:val="en-GB"/>
        </w:rPr>
        <w:t>Preferred for legacy applications running on RHEL.</w:t>
      </w:r>
    </w:p>
    <w:p w14:paraId="3E4DE8BD" w14:textId="77777777" w:rsidR="0097792B" w:rsidRPr="0097792B" w:rsidRDefault="0097792B" w:rsidP="0097792B">
      <w:pPr>
        <w:pStyle w:val="NormalWeb"/>
        <w:ind w:left="720"/>
        <w:rPr>
          <w:rFonts w:eastAsiaTheme="majorEastAsia"/>
          <w:lang w:val="en-GB"/>
        </w:rPr>
      </w:pPr>
      <w:r w:rsidRPr="0097792B">
        <w:rPr>
          <w:rFonts w:eastAsiaTheme="majorEastAsia"/>
          <w:b/>
          <w:bCs/>
          <w:lang w:val="en-GB"/>
        </w:rPr>
        <w:t>Use Cases:</w:t>
      </w:r>
    </w:p>
    <w:p w14:paraId="4DE66750" w14:textId="77777777" w:rsidR="0097792B" w:rsidRPr="0097792B" w:rsidRDefault="0097792B" w:rsidP="00515566">
      <w:pPr>
        <w:pStyle w:val="NormalWeb"/>
        <w:numPr>
          <w:ilvl w:val="0"/>
          <w:numId w:val="50"/>
        </w:numPr>
        <w:rPr>
          <w:rFonts w:eastAsiaTheme="majorEastAsia"/>
          <w:lang w:val="en-GB"/>
        </w:rPr>
      </w:pPr>
      <w:r w:rsidRPr="0097792B">
        <w:rPr>
          <w:rFonts w:eastAsiaTheme="majorEastAsia"/>
          <w:lang w:val="en-GB"/>
        </w:rPr>
        <w:t>Enterprise-level server deployments.</w:t>
      </w:r>
    </w:p>
    <w:p w14:paraId="1B163AF0" w14:textId="77777777" w:rsidR="0097792B" w:rsidRPr="0097792B" w:rsidRDefault="0097792B" w:rsidP="00515566">
      <w:pPr>
        <w:pStyle w:val="NormalWeb"/>
        <w:numPr>
          <w:ilvl w:val="0"/>
          <w:numId w:val="50"/>
        </w:numPr>
        <w:rPr>
          <w:rFonts w:eastAsiaTheme="majorEastAsia"/>
          <w:lang w:val="en-GB"/>
        </w:rPr>
      </w:pPr>
      <w:r w:rsidRPr="0097792B">
        <w:rPr>
          <w:rFonts w:eastAsiaTheme="majorEastAsia"/>
          <w:lang w:val="en-GB"/>
        </w:rPr>
        <w:t xml:space="preserve">Preferred in data </w:t>
      </w:r>
      <w:proofErr w:type="spellStart"/>
      <w:r w:rsidRPr="0097792B">
        <w:rPr>
          <w:rFonts w:eastAsiaTheme="majorEastAsia"/>
          <w:lang w:val="en-GB"/>
        </w:rPr>
        <w:t>centers</w:t>
      </w:r>
      <w:proofErr w:type="spellEnd"/>
      <w:r w:rsidRPr="0097792B">
        <w:rPr>
          <w:rFonts w:eastAsiaTheme="majorEastAsia"/>
          <w:lang w:val="en-GB"/>
        </w:rPr>
        <w:t xml:space="preserve"> and financial institutions.</w:t>
      </w:r>
    </w:p>
    <w:p w14:paraId="3EDFB89E" w14:textId="77777777" w:rsidR="0097792B" w:rsidRPr="0097792B" w:rsidRDefault="0097792B" w:rsidP="00515566">
      <w:pPr>
        <w:pStyle w:val="NormalWeb"/>
        <w:numPr>
          <w:ilvl w:val="0"/>
          <w:numId w:val="50"/>
        </w:numPr>
        <w:rPr>
          <w:rFonts w:eastAsiaTheme="majorEastAsia"/>
          <w:lang w:val="en-GB"/>
        </w:rPr>
      </w:pPr>
      <w:r w:rsidRPr="0097792B">
        <w:rPr>
          <w:rFonts w:eastAsiaTheme="majorEastAsia"/>
          <w:lang w:val="en-GB"/>
        </w:rPr>
        <w:t>Used in organizations that want RHEL stability without licensing cost.</w:t>
      </w:r>
    </w:p>
    <w:p w14:paraId="27BA5E6A" w14:textId="77777777" w:rsidR="0097792B" w:rsidRPr="0097792B" w:rsidRDefault="00000000" w:rsidP="0097792B">
      <w:pPr>
        <w:pStyle w:val="NormalWeb"/>
        <w:ind w:left="720"/>
        <w:rPr>
          <w:rFonts w:eastAsiaTheme="majorEastAsia"/>
          <w:lang w:val="en-GB"/>
        </w:rPr>
      </w:pPr>
      <w:r>
        <w:rPr>
          <w:rFonts w:eastAsiaTheme="majorEastAsia"/>
          <w:lang w:val="en-GB"/>
        </w:rPr>
        <w:pict w14:anchorId="022DDDA6">
          <v:rect id="_x0000_i1039" style="width:0;height:1.5pt" o:hralign="center" o:hrstd="t" o:hr="t" fillcolor="#a0a0a0" stroked="f"/>
        </w:pict>
      </w:r>
    </w:p>
    <w:p w14:paraId="33C4DA41" w14:textId="77777777" w:rsidR="0097792B" w:rsidRPr="0097792B" w:rsidRDefault="0097792B" w:rsidP="0097792B">
      <w:pPr>
        <w:pStyle w:val="NormalWeb"/>
        <w:ind w:left="720"/>
        <w:rPr>
          <w:rFonts w:eastAsiaTheme="majorEastAsia"/>
          <w:b/>
          <w:bCs/>
          <w:lang w:val="en-GB"/>
        </w:rPr>
      </w:pPr>
      <w:r w:rsidRPr="0097792B">
        <w:rPr>
          <w:rFonts w:eastAsiaTheme="majorEastAsia"/>
          <w:b/>
          <w:bCs/>
          <w:lang w:val="en-GB"/>
        </w:rPr>
        <w:lastRenderedPageBreak/>
        <w:t>4. Recent Developments</w:t>
      </w:r>
    </w:p>
    <w:p w14:paraId="21F5CFF9" w14:textId="77777777" w:rsidR="0097792B" w:rsidRPr="0097792B" w:rsidRDefault="0097792B" w:rsidP="00515566">
      <w:pPr>
        <w:pStyle w:val="NormalWeb"/>
        <w:numPr>
          <w:ilvl w:val="0"/>
          <w:numId w:val="51"/>
        </w:numPr>
        <w:rPr>
          <w:rFonts w:eastAsiaTheme="majorEastAsia"/>
          <w:lang w:val="en-GB"/>
        </w:rPr>
      </w:pPr>
      <w:r w:rsidRPr="0097792B">
        <w:rPr>
          <w:rFonts w:eastAsiaTheme="majorEastAsia"/>
          <w:b/>
          <w:bCs/>
          <w:lang w:val="en-GB"/>
        </w:rPr>
        <w:t>CentOS Linux</w:t>
      </w:r>
      <w:r w:rsidRPr="0097792B">
        <w:rPr>
          <w:rFonts w:eastAsiaTheme="majorEastAsia"/>
          <w:lang w:val="en-GB"/>
        </w:rPr>
        <w:t xml:space="preserve"> was discontinued in </w:t>
      </w:r>
      <w:proofErr w:type="spellStart"/>
      <w:r w:rsidRPr="0097792B">
        <w:rPr>
          <w:rFonts w:eastAsiaTheme="majorEastAsia"/>
          <w:lang w:val="en-GB"/>
        </w:rPr>
        <w:t>favor</w:t>
      </w:r>
      <w:proofErr w:type="spellEnd"/>
      <w:r w:rsidRPr="0097792B">
        <w:rPr>
          <w:rFonts w:eastAsiaTheme="majorEastAsia"/>
          <w:lang w:val="en-GB"/>
        </w:rPr>
        <w:t xml:space="preserve"> of </w:t>
      </w:r>
      <w:r w:rsidRPr="0097792B">
        <w:rPr>
          <w:rFonts w:eastAsiaTheme="majorEastAsia"/>
          <w:b/>
          <w:bCs/>
          <w:lang w:val="en-GB"/>
        </w:rPr>
        <w:t>CentOS Stream</w:t>
      </w:r>
      <w:r w:rsidRPr="0097792B">
        <w:rPr>
          <w:rFonts w:eastAsiaTheme="majorEastAsia"/>
          <w:lang w:val="en-GB"/>
        </w:rPr>
        <w:t>, which now serves as a development preview for RHEL.</w:t>
      </w:r>
    </w:p>
    <w:p w14:paraId="6E384D8F" w14:textId="77777777" w:rsidR="0097792B" w:rsidRPr="0097792B" w:rsidRDefault="0097792B" w:rsidP="00515566">
      <w:pPr>
        <w:pStyle w:val="NormalWeb"/>
        <w:numPr>
          <w:ilvl w:val="0"/>
          <w:numId w:val="51"/>
        </w:numPr>
        <w:rPr>
          <w:rFonts w:eastAsiaTheme="majorEastAsia"/>
          <w:lang w:val="en-GB"/>
        </w:rPr>
      </w:pPr>
      <w:r w:rsidRPr="0097792B">
        <w:rPr>
          <w:rFonts w:eastAsiaTheme="majorEastAsia"/>
          <w:lang w:val="en-GB"/>
        </w:rPr>
        <w:t xml:space="preserve">Some enterprises are migrating to </w:t>
      </w:r>
      <w:proofErr w:type="spellStart"/>
      <w:r w:rsidRPr="0097792B">
        <w:rPr>
          <w:rFonts w:eastAsiaTheme="majorEastAsia"/>
          <w:b/>
          <w:bCs/>
          <w:lang w:val="en-GB"/>
        </w:rPr>
        <w:t>AlmaLinux</w:t>
      </w:r>
      <w:proofErr w:type="spellEnd"/>
      <w:r w:rsidRPr="0097792B">
        <w:rPr>
          <w:rFonts w:eastAsiaTheme="majorEastAsia"/>
          <w:lang w:val="en-GB"/>
        </w:rPr>
        <w:t xml:space="preserve"> or </w:t>
      </w:r>
      <w:r w:rsidRPr="0097792B">
        <w:rPr>
          <w:rFonts w:eastAsiaTheme="majorEastAsia"/>
          <w:b/>
          <w:bCs/>
          <w:lang w:val="en-GB"/>
        </w:rPr>
        <w:t>Rocky Linux</w:t>
      </w:r>
      <w:r w:rsidRPr="0097792B">
        <w:rPr>
          <w:rFonts w:eastAsiaTheme="majorEastAsia"/>
          <w:lang w:val="en-GB"/>
        </w:rPr>
        <w:t xml:space="preserve"> as CentOS alternatives for long-term stability.</w:t>
      </w:r>
    </w:p>
    <w:p w14:paraId="30BB7070" w14:textId="7776D7ED" w:rsidR="6A552D89" w:rsidRDefault="6A552D89" w:rsidP="6A552D89">
      <w:pPr>
        <w:pStyle w:val="NormalWeb"/>
        <w:ind w:left="720"/>
        <w:rPr>
          <w:rStyle w:val="Strong"/>
          <w:rFonts w:eastAsiaTheme="majorEastAsia"/>
          <w:b w:val="0"/>
          <w:bCs w:val="0"/>
          <w:lang w:val="en-GB"/>
        </w:rPr>
      </w:pPr>
    </w:p>
    <w:p w14:paraId="2F8BC059" w14:textId="77777777" w:rsidR="00801419" w:rsidRDefault="00801419" w:rsidP="6A552D89">
      <w:pPr>
        <w:pStyle w:val="NormalWeb"/>
        <w:ind w:left="720"/>
        <w:rPr>
          <w:rStyle w:val="Strong"/>
          <w:rFonts w:eastAsiaTheme="majorEastAsia"/>
          <w:b w:val="0"/>
          <w:bCs w:val="0"/>
          <w:lang w:val="en-GB"/>
        </w:rPr>
      </w:pPr>
    </w:p>
    <w:p w14:paraId="16F18804" w14:textId="77777777" w:rsidR="00801419" w:rsidRDefault="00801419" w:rsidP="6A552D89">
      <w:pPr>
        <w:pStyle w:val="NormalWeb"/>
        <w:ind w:left="720"/>
        <w:rPr>
          <w:rStyle w:val="Strong"/>
          <w:rFonts w:eastAsiaTheme="majorEastAsia"/>
          <w:b w:val="0"/>
          <w:bCs w:val="0"/>
          <w:lang w:val="en-GB"/>
        </w:rPr>
      </w:pPr>
    </w:p>
    <w:p w14:paraId="34D785F4" w14:textId="77777777" w:rsidR="00801419" w:rsidRPr="0097792B" w:rsidRDefault="00801419" w:rsidP="6A552D89">
      <w:pPr>
        <w:pStyle w:val="NormalWeb"/>
        <w:ind w:left="720"/>
        <w:rPr>
          <w:rStyle w:val="Strong"/>
          <w:rFonts w:eastAsiaTheme="majorEastAsia"/>
          <w:b w:val="0"/>
          <w:bCs w:val="0"/>
          <w:lang w:val="en-GB"/>
        </w:rPr>
      </w:pPr>
    </w:p>
    <w:p w14:paraId="3F7B6730" w14:textId="087F9D16" w:rsidR="00A81C4A" w:rsidRPr="00870497" w:rsidRDefault="00A81C4A" w:rsidP="002E5D0A">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t xml:space="preserve">Explain the basic Linux commands used for file and system management. Provide examples of commonly used commands and their functionalities. </w:t>
      </w:r>
    </w:p>
    <w:p w14:paraId="2DA86FDA" w14:textId="77777777" w:rsidR="008B65BA" w:rsidRPr="008B65BA" w:rsidRDefault="008B65BA" w:rsidP="008B65BA">
      <w:pPr>
        <w:pStyle w:val="NormalWeb"/>
        <w:ind w:left="720"/>
        <w:rPr>
          <w:rFonts w:eastAsiaTheme="majorEastAsia"/>
          <w:lang w:val="en-GB"/>
        </w:rPr>
      </w:pPr>
      <w:r w:rsidRPr="008B65BA">
        <w:rPr>
          <w:rFonts w:eastAsiaTheme="majorEastAsia"/>
          <w:b/>
          <w:bCs/>
          <w:lang w:val="en-GB"/>
        </w:rPr>
        <w:t>Answer:</w:t>
      </w:r>
    </w:p>
    <w:p w14:paraId="31D7D111" w14:textId="77777777" w:rsidR="008B65BA" w:rsidRPr="008B65BA" w:rsidRDefault="00000000" w:rsidP="008B65BA">
      <w:pPr>
        <w:pStyle w:val="NormalWeb"/>
        <w:ind w:left="720"/>
        <w:rPr>
          <w:rFonts w:eastAsiaTheme="majorEastAsia"/>
          <w:lang w:val="en-GB"/>
        </w:rPr>
      </w:pPr>
      <w:r>
        <w:rPr>
          <w:rFonts w:eastAsiaTheme="majorEastAsia"/>
          <w:lang w:val="en-GB"/>
        </w:rPr>
        <w:pict w14:anchorId="343B480E">
          <v:rect id="_x0000_i1040" style="width:0;height:1.5pt" o:hralign="center" o:hrstd="t" o:hr="t" fillcolor="#a0a0a0" stroked="f"/>
        </w:pict>
      </w:r>
    </w:p>
    <w:p w14:paraId="3F7C4EF8" w14:textId="77777777" w:rsidR="008B65BA" w:rsidRPr="008B65BA" w:rsidRDefault="008B65BA" w:rsidP="008B65BA">
      <w:pPr>
        <w:pStyle w:val="NormalWeb"/>
        <w:ind w:left="720"/>
        <w:rPr>
          <w:rFonts w:eastAsiaTheme="majorEastAsia"/>
          <w:b/>
          <w:bCs/>
          <w:lang w:val="en-GB"/>
        </w:rPr>
      </w:pPr>
      <w:r w:rsidRPr="008B65BA">
        <w:rPr>
          <w:rFonts w:eastAsiaTheme="majorEastAsia"/>
          <w:b/>
          <w:bCs/>
          <w:lang w:val="en-GB"/>
        </w:rPr>
        <w:t>1. Introduction</w:t>
      </w:r>
    </w:p>
    <w:p w14:paraId="1EEE591C" w14:textId="77777777" w:rsidR="008B65BA" w:rsidRPr="008B65BA" w:rsidRDefault="008B65BA" w:rsidP="008B65BA">
      <w:pPr>
        <w:pStyle w:val="NormalWeb"/>
        <w:ind w:left="720"/>
        <w:rPr>
          <w:rFonts w:eastAsiaTheme="majorEastAsia"/>
          <w:lang w:val="en-GB"/>
        </w:rPr>
      </w:pPr>
      <w:r w:rsidRPr="008B65BA">
        <w:rPr>
          <w:rFonts w:eastAsiaTheme="majorEastAsia"/>
          <w:lang w:val="en-GB"/>
        </w:rPr>
        <w:t>Linux is a powerful, command-line based operating system widely used for system administration. Basic knowledge of Linux commands is essential for managing files, users, processes, and system resources effectively.</w:t>
      </w:r>
    </w:p>
    <w:p w14:paraId="38DD58EB" w14:textId="77777777" w:rsidR="008B65BA" w:rsidRPr="008B65BA" w:rsidRDefault="00000000" w:rsidP="008B65BA">
      <w:pPr>
        <w:pStyle w:val="NormalWeb"/>
        <w:ind w:left="720"/>
        <w:rPr>
          <w:rFonts w:eastAsiaTheme="majorEastAsia"/>
          <w:lang w:val="en-GB"/>
        </w:rPr>
      </w:pPr>
      <w:r>
        <w:rPr>
          <w:rFonts w:eastAsiaTheme="majorEastAsia"/>
          <w:lang w:val="en-GB"/>
        </w:rPr>
        <w:pict w14:anchorId="61480B43">
          <v:rect id="_x0000_i1041" style="width:0;height:1.5pt" o:hralign="center" o:hrstd="t" o:hr="t" fillcolor="#a0a0a0" stroked="f"/>
        </w:pict>
      </w:r>
    </w:p>
    <w:p w14:paraId="1EA90FBB" w14:textId="77777777" w:rsidR="008B65BA" w:rsidRPr="008B65BA" w:rsidRDefault="008B65BA" w:rsidP="008B65BA">
      <w:pPr>
        <w:pStyle w:val="NormalWeb"/>
        <w:ind w:left="720"/>
        <w:rPr>
          <w:rFonts w:eastAsiaTheme="majorEastAsia"/>
          <w:b/>
          <w:bCs/>
          <w:lang w:val="en-GB"/>
        </w:rPr>
      </w:pPr>
      <w:r w:rsidRPr="008B65BA">
        <w:rPr>
          <w:rFonts w:eastAsiaTheme="majorEastAsia"/>
          <w:b/>
          <w:bCs/>
          <w:lang w:val="en-GB"/>
        </w:rPr>
        <w:t>2. File Management Commands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6"/>
        <w:gridCol w:w="3500"/>
        <w:gridCol w:w="3081"/>
      </w:tblGrid>
      <w:tr w:rsidR="008B65BA" w:rsidRPr="008B65BA" w14:paraId="3D72BEE3" w14:textId="77777777" w:rsidTr="00824E1C">
        <w:trPr>
          <w:tblHeader/>
          <w:tblCellSpacing w:w="15" w:type="dxa"/>
        </w:trPr>
        <w:tc>
          <w:tcPr>
            <w:tcW w:w="0" w:type="auto"/>
            <w:vAlign w:val="center"/>
            <w:hideMark/>
          </w:tcPr>
          <w:p w14:paraId="56CD4309" w14:textId="77777777" w:rsidR="008B65BA" w:rsidRPr="008B65BA" w:rsidRDefault="008B65BA" w:rsidP="008B65BA">
            <w:pPr>
              <w:pStyle w:val="NormalWeb"/>
              <w:ind w:left="720"/>
              <w:rPr>
                <w:rFonts w:eastAsiaTheme="majorEastAsia"/>
                <w:b/>
                <w:bCs/>
                <w:lang w:val="en-GB"/>
              </w:rPr>
            </w:pPr>
            <w:r w:rsidRPr="008B65BA">
              <w:rPr>
                <w:rFonts w:eastAsiaTheme="majorEastAsia"/>
                <w:b/>
                <w:bCs/>
                <w:lang w:val="en-GB"/>
              </w:rPr>
              <w:t>Command</w:t>
            </w:r>
          </w:p>
        </w:tc>
        <w:tc>
          <w:tcPr>
            <w:tcW w:w="0" w:type="auto"/>
            <w:vAlign w:val="center"/>
            <w:hideMark/>
          </w:tcPr>
          <w:p w14:paraId="1B91A2C3" w14:textId="77777777" w:rsidR="008B65BA" w:rsidRPr="008B65BA" w:rsidRDefault="008B65BA" w:rsidP="008B65BA">
            <w:pPr>
              <w:pStyle w:val="NormalWeb"/>
              <w:ind w:left="720"/>
              <w:rPr>
                <w:rFonts w:eastAsiaTheme="majorEastAsia"/>
                <w:b/>
                <w:bCs/>
                <w:lang w:val="en-GB"/>
              </w:rPr>
            </w:pPr>
            <w:r w:rsidRPr="008B65BA">
              <w:rPr>
                <w:rFonts w:eastAsiaTheme="majorEastAsia"/>
                <w:b/>
                <w:bCs/>
                <w:lang w:val="en-GB"/>
              </w:rPr>
              <w:t>Function</w:t>
            </w:r>
          </w:p>
        </w:tc>
        <w:tc>
          <w:tcPr>
            <w:tcW w:w="0" w:type="auto"/>
            <w:vAlign w:val="center"/>
            <w:hideMark/>
          </w:tcPr>
          <w:p w14:paraId="3D1DDB4C" w14:textId="77777777" w:rsidR="008B65BA" w:rsidRPr="008B65BA" w:rsidRDefault="008B65BA" w:rsidP="008B65BA">
            <w:pPr>
              <w:pStyle w:val="NormalWeb"/>
              <w:ind w:left="720"/>
              <w:rPr>
                <w:rFonts w:eastAsiaTheme="majorEastAsia"/>
                <w:b/>
                <w:bCs/>
                <w:lang w:val="en-GB"/>
              </w:rPr>
            </w:pPr>
            <w:r w:rsidRPr="008B65BA">
              <w:rPr>
                <w:rFonts w:eastAsiaTheme="majorEastAsia"/>
                <w:b/>
                <w:bCs/>
                <w:lang w:val="en-GB"/>
              </w:rPr>
              <w:t>Example</w:t>
            </w:r>
          </w:p>
        </w:tc>
      </w:tr>
      <w:tr w:rsidR="008B65BA" w:rsidRPr="008B65BA" w14:paraId="5B7737CC" w14:textId="77777777" w:rsidTr="00824E1C">
        <w:trPr>
          <w:tblCellSpacing w:w="15" w:type="dxa"/>
        </w:trPr>
        <w:tc>
          <w:tcPr>
            <w:tcW w:w="0" w:type="auto"/>
            <w:vAlign w:val="center"/>
            <w:hideMark/>
          </w:tcPr>
          <w:p w14:paraId="7611E0DB" w14:textId="77777777" w:rsidR="008B65BA" w:rsidRPr="008B65BA" w:rsidRDefault="008B65BA" w:rsidP="008B65BA">
            <w:pPr>
              <w:pStyle w:val="NormalWeb"/>
              <w:ind w:left="720"/>
              <w:rPr>
                <w:rFonts w:eastAsiaTheme="majorEastAsia"/>
                <w:lang w:val="en-GB"/>
              </w:rPr>
            </w:pPr>
            <w:r w:rsidRPr="008B65BA">
              <w:rPr>
                <w:rFonts w:eastAsiaTheme="majorEastAsia"/>
                <w:lang w:val="en-GB"/>
              </w:rPr>
              <w:t>ls</w:t>
            </w:r>
          </w:p>
        </w:tc>
        <w:tc>
          <w:tcPr>
            <w:tcW w:w="0" w:type="auto"/>
            <w:vAlign w:val="center"/>
            <w:hideMark/>
          </w:tcPr>
          <w:p w14:paraId="26EC1BF5" w14:textId="77777777" w:rsidR="008B65BA" w:rsidRPr="008B65BA" w:rsidRDefault="008B65BA" w:rsidP="008B65BA">
            <w:pPr>
              <w:pStyle w:val="NormalWeb"/>
              <w:ind w:left="720"/>
              <w:rPr>
                <w:rFonts w:eastAsiaTheme="majorEastAsia"/>
                <w:lang w:val="en-GB"/>
              </w:rPr>
            </w:pPr>
            <w:r w:rsidRPr="008B65BA">
              <w:rPr>
                <w:rFonts w:eastAsiaTheme="majorEastAsia"/>
                <w:lang w:val="en-GB"/>
              </w:rPr>
              <w:t>Lists files and directories</w:t>
            </w:r>
          </w:p>
        </w:tc>
        <w:tc>
          <w:tcPr>
            <w:tcW w:w="0" w:type="auto"/>
            <w:vAlign w:val="center"/>
            <w:hideMark/>
          </w:tcPr>
          <w:p w14:paraId="4AF95D25" w14:textId="77777777" w:rsidR="008B65BA" w:rsidRPr="008B65BA" w:rsidRDefault="008B65BA" w:rsidP="008B65BA">
            <w:pPr>
              <w:pStyle w:val="NormalWeb"/>
              <w:ind w:left="720"/>
              <w:rPr>
                <w:rFonts w:eastAsiaTheme="majorEastAsia"/>
                <w:lang w:val="en-GB"/>
              </w:rPr>
            </w:pPr>
            <w:r w:rsidRPr="008B65BA">
              <w:rPr>
                <w:rFonts w:eastAsiaTheme="majorEastAsia"/>
                <w:lang w:val="en-GB"/>
              </w:rPr>
              <w:t>ls -l – long list format</w:t>
            </w:r>
          </w:p>
        </w:tc>
      </w:tr>
      <w:tr w:rsidR="008B65BA" w:rsidRPr="008B65BA" w14:paraId="370AE758" w14:textId="77777777" w:rsidTr="00824E1C">
        <w:trPr>
          <w:tblCellSpacing w:w="15" w:type="dxa"/>
        </w:trPr>
        <w:tc>
          <w:tcPr>
            <w:tcW w:w="0" w:type="auto"/>
            <w:vAlign w:val="center"/>
            <w:hideMark/>
          </w:tcPr>
          <w:p w14:paraId="07A46168" w14:textId="77777777" w:rsidR="008B65BA" w:rsidRPr="008B65BA" w:rsidRDefault="008B65BA" w:rsidP="008B65BA">
            <w:pPr>
              <w:pStyle w:val="NormalWeb"/>
              <w:ind w:left="720"/>
              <w:rPr>
                <w:rFonts w:eastAsiaTheme="majorEastAsia"/>
                <w:lang w:val="en-GB"/>
              </w:rPr>
            </w:pPr>
            <w:r w:rsidRPr="008B65BA">
              <w:rPr>
                <w:rFonts w:eastAsiaTheme="majorEastAsia"/>
                <w:lang w:val="en-GB"/>
              </w:rPr>
              <w:t>cd</w:t>
            </w:r>
          </w:p>
        </w:tc>
        <w:tc>
          <w:tcPr>
            <w:tcW w:w="0" w:type="auto"/>
            <w:vAlign w:val="center"/>
            <w:hideMark/>
          </w:tcPr>
          <w:p w14:paraId="48399385" w14:textId="77777777" w:rsidR="008B65BA" w:rsidRPr="008B65BA" w:rsidRDefault="008B65BA" w:rsidP="008B65BA">
            <w:pPr>
              <w:pStyle w:val="NormalWeb"/>
              <w:ind w:left="720"/>
              <w:rPr>
                <w:rFonts w:eastAsiaTheme="majorEastAsia"/>
                <w:lang w:val="en-GB"/>
              </w:rPr>
            </w:pPr>
            <w:r w:rsidRPr="008B65BA">
              <w:rPr>
                <w:rFonts w:eastAsiaTheme="majorEastAsia"/>
                <w:lang w:val="en-GB"/>
              </w:rPr>
              <w:t>Changes directory</w:t>
            </w:r>
          </w:p>
        </w:tc>
        <w:tc>
          <w:tcPr>
            <w:tcW w:w="0" w:type="auto"/>
            <w:vAlign w:val="center"/>
            <w:hideMark/>
          </w:tcPr>
          <w:p w14:paraId="63DD2CC2" w14:textId="77777777" w:rsidR="008B65BA" w:rsidRPr="008B65BA" w:rsidRDefault="008B65BA" w:rsidP="008B65BA">
            <w:pPr>
              <w:pStyle w:val="NormalWeb"/>
              <w:ind w:left="720"/>
              <w:rPr>
                <w:rFonts w:eastAsiaTheme="majorEastAsia"/>
                <w:lang w:val="en-GB"/>
              </w:rPr>
            </w:pPr>
            <w:r w:rsidRPr="008B65BA">
              <w:rPr>
                <w:rFonts w:eastAsiaTheme="majorEastAsia"/>
                <w:lang w:val="en-GB"/>
              </w:rPr>
              <w:t>cd /home/user</w:t>
            </w:r>
          </w:p>
        </w:tc>
      </w:tr>
      <w:tr w:rsidR="008B65BA" w:rsidRPr="008B65BA" w14:paraId="6829A01A" w14:textId="77777777" w:rsidTr="00824E1C">
        <w:trPr>
          <w:tblCellSpacing w:w="15" w:type="dxa"/>
        </w:trPr>
        <w:tc>
          <w:tcPr>
            <w:tcW w:w="0" w:type="auto"/>
            <w:vAlign w:val="center"/>
            <w:hideMark/>
          </w:tcPr>
          <w:p w14:paraId="3859DEC8" w14:textId="77777777" w:rsidR="008B65BA" w:rsidRPr="008B65BA" w:rsidRDefault="008B65BA" w:rsidP="008B65BA">
            <w:pPr>
              <w:pStyle w:val="NormalWeb"/>
              <w:ind w:left="720"/>
              <w:rPr>
                <w:rFonts w:eastAsiaTheme="majorEastAsia"/>
                <w:lang w:val="en-GB"/>
              </w:rPr>
            </w:pPr>
            <w:proofErr w:type="spellStart"/>
            <w:r w:rsidRPr="008B65BA">
              <w:rPr>
                <w:rFonts w:eastAsiaTheme="majorEastAsia"/>
                <w:lang w:val="en-GB"/>
              </w:rPr>
              <w:t>pwd</w:t>
            </w:r>
            <w:proofErr w:type="spellEnd"/>
          </w:p>
        </w:tc>
        <w:tc>
          <w:tcPr>
            <w:tcW w:w="0" w:type="auto"/>
            <w:vAlign w:val="center"/>
            <w:hideMark/>
          </w:tcPr>
          <w:p w14:paraId="6AC460E4" w14:textId="77777777" w:rsidR="008B65BA" w:rsidRPr="008B65BA" w:rsidRDefault="008B65BA" w:rsidP="008B65BA">
            <w:pPr>
              <w:pStyle w:val="NormalWeb"/>
              <w:ind w:left="720"/>
              <w:rPr>
                <w:rFonts w:eastAsiaTheme="majorEastAsia"/>
                <w:lang w:val="en-GB"/>
              </w:rPr>
            </w:pPr>
            <w:r w:rsidRPr="008B65BA">
              <w:rPr>
                <w:rFonts w:eastAsiaTheme="majorEastAsia"/>
                <w:lang w:val="en-GB"/>
              </w:rPr>
              <w:t>Prints current directory path</w:t>
            </w:r>
          </w:p>
        </w:tc>
        <w:tc>
          <w:tcPr>
            <w:tcW w:w="0" w:type="auto"/>
            <w:vAlign w:val="center"/>
            <w:hideMark/>
          </w:tcPr>
          <w:p w14:paraId="0AC5FA8D" w14:textId="77777777" w:rsidR="008B65BA" w:rsidRPr="008B65BA" w:rsidRDefault="008B65BA" w:rsidP="008B65BA">
            <w:pPr>
              <w:pStyle w:val="NormalWeb"/>
              <w:ind w:left="720"/>
              <w:rPr>
                <w:rFonts w:eastAsiaTheme="majorEastAsia"/>
                <w:lang w:val="en-GB"/>
              </w:rPr>
            </w:pPr>
            <w:proofErr w:type="spellStart"/>
            <w:r w:rsidRPr="008B65BA">
              <w:rPr>
                <w:rFonts w:eastAsiaTheme="majorEastAsia"/>
                <w:lang w:val="en-GB"/>
              </w:rPr>
              <w:t>pwd</w:t>
            </w:r>
            <w:proofErr w:type="spellEnd"/>
          </w:p>
        </w:tc>
      </w:tr>
      <w:tr w:rsidR="008B65BA" w:rsidRPr="008B65BA" w14:paraId="1CFD635E" w14:textId="77777777" w:rsidTr="00824E1C">
        <w:trPr>
          <w:tblCellSpacing w:w="15" w:type="dxa"/>
        </w:trPr>
        <w:tc>
          <w:tcPr>
            <w:tcW w:w="0" w:type="auto"/>
            <w:vAlign w:val="center"/>
            <w:hideMark/>
          </w:tcPr>
          <w:p w14:paraId="1FEFFE15" w14:textId="77777777" w:rsidR="008B65BA" w:rsidRPr="008B65BA" w:rsidRDefault="008B65BA" w:rsidP="008B65BA">
            <w:pPr>
              <w:pStyle w:val="NormalWeb"/>
              <w:ind w:left="720"/>
              <w:rPr>
                <w:rFonts w:eastAsiaTheme="majorEastAsia"/>
                <w:lang w:val="en-GB"/>
              </w:rPr>
            </w:pPr>
            <w:proofErr w:type="spellStart"/>
            <w:r w:rsidRPr="008B65BA">
              <w:rPr>
                <w:rFonts w:eastAsiaTheme="majorEastAsia"/>
                <w:lang w:val="en-GB"/>
              </w:rPr>
              <w:t>mkdir</w:t>
            </w:r>
            <w:proofErr w:type="spellEnd"/>
          </w:p>
        </w:tc>
        <w:tc>
          <w:tcPr>
            <w:tcW w:w="0" w:type="auto"/>
            <w:vAlign w:val="center"/>
            <w:hideMark/>
          </w:tcPr>
          <w:p w14:paraId="54F3300A" w14:textId="77777777" w:rsidR="008B65BA" w:rsidRPr="008B65BA" w:rsidRDefault="008B65BA" w:rsidP="008B65BA">
            <w:pPr>
              <w:pStyle w:val="NormalWeb"/>
              <w:ind w:left="720"/>
              <w:rPr>
                <w:rFonts w:eastAsiaTheme="majorEastAsia"/>
                <w:lang w:val="en-GB"/>
              </w:rPr>
            </w:pPr>
            <w:r w:rsidRPr="008B65BA">
              <w:rPr>
                <w:rFonts w:eastAsiaTheme="majorEastAsia"/>
                <w:lang w:val="en-GB"/>
              </w:rPr>
              <w:t>Creates a new directory</w:t>
            </w:r>
          </w:p>
        </w:tc>
        <w:tc>
          <w:tcPr>
            <w:tcW w:w="0" w:type="auto"/>
            <w:vAlign w:val="center"/>
            <w:hideMark/>
          </w:tcPr>
          <w:p w14:paraId="1086C342" w14:textId="77777777" w:rsidR="008B65BA" w:rsidRPr="008B65BA" w:rsidRDefault="008B65BA" w:rsidP="008B65BA">
            <w:pPr>
              <w:pStyle w:val="NormalWeb"/>
              <w:ind w:left="720"/>
              <w:rPr>
                <w:rFonts w:eastAsiaTheme="majorEastAsia"/>
                <w:lang w:val="en-GB"/>
              </w:rPr>
            </w:pPr>
            <w:proofErr w:type="spellStart"/>
            <w:r w:rsidRPr="008B65BA">
              <w:rPr>
                <w:rFonts w:eastAsiaTheme="majorEastAsia"/>
                <w:lang w:val="en-GB"/>
              </w:rPr>
              <w:t>mkdir</w:t>
            </w:r>
            <w:proofErr w:type="spellEnd"/>
            <w:r w:rsidRPr="008B65BA">
              <w:rPr>
                <w:rFonts w:eastAsiaTheme="majorEastAsia"/>
                <w:lang w:val="en-GB"/>
              </w:rPr>
              <w:t xml:space="preserve"> projects</w:t>
            </w:r>
          </w:p>
        </w:tc>
      </w:tr>
      <w:tr w:rsidR="008B65BA" w:rsidRPr="008B65BA" w14:paraId="562FA4CA" w14:textId="77777777" w:rsidTr="00824E1C">
        <w:trPr>
          <w:tblCellSpacing w:w="15" w:type="dxa"/>
        </w:trPr>
        <w:tc>
          <w:tcPr>
            <w:tcW w:w="0" w:type="auto"/>
            <w:vAlign w:val="center"/>
            <w:hideMark/>
          </w:tcPr>
          <w:p w14:paraId="3FD9BCF4" w14:textId="77777777" w:rsidR="008B65BA" w:rsidRPr="008B65BA" w:rsidRDefault="008B65BA" w:rsidP="008B65BA">
            <w:pPr>
              <w:pStyle w:val="NormalWeb"/>
              <w:ind w:left="720"/>
              <w:rPr>
                <w:rFonts w:eastAsiaTheme="majorEastAsia"/>
                <w:lang w:val="en-GB"/>
              </w:rPr>
            </w:pPr>
            <w:r w:rsidRPr="008B65BA">
              <w:rPr>
                <w:rFonts w:eastAsiaTheme="majorEastAsia"/>
                <w:lang w:val="en-GB"/>
              </w:rPr>
              <w:t>rm</w:t>
            </w:r>
          </w:p>
        </w:tc>
        <w:tc>
          <w:tcPr>
            <w:tcW w:w="0" w:type="auto"/>
            <w:vAlign w:val="center"/>
            <w:hideMark/>
          </w:tcPr>
          <w:p w14:paraId="1F32B223" w14:textId="77777777" w:rsidR="008B65BA" w:rsidRPr="008B65BA" w:rsidRDefault="008B65BA" w:rsidP="008B65BA">
            <w:pPr>
              <w:pStyle w:val="NormalWeb"/>
              <w:ind w:left="720"/>
              <w:rPr>
                <w:rFonts w:eastAsiaTheme="majorEastAsia"/>
                <w:lang w:val="en-GB"/>
              </w:rPr>
            </w:pPr>
            <w:r w:rsidRPr="008B65BA">
              <w:rPr>
                <w:rFonts w:eastAsiaTheme="majorEastAsia"/>
                <w:lang w:val="en-GB"/>
              </w:rPr>
              <w:t>Deletes files or directories</w:t>
            </w:r>
          </w:p>
        </w:tc>
        <w:tc>
          <w:tcPr>
            <w:tcW w:w="0" w:type="auto"/>
            <w:vAlign w:val="center"/>
            <w:hideMark/>
          </w:tcPr>
          <w:p w14:paraId="76E8A5DA" w14:textId="77777777" w:rsidR="008B65BA" w:rsidRPr="008B65BA" w:rsidRDefault="008B65BA" w:rsidP="008B65BA">
            <w:pPr>
              <w:pStyle w:val="NormalWeb"/>
              <w:ind w:left="720"/>
              <w:rPr>
                <w:rFonts w:eastAsiaTheme="majorEastAsia"/>
                <w:lang w:val="en-GB"/>
              </w:rPr>
            </w:pPr>
            <w:r w:rsidRPr="008B65BA">
              <w:rPr>
                <w:rFonts w:eastAsiaTheme="majorEastAsia"/>
                <w:lang w:val="en-GB"/>
              </w:rPr>
              <w:t>rm file.txt / rm -r folder</w:t>
            </w:r>
          </w:p>
        </w:tc>
      </w:tr>
      <w:tr w:rsidR="008B65BA" w:rsidRPr="008B65BA" w14:paraId="5E90513E" w14:textId="77777777" w:rsidTr="00824E1C">
        <w:trPr>
          <w:tblCellSpacing w:w="15" w:type="dxa"/>
        </w:trPr>
        <w:tc>
          <w:tcPr>
            <w:tcW w:w="0" w:type="auto"/>
            <w:vAlign w:val="center"/>
            <w:hideMark/>
          </w:tcPr>
          <w:p w14:paraId="7CD1B850" w14:textId="77777777" w:rsidR="008B65BA" w:rsidRPr="008B65BA" w:rsidRDefault="008B65BA" w:rsidP="008B65BA">
            <w:pPr>
              <w:pStyle w:val="NormalWeb"/>
              <w:ind w:left="720"/>
              <w:rPr>
                <w:rFonts w:eastAsiaTheme="majorEastAsia"/>
                <w:lang w:val="en-GB"/>
              </w:rPr>
            </w:pPr>
            <w:r w:rsidRPr="008B65BA">
              <w:rPr>
                <w:rFonts w:eastAsiaTheme="majorEastAsia"/>
                <w:lang w:val="en-GB"/>
              </w:rPr>
              <w:t>cp</w:t>
            </w:r>
          </w:p>
        </w:tc>
        <w:tc>
          <w:tcPr>
            <w:tcW w:w="0" w:type="auto"/>
            <w:vAlign w:val="center"/>
            <w:hideMark/>
          </w:tcPr>
          <w:p w14:paraId="1498DA96" w14:textId="77777777" w:rsidR="008B65BA" w:rsidRPr="008B65BA" w:rsidRDefault="008B65BA" w:rsidP="008B65BA">
            <w:pPr>
              <w:pStyle w:val="NormalWeb"/>
              <w:ind w:left="720"/>
              <w:rPr>
                <w:rFonts w:eastAsiaTheme="majorEastAsia"/>
                <w:lang w:val="en-GB"/>
              </w:rPr>
            </w:pPr>
            <w:r w:rsidRPr="008B65BA">
              <w:rPr>
                <w:rFonts w:eastAsiaTheme="majorEastAsia"/>
                <w:lang w:val="en-GB"/>
              </w:rPr>
              <w:t>Copies files or directories</w:t>
            </w:r>
          </w:p>
        </w:tc>
        <w:tc>
          <w:tcPr>
            <w:tcW w:w="0" w:type="auto"/>
            <w:vAlign w:val="center"/>
            <w:hideMark/>
          </w:tcPr>
          <w:p w14:paraId="47067A58" w14:textId="77777777" w:rsidR="008B65BA" w:rsidRPr="008B65BA" w:rsidRDefault="008B65BA" w:rsidP="008B65BA">
            <w:pPr>
              <w:pStyle w:val="NormalWeb"/>
              <w:ind w:left="720"/>
              <w:rPr>
                <w:rFonts w:eastAsiaTheme="majorEastAsia"/>
                <w:lang w:val="en-GB"/>
              </w:rPr>
            </w:pPr>
            <w:r w:rsidRPr="008B65BA">
              <w:rPr>
                <w:rFonts w:eastAsiaTheme="majorEastAsia"/>
                <w:lang w:val="en-GB"/>
              </w:rPr>
              <w:t>cp file1.txt /home/user/</w:t>
            </w:r>
          </w:p>
        </w:tc>
      </w:tr>
      <w:tr w:rsidR="008B65BA" w:rsidRPr="008B65BA" w14:paraId="0BE8ECBE" w14:textId="77777777" w:rsidTr="00824E1C">
        <w:trPr>
          <w:tblCellSpacing w:w="15" w:type="dxa"/>
        </w:trPr>
        <w:tc>
          <w:tcPr>
            <w:tcW w:w="0" w:type="auto"/>
            <w:vAlign w:val="center"/>
            <w:hideMark/>
          </w:tcPr>
          <w:p w14:paraId="6189981B" w14:textId="77777777" w:rsidR="008B65BA" w:rsidRPr="008B65BA" w:rsidRDefault="008B65BA" w:rsidP="008B65BA">
            <w:pPr>
              <w:pStyle w:val="NormalWeb"/>
              <w:ind w:left="720"/>
              <w:rPr>
                <w:rFonts w:eastAsiaTheme="majorEastAsia"/>
                <w:lang w:val="en-GB"/>
              </w:rPr>
            </w:pPr>
            <w:r w:rsidRPr="008B65BA">
              <w:rPr>
                <w:rFonts w:eastAsiaTheme="majorEastAsia"/>
                <w:lang w:val="en-GB"/>
              </w:rPr>
              <w:t>mv</w:t>
            </w:r>
          </w:p>
        </w:tc>
        <w:tc>
          <w:tcPr>
            <w:tcW w:w="0" w:type="auto"/>
            <w:vAlign w:val="center"/>
            <w:hideMark/>
          </w:tcPr>
          <w:p w14:paraId="769D22D1" w14:textId="77777777" w:rsidR="008B65BA" w:rsidRPr="008B65BA" w:rsidRDefault="008B65BA" w:rsidP="008B65BA">
            <w:pPr>
              <w:pStyle w:val="NormalWeb"/>
              <w:ind w:left="720"/>
              <w:rPr>
                <w:rFonts w:eastAsiaTheme="majorEastAsia"/>
                <w:lang w:val="en-GB"/>
              </w:rPr>
            </w:pPr>
            <w:r w:rsidRPr="008B65BA">
              <w:rPr>
                <w:rFonts w:eastAsiaTheme="majorEastAsia"/>
                <w:lang w:val="en-GB"/>
              </w:rPr>
              <w:t>Moves or renames files</w:t>
            </w:r>
          </w:p>
        </w:tc>
        <w:tc>
          <w:tcPr>
            <w:tcW w:w="0" w:type="auto"/>
            <w:vAlign w:val="center"/>
            <w:hideMark/>
          </w:tcPr>
          <w:p w14:paraId="054D920F" w14:textId="77777777" w:rsidR="008B65BA" w:rsidRPr="008B65BA" w:rsidRDefault="008B65BA" w:rsidP="008B65BA">
            <w:pPr>
              <w:pStyle w:val="NormalWeb"/>
              <w:ind w:left="720"/>
              <w:rPr>
                <w:rFonts w:eastAsiaTheme="majorEastAsia"/>
                <w:lang w:val="en-GB"/>
              </w:rPr>
            </w:pPr>
            <w:r w:rsidRPr="008B65BA">
              <w:rPr>
                <w:rFonts w:eastAsiaTheme="majorEastAsia"/>
                <w:lang w:val="en-GB"/>
              </w:rPr>
              <w:t>mv old.txt new.txt</w:t>
            </w:r>
          </w:p>
        </w:tc>
      </w:tr>
      <w:tr w:rsidR="008B65BA" w:rsidRPr="008B65BA" w14:paraId="4BB88690" w14:textId="77777777" w:rsidTr="00824E1C">
        <w:trPr>
          <w:tblCellSpacing w:w="15" w:type="dxa"/>
        </w:trPr>
        <w:tc>
          <w:tcPr>
            <w:tcW w:w="0" w:type="auto"/>
            <w:vAlign w:val="center"/>
            <w:hideMark/>
          </w:tcPr>
          <w:p w14:paraId="01CEFDB5" w14:textId="77777777" w:rsidR="008B65BA" w:rsidRPr="008B65BA" w:rsidRDefault="008B65BA" w:rsidP="008B65BA">
            <w:pPr>
              <w:pStyle w:val="NormalWeb"/>
              <w:ind w:left="720"/>
              <w:rPr>
                <w:rFonts w:eastAsiaTheme="majorEastAsia"/>
                <w:lang w:val="en-GB"/>
              </w:rPr>
            </w:pPr>
            <w:r w:rsidRPr="008B65BA">
              <w:rPr>
                <w:rFonts w:eastAsiaTheme="majorEastAsia"/>
                <w:lang w:val="en-GB"/>
              </w:rPr>
              <w:t>touch</w:t>
            </w:r>
          </w:p>
        </w:tc>
        <w:tc>
          <w:tcPr>
            <w:tcW w:w="0" w:type="auto"/>
            <w:vAlign w:val="center"/>
            <w:hideMark/>
          </w:tcPr>
          <w:p w14:paraId="7CE7C392" w14:textId="77777777" w:rsidR="008B65BA" w:rsidRPr="008B65BA" w:rsidRDefault="008B65BA" w:rsidP="008B65BA">
            <w:pPr>
              <w:pStyle w:val="NormalWeb"/>
              <w:ind w:left="720"/>
              <w:rPr>
                <w:rFonts w:eastAsiaTheme="majorEastAsia"/>
                <w:lang w:val="en-GB"/>
              </w:rPr>
            </w:pPr>
            <w:r w:rsidRPr="008B65BA">
              <w:rPr>
                <w:rFonts w:eastAsiaTheme="majorEastAsia"/>
                <w:lang w:val="en-GB"/>
              </w:rPr>
              <w:t>Creates an empty file</w:t>
            </w:r>
          </w:p>
        </w:tc>
        <w:tc>
          <w:tcPr>
            <w:tcW w:w="0" w:type="auto"/>
            <w:vAlign w:val="center"/>
            <w:hideMark/>
          </w:tcPr>
          <w:p w14:paraId="6246A86F" w14:textId="77777777" w:rsidR="008B65BA" w:rsidRPr="008B65BA" w:rsidRDefault="008B65BA" w:rsidP="008B65BA">
            <w:pPr>
              <w:pStyle w:val="NormalWeb"/>
              <w:ind w:left="720"/>
              <w:rPr>
                <w:rFonts w:eastAsiaTheme="majorEastAsia"/>
                <w:lang w:val="en-GB"/>
              </w:rPr>
            </w:pPr>
            <w:r w:rsidRPr="008B65BA">
              <w:rPr>
                <w:rFonts w:eastAsiaTheme="majorEastAsia"/>
                <w:lang w:val="en-GB"/>
              </w:rPr>
              <w:t>touch newfile.txt</w:t>
            </w:r>
          </w:p>
        </w:tc>
      </w:tr>
      <w:tr w:rsidR="008B65BA" w:rsidRPr="008B65BA" w14:paraId="0D801243" w14:textId="77777777" w:rsidTr="00824E1C">
        <w:trPr>
          <w:tblCellSpacing w:w="15" w:type="dxa"/>
        </w:trPr>
        <w:tc>
          <w:tcPr>
            <w:tcW w:w="0" w:type="auto"/>
            <w:vAlign w:val="center"/>
            <w:hideMark/>
          </w:tcPr>
          <w:p w14:paraId="010F0CCC" w14:textId="77777777" w:rsidR="008B65BA" w:rsidRPr="008B65BA" w:rsidRDefault="008B65BA" w:rsidP="008B65BA">
            <w:pPr>
              <w:pStyle w:val="NormalWeb"/>
              <w:ind w:left="720"/>
              <w:rPr>
                <w:rFonts w:eastAsiaTheme="majorEastAsia"/>
                <w:lang w:val="en-GB"/>
              </w:rPr>
            </w:pPr>
            <w:r w:rsidRPr="008B65BA">
              <w:rPr>
                <w:rFonts w:eastAsiaTheme="majorEastAsia"/>
                <w:lang w:val="en-GB"/>
              </w:rPr>
              <w:t>cat</w:t>
            </w:r>
          </w:p>
        </w:tc>
        <w:tc>
          <w:tcPr>
            <w:tcW w:w="0" w:type="auto"/>
            <w:vAlign w:val="center"/>
            <w:hideMark/>
          </w:tcPr>
          <w:p w14:paraId="396A905A" w14:textId="77777777" w:rsidR="008B65BA" w:rsidRPr="008B65BA" w:rsidRDefault="008B65BA" w:rsidP="008B65BA">
            <w:pPr>
              <w:pStyle w:val="NormalWeb"/>
              <w:ind w:left="720"/>
              <w:rPr>
                <w:rFonts w:eastAsiaTheme="majorEastAsia"/>
                <w:lang w:val="en-GB"/>
              </w:rPr>
            </w:pPr>
            <w:r w:rsidRPr="008B65BA">
              <w:rPr>
                <w:rFonts w:eastAsiaTheme="majorEastAsia"/>
                <w:lang w:val="en-GB"/>
              </w:rPr>
              <w:t>Displays file content</w:t>
            </w:r>
          </w:p>
        </w:tc>
        <w:tc>
          <w:tcPr>
            <w:tcW w:w="0" w:type="auto"/>
            <w:vAlign w:val="center"/>
            <w:hideMark/>
          </w:tcPr>
          <w:p w14:paraId="4830A6E9" w14:textId="77777777" w:rsidR="008B65BA" w:rsidRPr="008B65BA" w:rsidRDefault="008B65BA" w:rsidP="008B65BA">
            <w:pPr>
              <w:pStyle w:val="NormalWeb"/>
              <w:ind w:left="720"/>
              <w:rPr>
                <w:rFonts w:eastAsiaTheme="majorEastAsia"/>
                <w:lang w:val="en-GB"/>
              </w:rPr>
            </w:pPr>
            <w:r w:rsidRPr="008B65BA">
              <w:rPr>
                <w:rFonts w:eastAsiaTheme="majorEastAsia"/>
                <w:lang w:val="en-GB"/>
              </w:rPr>
              <w:t>cat file.txt</w:t>
            </w:r>
          </w:p>
        </w:tc>
      </w:tr>
      <w:tr w:rsidR="008B65BA" w:rsidRPr="008B65BA" w14:paraId="46F0C3D3" w14:textId="77777777" w:rsidTr="00824E1C">
        <w:trPr>
          <w:tblCellSpacing w:w="15" w:type="dxa"/>
        </w:trPr>
        <w:tc>
          <w:tcPr>
            <w:tcW w:w="0" w:type="auto"/>
            <w:vAlign w:val="center"/>
            <w:hideMark/>
          </w:tcPr>
          <w:p w14:paraId="0549511C" w14:textId="77777777" w:rsidR="008B65BA" w:rsidRPr="008B65BA" w:rsidRDefault="008B65BA" w:rsidP="008B65BA">
            <w:pPr>
              <w:pStyle w:val="NormalWeb"/>
              <w:ind w:left="720"/>
              <w:rPr>
                <w:rFonts w:eastAsiaTheme="majorEastAsia"/>
                <w:lang w:val="en-GB"/>
              </w:rPr>
            </w:pPr>
            <w:r w:rsidRPr="008B65BA">
              <w:rPr>
                <w:rFonts w:eastAsiaTheme="majorEastAsia"/>
                <w:lang w:val="en-GB"/>
              </w:rPr>
              <w:t>find</w:t>
            </w:r>
          </w:p>
        </w:tc>
        <w:tc>
          <w:tcPr>
            <w:tcW w:w="0" w:type="auto"/>
            <w:vAlign w:val="center"/>
            <w:hideMark/>
          </w:tcPr>
          <w:p w14:paraId="68B95E8F" w14:textId="77777777" w:rsidR="008B65BA" w:rsidRPr="008B65BA" w:rsidRDefault="008B65BA" w:rsidP="008B65BA">
            <w:pPr>
              <w:pStyle w:val="NormalWeb"/>
              <w:ind w:left="720"/>
              <w:rPr>
                <w:rFonts w:eastAsiaTheme="majorEastAsia"/>
                <w:lang w:val="en-GB"/>
              </w:rPr>
            </w:pPr>
            <w:r w:rsidRPr="008B65BA">
              <w:rPr>
                <w:rFonts w:eastAsiaTheme="majorEastAsia"/>
                <w:lang w:val="en-GB"/>
              </w:rPr>
              <w:t>Searches for files</w:t>
            </w:r>
          </w:p>
        </w:tc>
        <w:tc>
          <w:tcPr>
            <w:tcW w:w="0" w:type="auto"/>
            <w:vAlign w:val="center"/>
            <w:hideMark/>
          </w:tcPr>
          <w:p w14:paraId="2A6D876A" w14:textId="77777777" w:rsidR="008B65BA" w:rsidRPr="008B65BA" w:rsidRDefault="008B65BA" w:rsidP="008B65BA">
            <w:pPr>
              <w:pStyle w:val="NormalWeb"/>
              <w:ind w:left="720"/>
              <w:rPr>
                <w:rFonts w:eastAsiaTheme="majorEastAsia"/>
                <w:lang w:val="en-GB"/>
              </w:rPr>
            </w:pPr>
            <w:r w:rsidRPr="008B65BA">
              <w:rPr>
                <w:rFonts w:eastAsiaTheme="majorEastAsia"/>
                <w:lang w:val="en-GB"/>
              </w:rPr>
              <w:t>find / -name file.txt</w:t>
            </w:r>
          </w:p>
        </w:tc>
      </w:tr>
    </w:tbl>
    <w:p w14:paraId="1D955916" w14:textId="77777777" w:rsidR="008B65BA" w:rsidRPr="008B65BA" w:rsidRDefault="00000000" w:rsidP="008B65BA">
      <w:pPr>
        <w:pStyle w:val="NormalWeb"/>
        <w:ind w:left="720"/>
        <w:rPr>
          <w:rFonts w:eastAsiaTheme="majorEastAsia"/>
          <w:lang w:val="en-GB"/>
        </w:rPr>
      </w:pPr>
      <w:r>
        <w:rPr>
          <w:rFonts w:eastAsiaTheme="majorEastAsia"/>
          <w:lang w:val="en-GB"/>
        </w:rPr>
        <w:lastRenderedPageBreak/>
        <w:pict w14:anchorId="23E502CD">
          <v:rect id="_x0000_i1042" style="width:0;height:1.5pt" o:hralign="center" o:hrstd="t" o:hr="t" fillcolor="#a0a0a0" stroked="f"/>
        </w:pict>
      </w:r>
    </w:p>
    <w:p w14:paraId="058755E5" w14:textId="77777777" w:rsidR="008B65BA" w:rsidRPr="008B65BA" w:rsidRDefault="008B65BA" w:rsidP="008B65BA">
      <w:pPr>
        <w:pStyle w:val="NormalWeb"/>
        <w:ind w:left="720"/>
        <w:rPr>
          <w:rFonts w:eastAsiaTheme="majorEastAsia"/>
          <w:b/>
          <w:bCs/>
          <w:lang w:val="en-GB"/>
        </w:rPr>
      </w:pPr>
      <w:r w:rsidRPr="008B65BA">
        <w:rPr>
          <w:rFonts w:eastAsiaTheme="majorEastAsia"/>
          <w:b/>
          <w:bCs/>
          <w:lang w:val="en-GB"/>
        </w:rPr>
        <w:t>3. System Management Commands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6"/>
        <w:gridCol w:w="4196"/>
        <w:gridCol w:w="3258"/>
      </w:tblGrid>
      <w:tr w:rsidR="008B65BA" w:rsidRPr="008B65BA" w14:paraId="1FBC88AE" w14:textId="77777777" w:rsidTr="00B92695">
        <w:trPr>
          <w:tblHeader/>
          <w:tblCellSpacing w:w="15" w:type="dxa"/>
        </w:trPr>
        <w:tc>
          <w:tcPr>
            <w:tcW w:w="0" w:type="auto"/>
            <w:vAlign w:val="center"/>
            <w:hideMark/>
          </w:tcPr>
          <w:p w14:paraId="33F6EECF" w14:textId="77777777" w:rsidR="008B65BA" w:rsidRPr="008B65BA" w:rsidRDefault="008B65BA" w:rsidP="008B65BA">
            <w:pPr>
              <w:pStyle w:val="NormalWeb"/>
              <w:ind w:left="720"/>
              <w:rPr>
                <w:rFonts w:eastAsiaTheme="majorEastAsia"/>
                <w:b/>
                <w:bCs/>
                <w:lang w:val="en-GB"/>
              </w:rPr>
            </w:pPr>
            <w:r w:rsidRPr="008B65BA">
              <w:rPr>
                <w:rFonts w:eastAsiaTheme="majorEastAsia"/>
                <w:b/>
                <w:bCs/>
                <w:lang w:val="en-GB"/>
              </w:rPr>
              <w:t>Command</w:t>
            </w:r>
          </w:p>
        </w:tc>
        <w:tc>
          <w:tcPr>
            <w:tcW w:w="0" w:type="auto"/>
            <w:vAlign w:val="center"/>
            <w:hideMark/>
          </w:tcPr>
          <w:p w14:paraId="23345304" w14:textId="77777777" w:rsidR="008B65BA" w:rsidRPr="008B65BA" w:rsidRDefault="008B65BA" w:rsidP="008B65BA">
            <w:pPr>
              <w:pStyle w:val="NormalWeb"/>
              <w:ind w:left="720"/>
              <w:rPr>
                <w:rFonts w:eastAsiaTheme="majorEastAsia"/>
                <w:b/>
                <w:bCs/>
                <w:lang w:val="en-GB"/>
              </w:rPr>
            </w:pPr>
            <w:r w:rsidRPr="008B65BA">
              <w:rPr>
                <w:rFonts w:eastAsiaTheme="majorEastAsia"/>
                <w:b/>
                <w:bCs/>
                <w:lang w:val="en-GB"/>
              </w:rPr>
              <w:t>Function</w:t>
            </w:r>
          </w:p>
        </w:tc>
        <w:tc>
          <w:tcPr>
            <w:tcW w:w="0" w:type="auto"/>
            <w:vAlign w:val="center"/>
            <w:hideMark/>
          </w:tcPr>
          <w:p w14:paraId="296195CC" w14:textId="77777777" w:rsidR="008B65BA" w:rsidRPr="008B65BA" w:rsidRDefault="008B65BA" w:rsidP="008B65BA">
            <w:pPr>
              <w:pStyle w:val="NormalWeb"/>
              <w:ind w:left="720"/>
              <w:rPr>
                <w:rFonts w:eastAsiaTheme="majorEastAsia"/>
                <w:b/>
                <w:bCs/>
                <w:lang w:val="en-GB"/>
              </w:rPr>
            </w:pPr>
            <w:r w:rsidRPr="008B65BA">
              <w:rPr>
                <w:rFonts w:eastAsiaTheme="majorEastAsia"/>
                <w:b/>
                <w:bCs/>
                <w:lang w:val="en-GB"/>
              </w:rPr>
              <w:t>Example</w:t>
            </w:r>
          </w:p>
        </w:tc>
      </w:tr>
      <w:tr w:rsidR="008B65BA" w:rsidRPr="008B65BA" w14:paraId="4C09320D" w14:textId="77777777" w:rsidTr="00B92695">
        <w:trPr>
          <w:tblCellSpacing w:w="15" w:type="dxa"/>
        </w:trPr>
        <w:tc>
          <w:tcPr>
            <w:tcW w:w="0" w:type="auto"/>
            <w:vAlign w:val="center"/>
            <w:hideMark/>
          </w:tcPr>
          <w:p w14:paraId="1ED43F53" w14:textId="77777777" w:rsidR="008B65BA" w:rsidRPr="008B65BA" w:rsidRDefault="008B65BA" w:rsidP="008B65BA">
            <w:pPr>
              <w:pStyle w:val="NormalWeb"/>
              <w:ind w:left="720"/>
              <w:rPr>
                <w:rFonts w:eastAsiaTheme="majorEastAsia"/>
                <w:lang w:val="en-GB"/>
              </w:rPr>
            </w:pPr>
            <w:r w:rsidRPr="008B65BA">
              <w:rPr>
                <w:rFonts w:eastAsiaTheme="majorEastAsia"/>
                <w:lang w:val="en-GB"/>
              </w:rPr>
              <w:t>top</w:t>
            </w:r>
          </w:p>
        </w:tc>
        <w:tc>
          <w:tcPr>
            <w:tcW w:w="0" w:type="auto"/>
            <w:vAlign w:val="center"/>
            <w:hideMark/>
          </w:tcPr>
          <w:p w14:paraId="4F8E0AE6" w14:textId="77777777" w:rsidR="008B65BA" w:rsidRPr="008B65BA" w:rsidRDefault="008B65BA" w:rsidP="008B65BA">
            <w:pPr>
              <w:pStyle w:val="NormalWeb"/>
              <w:ind w:left="720"/>
              <w:rPr>
                <w:rFonts w:eastAsiaTheme="majorEastAsia"/>
                <w:lang w:val="en-GB"/>
              </w:rPr>
            </w:pPr>
            <w:r w:rsidRPr="008B65BA">
              <w:rPr>
                <w:rFonts w:eastAsiaTheme="majorEastAsia"/>
                <w:lang w:val="en-GB"/>
              </w:rPr>
              <w:t>Displays real-time system resource usage</w:t>
            </w:r>
          </w:p>
        </w:tc>
        <w:tc>
          <w:tcPr>
            <w:tcW w:w="0" w:type="auto"/>
            <w:vAlign w:val="center"/>
            <w:hideMark/>
          </w:tcPr>
          <w:p w14:paraId="1744F8CB" w14:textId="77777777" w:rsidR="008B65BA" w:rsidRPr="008B65BA" w:rsidRDefault="008B65BA" w:rsidP="008B65BA">
            <w:pPr>
              <w:pStyle w:val="NormalWeb"/>
              <w:ind w:left="720"/>
              <w:rPr>
                <w:rFonts w:eastAsiaTheme="majorEastAsia"/>
                <w:lang w:val="en-GB"/>
              </w:rPr>
            </w:pPr>
            <w:r w:rsidRPr="008B65BA">
              <w:rPr>
                <w:rFonts w:eastAsiaTheme="majorEastAsia"/>
                <w:lang w:val="en-GB"/>
              </w:rPr>
              <w:t>top</w:t>
            </w:r>
          </w:p>
        </w:tc>
      </w:tr>
      <w:tr w:rsidR="008B65BA" w:rsidRPr="008B65BA" w14:paraId="7B5846D8" w14:textId="77777777" w:rsidTr="00B92695">
        <w:trPr>
          <w:tblCellSpacing w:w="15" w:type="dxa"/>
        </w:trPr>
        <w:tc>
          <w:tcPr>
            <w:tcW w:w="0" w:type="auto"/>
            <w:vAlign w:val="center"/>
            <w:hideMark/>
          </w:tcPr>
          <w:p w14:paraId="17D2004E" w14:textId="77777777" w:rsidR="008B65BA" w:rsidRPr="008B65BA" w:rsidRDefault="008B65BA" w:rsidP="008B65BA">
            <w:pPr>
              <w:pStyle w:val="NormalWeb"/>
              <w:ind w:left="720"/>
              <w:rPr>
                <w:rFonts w:eastAsiaTheme="majorEastAsia"/>
                <w:lang w:val="en-GB"/>
              </w:rPr>
            </w:pPr>
            <w:proofErr w:type="spellStart"/>
            <w:r w:rsidRPr="008B65BA">
              <w:rPr>
                <w:rFonts w:eastAsiaTheme="majorEastAsia"/>
                <w:lang w:val="en-GB"/>
              </w:rPr>
              <w:t>ps</w:t>
            </w:r>
            <w:proofErr w:type="spellEnd"/>
          </w:p>
        </w:tc>
        <w:tc>
          <w:tcPr>
            <w:tcW w:w="0" w:type="auto"/>
            <w:vAlign w:val="center"/>
            <w:hideMark/>
          </w:tcPr>
          <w:p w14:paraId="6E62732B" w14:textId="77777777" w:rsidR="008B65BA" w:rsidRPr="008B65BA" w:rsidRDefault="008B65BA" w:rsidP="008B65BA">
            <w:pPr>
              <w:pStyle w:val="NormalWeb"/>
              <w:ind w:left="720"/>
              <w:rPr>
                <w:rFonts w:eastAsiaTheme="majorEastAsia"/>
                <w:lang w:val="en-GB"/>
              </w:rPr>
            </w:pPr>
            <w:r w:rsidRPr="008B65BA">
              <w:rPr>
                <w:rFonts w:eastAsiaTheme="majorEastAsia"/>
                <w:lang w:val="en-GB"/>
              </w:rPr>
              <w:t>Lists running processes</w:t>
            </w:r>
          </w:p>
        </w:tc>
        <w:tc>
          <w:tcPr>
            <w:tcW w:w="0" w:type="auto"/>
            <w:vAlign w:val="center"/>
            <w:hideMark/>
          </w:tcPr>
          <w:p w14:paraId="51E939B9" w14:textId="77777777" w:rsidR="008B65BA" w:rsidRPr="008B65BA" w:rsidRDefault="008B65BA" w:rsidP="008B65BA">
            <w:pPr>
              <w:pStyle w:val="NormalWeb"/>
              <w:ind w:left="720"/>
              <w:rPr>
                <w:rFonts w:eastAsiaTheme="majorEastAsia"/>
                <w:lang w:val="en-GB"/>
              </w:rPr>
            </w:pPr>
            <w:proofErr w:type="spellStart"/>
            <w:r w:rsidRPr="008B65BA">
              <w:rPr>
                <w:rFonts w:eastAsiaTheme="majorEastAsia"/>
                <w:lang w:val="en-GB"/>
              </w:rPr>
              <w:t>ps</w:t>
            </w:r>
            <w:proofErr w:type="spellEnd"/>
            <w:r w:rsidRPr="008B65BA">
              <w:rPr>
                <w:rFonts w:eastAsiaTheme="majorEastAsia"/>
                <w:lang w:val="en-GB"/>
              </w:rPr>
              <w:t xml:space="preserve"> aux</w:t>
            </w:r>
          </w:p>
        </w:tc>
      </w:tr>
      <w:tr w:rsidR="008B65BA" w:rsidRPr="008B65BA" w14:paraId="72635285" w14:textId="77777777" w:rsidTr="00B92695">
        <w:trPr>
          <w:tblCellSpacing w:w="15" w:type="dxa"/>
        </w:trPr>
        <w:tc>
          <w:tcPr>
            <w:tcW w:w="0" w:type="auto"/>
            <w:vAlign w:val="center"/>
            <w:hideMark/>
          </w:tcPr>
          <w:p w14:paraId="04A2C81B" w14:textId="77777777" w:rsidR="008B65BA" w:rsidRPr="008B65BA" w:rsidRDefault="008B65BA" w:rsidP="008B65BA">
            <w:pPr>
              <w:pStyle w:val="NormalWeb"/>
              <w:ind w:left="720"/>
              <w:rPr>
                <w:rFonts w:eastAsiaTheme="majorEastAsia"/>
                <w:lang w:val="en-GB"/>
              </w:rPr>
            </w:pPr>
            <w:r w:rsidRPr="008B65BA">
              <w:rPr>
                <w:rFonts w:eastAsiaTheme="majorEastAsia"/>
                <w:lang w:val="en-GB"/>
              </w:rPr>
              <w:t>kill</w:t>
            </w:r>
          </w:p>
        </w:tc>
        <w:tc>
          <w:tcPr>
            <w:tcW w:w="0" w:type="auto"/>
            <w:vAlign w:val="center"/>
            <w:hideMark/>
          </w:tcPr>
          <w:p w14:paraId="73E35C31" w14:textId="77777777" w:rsidR="008B65BA" w:rsidRPr="008B65BA" w:rsidRDefault="008B65BA" w:rsidP="008B65BA">
            <w:pPr>
              <w:pStyle w:val="NormalWeb"/>
              <w:ind w:left="720"/>
              <w:rPr>
                <w:rFonts w:eastAsiaTheme="majorEastAsia"/>
                <w:lang w:val="en-GB"/>
              </w:rPr>
            </w:pPr>
            <w:r w:rsidRPr="008B65BA">
              <w:rPr>
                <w:rFonts w:eastAsiaTheme="majorEastAsia"/>
                <w:lang w:val="en-GB"/>
              </w:rPr>
              <w:t>Terminates a process</w:t>
            </w:r>
          </w:p>
        </w:tc>
        <w:tc>
          <w:tcPr>
            <w:tcW w:w="0" w:type="auto"/>
            <w:vAlign w:val="center"/>
            <w:hideMark/>
          </w:tcPr>
          <w:p w14:paraId="7454C054" w14:textId="77777777" w:rsidR="008B65BA" w:rsidRPr="008B65BA" w:rsidRDefault="008B65BA" w:rsidP="008B65BA">
            <w:pPr>
              <w:pStyle w:val="NormalWeb"/>
              <w:ind w:left="720"/>
              <w:rPr>
                <w:rFonts w:eastAsiaTheme="majorEastAsia"/>
                <w:lang w:val="en-GB"/>
              </w:rPr>
            </w:pPr>
            <w:r w:rsidRPr="008B65BA">
              <w:rPr>
                <w:rFonts w:eastAsiaTheme="majorEastAsia"/>
                <w:lang w:val="en-GB"/>
              </w:rPr>
              <w:t>kill 1234 (1234 = process ID)</w:t>
            </w:r>
          </w:p>
        </w:tc>
      </w:tr>
      <w:tr w:rsidR="008B65BA" w:rsidRPr="008B65BA" w14:paraId="6CB5C058" w14:textId="77777777" w:rsidTr="00B92695">
        <w:trPr>
          <w:tblCellSpacing w:w="15" w:type="dxa"/>
        </w:trPr>
        <w:tc>
          <w:tcPr>
            <w:tcW w:w="0" w:type="auto"/>
            <w:vAlign w:val="center"/>
            <w:hideMark/>
          </w:tcPr>
          <w:p w14:paraId="6761A9D5" w14:textId="77777777" w:rsidR="008B65BA" w:rsidRPr="008B65BA" w:rsidRDefault="008B65BA" w:rsidP="008B65BA">
            <w:pPr>
              <w:pStyle w:val="NormalWeb"/>
              <w:ind w:left="720"/>
              <w:rPr>
                <w:rFonts w:eastAsiaTheme="majorEastAsia"/>
                <w:lang w:val="en-GB"/>
              </w:rPr>
            </w:pPr>
            <w:proofErr w:type="spellStart"/>
            <w:r w:rsidRPr="008B65BA">
              <w:rPr>
                <w:rFonts w:eastAsiaTheme="majorEastAsia"/>
                <w:lang w:val="en-GB"/>
              </w:rPr>
              <w:t>df</w:t>
            </w:r>
            <w:proofErr w:type="spellEnd"/>
          </w:p>
        </w:tc>
        <w:tc>
          <w:tcPr>
            <w:tcW w:w="0" w:type="auto"/>
            <w:vAlign w:val="center"/>
            <w:hideMark/>
          </w:tcPr>
          <w:p w14:paraId="28BD316A" w14:textId="77777777" w:rsidR="008B65BA" w:rsidRPr="008B65BA" w:rsidRDefault="008B65BA" w:rsidP="008B65BA">
            <w:pPr>
              <w:pStyle w:val="NormalWeb"/>
              <w:ind w:left="720"/>
              <w:rPr>
                <w:rFonts w:eastAsiaTheme="majorEastAsia"/>
                <w:lang w:val="en-GB"/>
              </w:rPr>
            </w:pPr>
            <w:r w:rsidRPr="008B65BA">
              <w:rPr>
                <w:rFonts w:eastAsiaTheme="majorEastAsia"/>
                <w:lang w:val="en-GB"/>
              </w:rPr>
              <w:t>Displays disk space usage</w:t>
            </w:r>
          </w:p>
        </w:tc>
        <w:tc>
          <w:tcPr>
            <w:tcW w:w="0" w:type="auto"/>
            <w:vAlign w:val="center"/>
            <w:hideMark/>
          </w:tcPr>
          <w:p w14:paraId="7D1D6B99" w14:textId="77777777" w:rsidR="008B65BA" w:rsidRPr="008B65BA" w:rsidRDefault="008B65BA" w:rsidP="008B65BA">
            <w:pPr>
              <w:pStyle w:val="NormalWeb"/>
              <w:ind w:left="720"/>
              <w:rPr>
                <w:rFonts w:eastAsiaTheme="majorEastAsia"/>
                <w:lang w:val="en-GB"/>
              </w:rPr>
            </w:pPr>
            <w:proofErr w:type="spellStart"/>
            <w:r w:rsidRPr="008B65BA">
              <w:rPr>
                <w:rFonts w:eastAsiaTheme="majorEastAsia"/>
                <w:lang w:val="en-GB"/>
              </w:rPr>
              <w:t>df</w:t>
            </w:r>
            <w:proofErr w:type="spellEnd"/>
            <w:r w:rsidRPr="008B65BA">
              <w:rPr>
                <w:rFonts w:eastAsiaTheme="majorEastAsia"/>
                <w:lang w:val="en-GB"/>
              </w:rPr>
              <w:t xml:space="preserve"> -h</w:t>
            </w:r>
          </w:p>
        </w:tc>
      </w:tr>
      <w:tr w:rsidR="008B65BA" w:rsidRPr="008B65BA" w14:paraId="010C70A4" w14:textId="77777777" w:rsidTr="00B92695">
        <w:trPr>
          <w:tblCellSpacing w:w="15" w:type="dxa"/>
        </w:trPr>
        <w:tc>
          <w:tcPr>
            <w:tcW w:w="0" w:type="auto"/>
            <w:vAlign w:val="center"/>
            <w:hideMark/>
          </w:tcPr>
          <w:p w14:paraId="13A0E23D" w14:textId="77777777" w:rsidR="008B65BA" w:rsidRPr="008B65BA" w:rsidRDefault="008B65BA" w:rsidP="008B65BA">
            <w:pPr>
              <w:pStyle w:val="NormalWeb"/>
              <w:ind w:left="720"/>
              <w:rPr>
                <w:rFonts w:eastAsiaTheme="majorEastAsia"/>
                <w:lang w:val="en-GB"/>
              </w:rPr>
            </w:pPr>
            <w:r w:rsidRPr="008B65BA">
              <w:rPr>
                <w:rFonts w:eastAsiaTheme="majorEastAsia"/>
                <w:lang w:val="en-GB"/>
              </w:rPr>
              <w:t>du</w:t>
            </w:r>
          </w:p>
        </w:tc>
        <w:tc>
          <w:tcPr>
            <w:tcW w:w="0" w:type="auto"/>
            <w:vAlign w:val="center"/>
            <w:hideMark/>
          </w:tcPr>
          <w:p w14:paraId="1E13F1CA" w14:textId="77777777" w:rsidR="008B65BA" w:rsidRPr="008B65BA" w:rsidRDefault="008B65BA" w:rsidP="008B65BA">
            <w:pPr>
              <w:pStyle w:val="NormalWeb"/>
              <w:ind w:left="720"/>
              <w:rPr>
                <w:rFonts w:eastAsiaTheme="majorEastAsia"/>
                <w:lang w:val="en-GB"/>
              </w:rPr>
            </w:pPr>
            <w:r w:rsidRPr="008B65BA">
              <w:rPr>
                <w:rFonts w:eastAsiaTheme="majorEastAsia"/>
                <w:lang w:val="en-GB"/>
              </w:rPr>
              <w:t>Shows file/directory space usage</w:t>
            </w:r>
          </w:p>
        </w:tc>
        <w:tc>
          <w:tcPr>
            <w:tcW w:w="0" w:type="auto"/>
            <w:vAlign w:val="center"/>
            <w:hideMark/>
          </w:tcPr>
          <w:p w14:paraId="7E2F8BA0" w14:textId="77777777" w:rsidR="008B65BA" w:rsidRPr="008B65BA" w:rsidRDefault="008B65BA" w:rsidP="008B65BA">
            <w:pPr>
              <w:pStyle w:val="NormalWeb"/>
              <w:ind w:left="720"/>
              <w:rPr>
                <w:rFonts w:eastAsiaTheme="majorEastAsia"/>
                <w:lang w:val="en-GB"/>
              </w:rPr>
            </w:pPr>
            <w:r w:rsidRPr="008B65BA">
              <w:rPr>
                <w:rFonts w:eastAsiaTheme="majorEastAsia"/>
                <w:lang w:val="en-GB"/>
              </w:rPr>
              <w:t>du -</w:t>
            </w:r>
            <w:proofErr w:type="spellStart"/>
            <w:r w:rsidRPr="008B65BA">
              <w:rPr>
                <w:rFonts w:eastAsiaTheme="majorEastAsia"/>
                <w:lang w:val="en-GB"/>
              </w:rPr>
              <w:t>sh</w:t>
            </w:r>
            <w:proofErr w:type="spellEnd"/>
            <w:r w:rsidRPr="008B65BA">
              <w:rPr>
                <w:rFonts w:eastAsiaTheme="majorEastAsia"/>
                <w:lang w:val="en-GB"/>
              </w:rPr>
              <w:t xml:space="preserve"> /var/log</w:t>
            </w:r>
          </w:p>
        </w:tc>
      </w:tr>
      <w:tr w:rsidR="008B65BA" w:rsidRPr="008B65BA" w14:paraId="38F6ADE4" w14:textId="77777777" w:rsidTr="00B92695">
        <w:trPr>
          <w:tblCellSpacing w:w="15" w:type="dxa"/>
        </w:trPr>
        <w:tc>
          <w:tcPr>
            <w:tcW w:w="0" w:type="auto"/>
            <w:vAlign w:val="center"/>
            <w:hideMark/>
          </w:tcPr>
          <w:p w14:paraId="5549EC43" w14:textId="77777777" w:rsidR="008B65BA" w:rsidRPr="008B65BA" w:rsidRDefault="008B65BA" w:rsidP="008B65BA">
            <w:pPr>
              <w:pStyle w:val="NormalWeb"/>
              <w:ind w:left="720"/>
              <w:rPr>
                <w:rFonts w:eastAsiaTheme="majorEastAsia"/>
                <w:lang w:val="en-GB"/>
              </w:rPr>
            </w:pPr>
            <w:r w:rsidRPr="008B65BA">
              <w:rPr>
                <w:rFonts w:eastAsiaTheme="majorEastAsia"/>
                <w:lang w:val="en-GB"/>
              </w:rPr>
              <w:t>free</w:t>
            </w:r>
          </w:p>
        </w:tc>
        <w:tc>
          <w:tcPr>
            <w:tcW w:w="0" w:type="auto"/>
            <w:vAlign w:val="center"/>
            <w:hideMark/>
          </w:tcPr>
          <w:p w14:paraId="0FF9B863" w14:textId="77777777" w:rsidR="008B65BA" w:rsidRPr="008B65BA" w:rsidRDefault="008B65BA" w:rsidP="008B65BA">
            <w:pPr>
              <w:pStyle w:val="NormalWeb"/>
              <w:ind w:left="720"/>
              <w:rPr>
                <w:rFonts w:eastAsiaTheme="majorEastAsia"/>
                <w:lang w:val="en-GB"/>
              </w:rPr>
            </w:pPr>
            <w:r w:rsidRPr="008B65BA">
              <w:rPr>
                <w:rFonts w:eastAsiaTheme="majorEastAsia"/>
                <w:lang w:val="en-GB"/>
              </w:rPr>
              <w:t>Displays memory usage</w:t>
            </w:r>
          </w:p>
        </w:tc>
        <w:tc>
          <w:tcPr>
            <w:tcW w:w="0" w:type="auto"/>
            <w:vAlign w:val="center"/>
            <w:hideMark/>
          </w:tcPr>
          <w:p w14:paraId="7A235812" w14:textId="77777777" w:rsidR="008B65BA" w:rsidRPr="008B65BA" w:rsidRDefault="008B65BA" w:rsidP="008B65BA">
            <w:pPr>
              <w:pStyle w:val="NormalWeb"/>
              <w:ind w:left="720"/>
              <w:rPr>
                <w:rFonts w:eastAsiaTheme="majorEastAsia"/>
                <w:lang w:val="en-GB"/>
              </w:rPr>
            </w:pPr>
            <w:r w:rsidRPr="008B65BA">
              <w:rPr>
                <w:rFonts w:eastAsiaTheme="majorEastAsia"/>
                <w:lang w:val="en-GB"/>
              </w:rPr>
              <w:t>free -m</w:t>
            </w:r>
          </w:p>
        </w:tc>
      </w:tr>
      <w:tr w:rsidR="008B65BA" w:rsidRPr="008B65BA" w14:paraId="00D7CB85" w14:textId="77777777" w:rsidTr="00B92695">
        <w:trPr>
          <w:tblCellSpacing w:w="15" w:type="dxa"/>
        </w:trPr>
        <w:tc>
          <w:tcPr>
            <w:tcW w:w="0" w:type="auto"/>
            <w:vAlign w:val="center"/>
            <w:hideMark/>
          </w:tcPr>
          <w:p w14:paraId="6A79C756" w14:textId="77777777" w:rsidR="008B65BA" w:rsidRPr="008B65BA" w:rsidRDefault="008B65BA" w:rsidP="008B65BA">
            <w:pPr>
              <w:pStyle w:val="NormalWeb"/>
              <w:ind w:left="720"/>
              <w:rPr>
                <w:rFonts w:eastAsiaTheme="majorEastAsia"/>
                <w:lang w:val="en-GB"/>
              </w:rPr>
            </w:pPr>
            <w:r w:rsidRPr="008B65BA">
              <w:rPr>
                <w:rFonts w:eastAsiaTheme="majorEastAsia"/>
                <w:lang w:val="en-GB"/>
              </w:rPr>
              <w:t>uptime</w:t>
            </w:r>
          </w:p>
        </w:tc>
        <w:tc>
          <w:tcPr>
            <w:tcW w:w="0" w:type="auto"/>
            <w:vAlign w:val="center"/>
            <w:hideMark/>
          </w:tcPr>
          <w:p w14:paraId="5CE12155" w14:textId="77777777" w:rsidR="008B65BA" w:rsidRPr="008B65BA" w:rsidRDefault="008B65BA" w:rsidP="008B65BA">
            <w:pPr>
              <w:pStyle w:val="NormalWeb"/>
              <w:ind w:left="720"/>
              <w:rPr>
                <w:rFonts w:eastAsiaTheme="majorEastAsia"/>
                <w:lang w:val="en-GB"/>
              </w:rPr>
            </w:pPr>
            <w:r w:rsidRPr="008B65BA">
              <w:rPr>
                <w:rFonts w:eastAsiaTheme="majorEastAsia"/>
                <w:lang w:val="en-GB"/>
              </w:rPr>
              <w:t>Shows system uptime and load average</w:t>
            </w:r>
          </w:p>
        </w:tc>
        <w:tc>
          <w:tcPr>
            <w:tcW w:w="0" w:type="auto"/>
            <w:vAlign w:val="center"/>
            <w:hideMark/>
          </w:tcPr>
          <w:p w14:paraId="43C893B8" w14:textId="77777777" w:rsidR="008B65BA" w:rsidRPr="008B65BA" w:rsidRDefault="008B65BA" w:rsidP="008B65BA">
            <w:pPr>
              <w:pStyle w:val="NormalWeb"/>
              <w:ind w:left="720"/>
              <w:rPr>
                <w:rFonts w:eastAsiaTheme="majorEastAsia"/>
                <w:lang w:val="en-GB"/>
              </w:rPr>
            </w:pPr>
            <w:r w:rsidRPr="008B65BA">
              <w:rPr>
                <w:rFonts w:eastAsiaTheme="majorEastAsia"/>
                <w:lang w:val="en-GB"/>
              </w:rPr>
              <w:t>uptime</w:t>
            </w:r>
          </w:p>
        </w:tc>
      </w:tr>
      <w:tr w:rsidR="008B65BA" w:rsidRPr="008B65BA" w14:paraId="0B528270" w14:textId="77777777" w:rsidTr="00B92695">
        <w:trPr>
          <w:tblCellSpacing w:w="15" w:type="dxa"/>
        </w:trPr>
        <w:tc>
          <w:tcPr>
            <w:tcW w:w="0" w:type="auto"/>
            <w:vAlign w:val="center"/>
            <w:hideMark/>
          </w:tcPr>
          <w:p w14:paraId="71A76057" w14:textId="77777777" w:rsidR="008B65BA" w:rsidRPr="008B65BA" w:rsidRDefault="008B65BA" w:rsidP="008B65BA">
            <w:pPr>
              <w:pStyle w:val="NormalWeb"/>
              <w:ind w:left="720"/>
              <w:rPr>
                <w:rFonts w:eastAsiaTheme="majorEastAsia"/>
                <w:lang w:val="en-GB"/>
              </w:rPr>
            </w:pPr>
            <w:r w:rsidRPr="008B65BA">
              <w:rPr>
                <w:rFonts w:eastAsiaTheme="majorEastAsia"/>
                <w:lang w:val="en-GB"/>
              </w:rPr>
              <w:t>reboot</w:t>
            </w:r>
          </w:p>
        </w:tc>
        <w:tc>
          <w:tcPr>
            <w:tcW w:w="0" w:type="auto"/>
            <w:vAlign w:val="center"/>
            <w:hideMark/>
          </w:tcPr>
          <w:p w14:paraId="3D27DE32" w14:textId="77777777" w:rsidR="008B65BA" w:rsidRPr="008B65BA" w:rsidRDefault="008B65BA" w:rsidP="008B65BA">
            <w:pPr>
              <w:pStyle w:val="NormalWeb"/>
              <w:ind w:left="720"/>
              <w:rPr>
                <w:rFonts w:eastAsiaTheme="majorEastAsia"/>
                <w:lang w:val="en-GB"/>
              </w:rPr>
            </w:pPr>
            <w:r w:rsidRPr="008B65BA">
              <w:rPr>
                <w:rFonts w:eastAsiaTheme="majorEastAsia"/>
                <w:lang w:val="en-GB"/>
              </w:rPr>
              <w:t>Reboots the system</w:t>
            </w:r>
          </w:p>
        </w:tc>
        <w:tc>
          <w:tcPr>
            <w:tcW w:w="0" w:type="auto"/>
            <w:vAlign w:val="center"/>
            <w:hideMark/>
          </w:tcPr>
          <w:p w14:paraId="3D83FB75" w14:textId="77777777" w:rsidR="008B65BA" w:rsidRPr="008B65BA" w:rsidRDefault="008B65BA" w:rsidP="008B65BA">
            <w:pPr>
              <w:pStyle w:val="NormalWeb"/>
              <w:ind w:left="720"/>
              <w:rPr>
                <w:rFonts w:eastAsiaTheme="majorEastAsia"/>
                <w:lang w:val="en-GB"/>
              </w:rPr>
            </w:pPr>
            <w:r w:rsidRPr="008B65BA">
              <w:rPr>
                <w:rFonts w:eastAsiaTheme="majorEastAsia"/>
                <w:lang w:val="en-GB"/>
              </w:rPr>
              <w:t>reboot</w:t>
            </w:r>
          </w:p>
        </w:tc>
      </w:tr>
      <w:tr w:rsidR="008B65BA" w:rsidRPr="008B65BA" w14:paraId="0735B4DB" w14:textId="77777777" w:rsidTr="00B92695">
        <w:trPr>
          <w:tblCellSpacing w:w="15" w:type="dxa"/>
        </w:trPr>
        <w:tc>
          <w:tcPr>
            <w:tcW w:w="0" w:type="auto"/>
            <w:vAlign w:val="center"/>
            <w:hideMark/>
          </w:tcPr>
          <w:p w14:paraId="7762A860" w14:textId="77777777" w:rsidR="008B65BA" w:rsidRPr="008B65BA" w:rsidRDefault="008B65BA" w:rsidP="008B65BA">
            <w:pPr>
              <w:pStyle w:val="NormalWeb"/>
              <w:ind w:left="720"/>
              <w:rPr>
                <w:rFonts w:eastAsiaTheme="majorEastAsia"/>
                <w:lang w:val="en-GB"/>
              </w:rPr>
            </w:pPr>
            <w:r w:rsidRPr="008B65BA">
              <w:rPr>
                <w:rFonts w:eastAsiaTheme="majorEastAsia"/>
                <w:lang w:val="en-GB"/>
              </w:rPr>
              <w:t>shutdown</w:t>
            </w:r>
          </w:p>
        </w:tc>
        <w:tc>
          <w:tcPr>
            <w:tcW w:w="0" w:type="auto"/>
            <w:vAlign w:val="center"/>
            <w:hideMark/>
          </w:tcPr>
          <w:p w14:paraId="1EE252BA" w14:textId="77777777" w:rsidR="008B65BA" w:rsidRPr="008B65BA" w:rsidRDefault="008B65BA" w:rsidP="008B65BA">
            <w:pPr>
              <w:pStyle w:val="NormalWeb"/>
              <w:ind w:left="720"/>
              <w:rPr>
                <w:rFonts w:eastAsiaTheme="majorEastAsia"/>
                <w:lang w:val="en-GB"/>
              </w:rPr>
            </w:pPr>
            <w:r w:rsidRPr="008B65BA">
              <w:rPr>
                <w:rFonts w:eastAsiaTheme="majorEastAsia"/>
                <w:lang w:val="en-GB"/>
              </w:rPr>
              <w:t>Shuts down the system</w:t>
            </w:r>
          </w:p>
        </w:tc>
        <w:tc>
          <w:tcPr>
            <w:tcW w:w="0" w:type="auto"/>
            <w:vAlign w:val="center"/>
            <w:hideMark/>
          </w:tcPr>
          <w:p w14:paraId="6B8C7A1E" w14:textId="77777777" w:rsidR="008B65BA" w:rsidRPr="008B65BA" w:rsidRDefault="008B65BA" w:rsidP="008B65BA">
            <w:pPr>
              <w:pStyle w:val="NormalWeb"/>
              <w:ind w:left="720"/>
              <w:rPr>
                <w:rFonts w:eastAsiaTheme="majorEastAsia"/>
                <w:lang w:val="en-GB"/>
              </w:rPr>
            </w:pPr>
            <w:r w:rsidRPr="008B65BA">
              <w:rPr>
                <w:rFonts w:eastAsiaTheme="majorEastAsia"/>
                <w:lang w:val="en-GB"/>
              </w:rPr>
              <w:t>shutdown now</w:t>
            </w:r>
          </w:p>
        </w:tc>
      </w:tr>
      <w:tr w:rsidR="008B65BA" w:rsidRPr="008B65BA" w14:paraId="0E60F139" w14:textId="77777777" w:rsidTr="00B92695">
        <w:trPr>
          <w:tblCellSpacing w:w="15" w:type="dxa"/>
        </w:trPr>
        <w:tc>
          <w:tcPr>
            <w:tcW w:w="0" w:type="auto"/>
            <w:vAlign w:val="center"/>
            <w:hideMark/>
          </w:tcPr>
          <w:p w14:paraId="3267F506" w14:textId="77777777" w:rsidR="008B65BA" w:rsidRPr="008B65BA" w:rsidRDefault="008B65BA" w:rsidP="008B65BA">
            <w:pPr>
              <w:pStyle w:val="NormalWeb"/>
              <w:ind w:left="720"/>
              <w:rPr>
                <w:rFonts w:eastAsiaTheme="majorEastAsia"/>
                <w:lang w:val="en-GB"/>
              </w:rPr>
            </w:pPr>
            <w:proofErr w:type="spellStart"/>
            <w:r w:rsidRPr="008B65BA">
              <w:rPr>
                <w:rFonts w:eastAsiaTheme="majorEastAsia"/>
                <w:lang w:val="en-GB"/>
              </w:rPr>
              <w:t>chmod</w:t>
            </w:r>
            <w:proofErr w:type="spellEnd"/>
          </w:p>
        </w:tc>
        <w:tc>
          <w:tcPr>
            <w:tcW w:w="0" w:type="auto"/>
            <w:vAlign w:val="center"/>
            <w:hideMark/>
          </w:tcPr>
          <w:p w14:paraId="592FBB3F" w14:textId="77777777" w:rsidR="008B65BA" w:rsidRPr="008B65BA" w:rsidRDefault="008B65BA" w:rsidP="008B65BA">
            <w:pPr>
              <w:pStyle w:val="NormalWeb"/>
              <w:ind w:left="720"/>
              <w:rPr>
                <w:rFonts w:eastAsiaTheme="majorEastAsia"/>
                <w:lang w:val="en-GB"/>
              </w:rPr>
            </w:pPr>
            <w:r w:rsidRPr="008B65BA">
              <w:rPr>
                <w:rFonts w:eastAsiaTheme="majorEastAsia"/>
                <w:lang w:val="en-GB"/>
              </w:rPr>
              <w:t>Changes file permissions</w:t>
            </w:r>
          </w:p>
        </w:tc>
        <w:tc>
          <w:tcPr>
            <w:tcW w:w="0" w:type="auto"/>
            <w:vAlign w:val="center"/>
            <w:hideMark/>
          </w:tcPr>
          <w:p w14:paraId="172F5873" w14:textId="77777777" w:rsidR="008B65BA" w:rsidRPr="008B65BA" w:rsidRDefault="008B65BA" w:rsidP="008B65BA">
            <w:pPr>
              <w:pStyle w:val="NormalWeb"/>
              <w:ind w:left="720"/>
              <w:rPr>
                <w:rFonts w:eastAsiaTheme="majorEastAsia"/>
                <w:lang w:val="en-GB"/>
              </w:rPr>
            </w:pPr>
            <w:proofErr w:type="spellStart"/>
            <w:r w:rsidRPr="008B65BA">
              <w:rPr>
                <w:rFonts w:eastAsiaTheme="majorEastAsia"/>
                <w:lang w:val="en-GB"/>
              </w:rPr>
              <w:t>chmod</w:t>
            </w:r>
            <w:proofErr w:type="spellEnd"/>
            <w:r w:rsidRPr="008B65BA">
              <w:rPr>
                <w:rFonts w:eastAsiaTheme="majorEastAsia"/>
                <w:lang w:val="en-GB"/>
              </w:rPr>
              <w:t xml:space="preserve"> 755 script.sh</w:t>
            </w:r>
          </w:p>
        </w:tc>
      </w:tr>
    </w:tbl>
    <w:p w14:paraId="3812C916" w14:textId="77777777" w:rsidR="008B65BA" w:rsidRPr="008B65BA" w:rsidRDefault="00000000" w:rsidP="008B65BA">
      <w:pPr>
        <w:pStyle w:val="NormalWeb"/>
        <w:ind w:left="720"/>
        <w:rPr>
          <w:rFonts w:eastAsiaTheme="majorEastAsia"/>
          <w:lang w:val="en-GB"/>
        </w:rPr>
      </w:pPr>
      <w:r>
        <w:rPr>
          <w:rFonts w:eastAsiaTheme="majorEastAsia"/>
          <w:lang w:val="en-GB"/>
        </w:rPr>
        <w:pict w14:anchorId="23A936CF">
          <v:rect id="_x0000_i1043" style="width:0;height:1.5pt" o:hralign="center" o:hrstd="t" o:hr="t" fillcolor="#a0a0a0" stroked="f"/>
        </w:pict>
      </w:r>
    </w:p>
    <w:p w14:paraId="43B91F5E" w14:textId="77777777" w:rsidR="008B65BA" w:rsidRPr="008B65BA" w:rsidRDefault="008B65BA" w:rsidP="008B65BA">
      <w:pPr>
        <w:pStyle w:val="NormalWeb"/>
        <w:ind w:left="720"/>
        <w:rPr>
          <w:rFonts w:eastAsiaTheme="majorEastAsia"/>
          <w:b/>
          <w:bCs/>
          <w:lang w:val="en-GB"/>
        </w:rPr>
      </w:pPr>
      <w:r w:rsidRPr="008B65BA">
        <w:rPr>
          <w:rFonts w:eastAsiaTheme="majorEastAsia"/>
          <w:b/>
          <w:bCs/>
          <w:lang w:val="en-GB"/>
        </w:rPr>
        <w:t>4. Additional Useful Commands</w:t>
      </w:r>
    </w:p>
    <w:p w14:paraId="2FF532D7" w14:textId="77777777" w:rsidR="008B65BA" w:rsidRPr="008B65BA" w:rsidRDefault="008B65BA" w:rsidP="00515566">
      <w:pPr>
        <w:pStyle w:val="NormalWeb"/>
        <w:numPr>
          <w:ilvl w:val="0"/>
          <w:numId w:val="52"/>
        </w:numPr>
        <w:rPr>
          <w:rFonts w:eastAsiaTheme="majorEastAsia"/>
          <w:lang w:val="en-GB"/>
        </w:rPr>
      </w:pPr>
      <w:r w:rsidRPr="008B65BA">
        <w:rPr>
          <w:rFonts w:eastAsiaTheme="majorEastAsia"/>
          <w:lang w:val="en-GB"/>
        </w:rPr>
        <w:t>man – Displays manual/help for commands (e.g., man ls)</w:t>
      </w:r>
    </w:p>
    <w:p w14:paraId="6CAC25D7" w14:textId="77777777" w:rsidR="008B65BA" w:rsidRPr="008B65BA" w:rsidRDefault="008B65BA" w:rsidP="00515566">
      <w:pPr>
        <w:pStyle w:val="NormalWeb"/>
        <w:numPr>
          <w:ilvl w:val="0"/>
          <w:numId w:val="52"/>
        </w:numPr>
        <w:rPr>
          <w:rFonts w:eastAsiaTheme="majorEastAsia"/>
          <w:lang w:val="en-GB"/>
        </w:rPr>
      </w:pPr>
      <w:r w:rsidRPr="008B65BA">
        <w:rPr>
          <w:rFonts w:eastAsiaTheme="majorEastAsia"/>
          <w:lang w:val="en-GB"/>
        </w:rPr>
        <w:t>history – Shows the history of previously run commands</w:t>
      </w:r>
    </w:p>
    <w:p w14:paraId="23348ABD" w14:textId="77777777" w:rsidR="008B65BA" w:rsidRPr="008B65BA" w:rsidRDefault="008B65BA" w:rsidP="00515566">
      <w:pPr>
        <w:pStyle w:val="NormalWeb"/>
        <w:numPr>
          <w:ilvl w:val="0"/>
          <w:numId w:val="52"/>
        </w:numPr>
        <w:rPr>
          <w:rFonts w:eastAsiaTheme="majorEastAsia"/>
          <w:lang w:val="en-GB"/>
        </w:rPr>
      </w:pPr>
      <w:r w:rsidRPr="008B65BA">
        <w:rPr>
          <w:rFonts w:eastAsiaTheme="majorEastAsia"/>
          <w:lang w:val="en-GB"/>
        </w:rPr>
        <w:t>clear – Clears the terminal screen</w:t>
      </w:r>
    </w:p>
    <w:p w14:paraId="31BB4236" w14:textId="77777777" w:rsidR="008B65BA" w:rsidRPr="008B65BA" w:rsidRDefault="008B65BA" w:rsidP="00515566">
      <w:pPr>
        <w:pStyle w:val="NormalWeb"/>
        <w:numPr>
          <w:ilvl w:val="0"/>
          <w:numId w:val="52"/>
        </w:numPr>
        <w:rPr>
          <w:rFonts w:eastAsiaTheme="majorEastAsia"/>
          <w:lang w:val="en-GB"/>
        </w:rPr>
      </w:pPr>
      <w:r w:rsidRPr="008B65BA">
        <w:rPr>
          <w:rFonts w:eastAsiaTheme="majorEastAsia"/>
          <w:lang w:val="en-GB"/>
        </w:rPr>
        <w:t>echo – Displays a line of text/string</w:t>
      </w:r>
    </w:p>
    <w:p w14:paraId="6419BD54" w14:textId="47D8BDE8" w:rsidR="6A552D89" w:rsidRPr="008B65BA" w:rsidRDefault="6A552D89" w:rsidP="6A552D89">
      <w:pPr>
        <w:pStyle w:val="NormalWeb"/>
        <w:ind w:left="720"/>
        <w:rPr>
          <w:rStyle w:val="Strong"/>
          <w:rFonts w:eastAsiaTheme="majorEastAsia"/>
          <w:b w:val="0"/>
          <w:bCs w:val="0"/>
          <w:lang w:val="en-GB"/>
        </w:rPr>
      </w:pPr>
    </w:p>
    <w:p w14:paraId="7C32785F" w14:textId="13112B4E" w:rsidR="00A81C4A" w:rsidRPr="00870497" w:rsidRDefault="00A81C4A" w:rsidP="002E5D0A">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t xml:space="preserve">Discuss the importance of user and group management in Linux. Describe the commands and processes involved in creating, modifying, and managing users and groups. </w:t>
      </w:r>
    </w:p>
    <w:p w14:paraId="140A0F90" w14:textId="77777777" w:rsidR="005B5BF0" w:rsidRPr="005B5BF0" w:rsidRDefault="005B5BF0" w:rsidP="005B5BF0">
      <w:pPr>
        <w:pStyle w:val="NormalWeb"/>
        <w:ind w:left="720"/>
        <w:rPr>
          <w:rFonts w:eastAsiaTheme="majorEastAsia"/>
          <w:lang w:val="en-GB"/>
        </w:rPr>
      </w:pPr>
      <w:r w:rsidRPr="005B5BF0">
        <w:rPr>
          <w:rFonts w:eastAsiaTheme="majorEastAsia"/>
          <w:b/>
          <w:bCs/>
          <w:lang w:val="en-GB"/>
        </w:rPr>
        <w:t>Answer:</w:t>
      </w:r>
    </w:p>
    <w:p w14:paraId="6103C341" w14:textId="77777777" w:rsidR="005B5BF0" w:rsidRPr="005B5BF0" w:rsidRDefault="00000000" w:rsidP="005B5BF0">
      <w:pPr>
        <w:pStyle w:val="NormalWeb"/>
        <w:ind w:left="720"/>
        <w:rPr>
          <w:rFonts w:eastAsiaTheme="majorEastAsia"/>
          <w:lang w:val="en-GB"/>
        </w:rPr>
      </w:pPr>
      <w:r>
        <w:rPr>
          <w:rFonts w:eastAsiaTheme="majorEastAsia"/>
          <w:lang w:val="en-GB"/>
        </w:rPr>
        <w:pict w14:anchorId="2524E88F">
          <v:rect id="_x0000_i1044" style="width:0;height:1.5pt" o:hralign="center" o:hrstd="t" o:hr="t" fillcolor="#a0a0a0" stroked="f"/>
        </w:pict>
      </w:r>
    </w:p>
    <w:p w14:paraId="68667A70" w14:textId="77777777" w:rsidR="005B5BF0" w:rsidRPr="005B5BF0" w:rsidRDefault="005B5BF0" w:rsidP="005B5BF0">
      <w:pPr>
        <w:pStyle w:val="NormalWeb"/>
        <w:ind w:left="720"/>
        <w:rPr>
          <w:rFonts w:eastAsiaTheme="majorEastAsia"/>
          <w:b/>
          <w:bCs/>
          <w:lang w:val="en-GB"/>
        </w:rPr>
      </w:pPr>
      <w:r w:rsidRPr="005B5BF0">
        <w:rPr>
          <w:rFonts w:eastAsiaTheme="majorEastAsia"/>
          <w:b/>
          <w:bCs/>
          <w:lang w:val="en-GB"/>
        </w:rPr>
        <w:t>1. Introduction</w:t>
      </w:r>
    </w:p>
    <w:p w14:paraId="3E74151F" w14:textId="77777777" w:rsidR="005B5BF0" w:rsidRPr="005B5BF0" w:rsidRDefault="005B5BF0" w:rsidP="005B5BF0">
      <w:pPr>
        <w:pStyle w:val="NormalWeb"/>
        <w:ind w:left="720"/>
        <w:rPr>
          <w:rFonts w:eastAsiaTheme="majorEastAsia"/>
          <w:lang w:val="en-GB"/>
        </w:rPr>
      </w:pPr>
      <w:r w:rsidRPr="005B5BF0">
        <w:rPr>
          <w:rFonts w:eastAsiaTheme="majorEastAsia"/>
          <w:lang w:val="en-GB"/>
        </w:rPr>
        <w:t>User and group management is a fundamental part of Linux system administration. It ensures secure and organized access to system resources, files, and services. Proper user management enforces access control, accountability, and system stability.</w:t>
      </w:r>
    </w:p>
    <w:p w14:paraId="065B1876" w14:textId="77777777" w:rsidR="005B5BF0" w:rsidRPr="005B5BF0" w:rsidRDefault="00000000" w:rsidP="005B5BF0">
      <w:pPr>
        <w:pStyle w:val="NormalWeb"/>
        <w:ind w:left="720"/>
        <w:rPr>
          <w:rFonts w:eastAsiaTheme="majorEastAsia"/>
          <w:lang w:val="en-GB"/>
        </w:rPr>
      </w:pPr>
      <w:r>
        <w:rPr>
          <w:rFonts w:eastAsiaTheme="majorEastAsia"/>
          <w:lang w:val="en-GB"/>
        </w:rPr>
        <w:lastRenderedPageBreak/>
        <w:pict w14:anchorId="13FA745E">
          <v:rect id="_x0000_i1045" style="width:0;height:1.5pt" o:hralign="center" o:hrstd="t" o:hr="t" fillcolor="#a0a0a0" stroked="f"/>
        </w:pict>
      </w:r>
    </w:p>
    <w:p w14:paraId="6FC6244E" w14:textId="77777777" w:rsidR="005B5BF0" w:rsidRPr="005B5BF0" w:rsidRDefault="005B5BF0" w:rsidP="005B5BF0">
      <w:pPr>
        <w:pStyle w:val="NormalWeb"/>
        <w:ind w:left="720"/>
        <w:rPr>
          <w:rFonts w:eastAsiaTheme="majorEastAsia"/>
          <w:b/>
          <w:bCs/>
          <w:lang w:val="en-GB"/>
        </w:rPr>
      </w:pPr>
      <w:r w:rsidRPr="005B5BF0">
        <w:rPr>
          <w:rFonts w:eastAsiaTheme="majorEastAsia"/>
          <w:b/>
          <w:bCs/>
          <w:lang w:val="en-GB"/>
        </w:rPr>
        <w:t>2. Importance of User and Group Management</w:t>
      </w:r>
    </w:p>
    <w:p w14:paraId="1F6BC271" w14:textId="77777777" w:rsidR="005B5BF0" w:rsidRPr="005B5BF0" w:rsidRDefault="005B5BF0" w:rsidP="00515566">
      <w:pPr>
        <w:pStyle w:val="NormalWeb"/>
        <w:numPr>
          <w:ilvl w:val="0"/>
          <w:numId w:val="53"/>
        </w:numPr>
        <w:rPr>
          <w:rFonts w:eastAsiaTheme="majorEastAsia"/>
          <w:lang w:val="en-GB"/>
        </w:rPr>
      </w:pPr>
      <w:r w:rsidRPr="005B5BF0">
        <w:rPr>
          <w:rFonts w:eastAsiaTheme="majorEastAsia"/>
          <w:b/>
          <w:bCs/>
          <w:lang w:val="en-GB"/>
        </w:rPr>
        <w:t>Security:</w:t>
      </w:r>
      <w:r w:rsidRPr="005B5BF0">
        <w:rPr>
          <w:rFonts w:eastAsiaTheme="majorEastAsia"/>
          <w:lang w:val="en-GB"/>
        </w:rPr>
        <w:t xml:space="preserve"> Limits unauthorized access to files and system functions.</w:t>
      </w:r>
    </w:p>
    <w:p w14:paraId="040F3781" w14:textId="77777777" w:rsidR="005B5BF0" w:rsidRPr="005B5BF0" w:rsidRDefault="005B5BF0" w:rsidP="00515566">
      <w:pPr>
        <w:pStyle w:val="NormalWeb"/>
        <w:numPr>
          <w:ilvl w:val="0"/>
          <w:numId w:val="53"/>
        </w:numPr>
        <w:rPr>
          <w:rFonts w:eastAsiaTheme="majorEastAsia"/>
          <w:lang w:val="en-GB"/>
        </w:rPr>
      </w:pPr>
      <w:r w:rsidRPr="005B5BF0">
        <w:rPr>
          <w:rFonts w:eastAsiaTheme="majorEastAsia"/>
          <w:b/>
          <w:bCs/>
          <w:lang w:val="en-GB"/>
        </w:rPr>
        <w:t>Resource Management:</w:t>
      </w:r>
      <w:r w:rsidRPr="005B5BF0">
        <w:rPr>
          <w:rFonts w:eastAsiaTheme="majorEastAsia"/>
          <w:lang w:val="en-GB"/>
        </w:rPr>
        <w:t xml:space="preserve"> Controls who can access or modify system resources.</w:t>
      </w:r>
    </w:p>
    <w:p w14:paraId="56D10A28" w14:textId="77777777" w:rsidR="005B5BF0" w:rsidRPr="005B5BF0" w:rsidRDefault="005B5BF0" w:rsidP="00515566">
      <w:pPr>
        <w:pStyle w:val="NormalWeb"/>
        <w:numPr>
          <w:ilvl w:val="0"/>
          <w:numId w:val="53"/>
        </w:numPr>
        <w:rPr>
          <w:rFonts w:eastAsiaTheme="majorEastAsia"/>
          <w:lang w:val="en-GB"/>
        </w:rPr>
      </w:pPr>
      <w:r w:rsidRPr="005B5BF0">
        <w:rPr>
          <w:rFonts w:eastAsiaTheme="majorEastAsia"/>
          <w:b/>
          <w:bCs/>
          <w:lang w:val="en-GB"/>
        </w:rPr>
        <w:t>Accountability:</w:t>
      </w:r>
      <w:r w:rsidRPr="005B5BF0">
        <w:rPr>
          <w:rFonts w:eastAsiaTheme="majorEastAsia"/>
          <w:lang w:val="en-GB"/>
        </w:rPr>
        <w:t xml:space="preserve"> Identifies actions performed by users using logs.</w:t>
      </w:r>
    </w:p>
    <w:p w14:paraId="2C7F8683" w14:textId="77777777" w:rsidR="005B5BF0" w:rsidRPr="005B5BF0" w:rsidRDefault="005B5BF0" w:rsidP="00515566">
      <w:pPr>
        <w:pStyle w:val="NormalWeb"/>
        <w:numPr>
          <w:ilvl w:val="0"/>
          <w:numId w:val="53"/>
        </w:numPr>
        <w:rPr>
          <w:rFonts w:eastAsiaTheme="majorEastAsia"/>
          <w:lang w:val="en-GB"/>
        </w:rPr>
      </w:pPr>
      <w:r w:rsidRPr="005B5BF0">
        <w:rPr>
          <w:rFonts w:eastAsiaTheme="majorEastAsia"/>
          <w:b/>
          <w:bCs/>
          <w:lang w:val="en-GB"/>
        </w:rPr>
        <w:t>Permission Control:</w:t>
      </w:r>
      <w:r w:rsidRPr="005B5BF0">
        <w:rPr>
          <w:rFonts w:eastAsiaTheme="majorEastAsia"/>
          <w:lang w:val="en-GB"/>
        </w:rPr>
        <w:t xml:space="preserve"> Applies group-based permissions for shared access.</w:t>
      </w:r>
    </w:p>
    <w:p w14:paraId="33580B3C" w14:textId="77777777" w:rsidR="005B5BF0" w:rsidRPr="005B5BF0" w:rsidRDefault="005B5BF0" w:rsidP="00515566">
      <w:pPr>
        <w:pStyle w:val="NormalWeb"/>
        <w:numPr>
          <w:ilvl w:val="0"/>
          <w:numId w:val="53"/>
        </w:numPr>
        <w:rPr>
          <w:rFonts w:eastAsiaTheme="majorEastAsia"/>
          <w:lang w:val="en-GB"/>
        </w:rPr>
      </w:pPr>
      <w:r w:rsidRPr="005B5BF0">
        <w:rPr>
          <w:rFonts w:eastAsiaTheme="majorEastAsia"/>
          <w:b/>
          <w:bCs/>
          <w:lang w:val="en-GB"/>
        </w:rPr>
        <w:t>User Isolation:</w:t>
      </w:r>
      <w:r w:rsidRPr="005B5BF0">
        <w:rPr>
          <w:rFonts w:eastAsiaTheme="majorEastAsia"/>
          <w:lang w:val="en-GB"/>
        </w:rPr>
        <w:t xml:space="preserve"> Prevents users from interfering with each other’s data or processes.</w:t>
      </w:r>
    </w:p>
    <w:p w14:paraId="53B3C6C0" w14:textId="77777777" w:rsidR="005B5BF0" w:rsidRPr="005B5BF0" w:rsidRDefault="00000000" w:rsidP="005B5BF0">
      <w:pPr>
        <w:pStyle w:val="NormalWeb"/>
        <w:ind w:left="720"/>
        <w:rPr>
          <w:rFonts w:eastAsiaTheme="majorEastAsia"/>
          <w:lang w:val="en-GB"/>
        </w:rPr>
      </w:pPr>
      <w:r>
        <w:rPr>
          <w:rFonts w:eastAsiaTheme="majorEastAsia"/>
          <w:lang w:val="en-GB"/>
        </w:rPr>
        <w:pict w14:anchorId="0A4EF964">
          <v:rect id="_x0000_i1046" style="width:0;height:1.5pt" o:hralign="center" o:hrstd="t" o:hr="t" fillcolor="#a0a0a0" stroked="f"/>
        </w:pict>
      </w:r>
    </w:p>
    <w:p w14:paraId="32DC984E" w14:textId="77777777" w:rsidR="005B5BF0" w:rsidRPr="005B5BF0" w:rsidRDefault="005B5BF0" w:rsidP="005B5BF0">
      <w:pPr>
        <w:pStyle w:val="NormalWeb"/>
        <w:ind w:left="720"/>
        <w:rPr>
          <w:rFonts w:eastAsiaTheme="majorEastAsia"/>
          <w:b/>
          <w:bCs/>
          <w:lang w:val="en-GB"/>
        </w:rPr>
      </w:pPr>
      <w:r w:rsidRPr="005B5BF0">
        <w:rPr>
          <w:rFonts w:eastAsiaTheme="majorEastAsia"/>
          <w:b/>
          <w:bCs/>
          <w:lang w:val="en-GB"/>
        </w:rPr>
        <w:t>3. User Management in Linux</w:t>
      </w:r>
    </w:p>
    <w:p w14:paraId="53CBB908" w14:textId="77777777" w:rsidR="005B5BF0" w:rsidRPr="005B5BF0" w:rsidRDefault="005B5BF0" w:rsidP="005B5BF0">
      <w:pPr>
        <w:pStyle w:val="NormalWeb"/>
        <w:ind w:left="720"/>
        <w:rPr>
          <w:rFonts w:eastAsiaTheme="majorEastAsia"/>
          <w:b/>
          <w:bCs/>
          <w:lang w:val="en-GB"/>
        </w:rPr>
      </w:pPr>
      <w:r w:rsidRPr="005B5BF0">
        <w:rPr>
          <w:rFonts w:eastAsiaTheme="majorEastAsia"/>
          <w:b/>
          <w:bCs/>
          <w:lang w:val="en-GB"/>
        </w:rPr>
        <w:t>A. Creating Users</w:t>
      </w:r>
    </w:p>
    <w:p w14:paraId="39E16BCD" w14:textId="77777777" w:rsidR="00A95F10" w:rsidRDefault="005B5BF0" w:rsidP="00515566">
      <w:pPr>
        <w:pStyle w:val="NormalWeb"/>
        <w:numPr>
          <w:ilvl w:val="0"/>
          <w:numId w:val="54"/>
        </w:numPr>
        <w:rPr>
          <w:rFonts w:eastAsiaTheme="majorEastAsia"/>
          <w:lang w:val="en-GB"/>
        </w:rPr>
      </w:pPr>
      <w:r w:rsidRPr="005B5BF0">
        <w:rPr>
          <w:rFonts w:eastAsiaTheme="majorEastAsia"/>
          <w:lang w:val="en-GB"/>
        </w:rPr>
        <w:t>Command:</w:t>
      </w:r>
    </w:p>
    <w:p w14:paraId="70474D6A" w14:textId="269B964A" w:rsidR="005B5BF0" w:rsidRPr="005B5BF0" w:rsidRDefault="005B5BF0" w:rsidP="00A95F10">
      <w:pPr>
        <w:pStyle w:val="NormalWeb"/>
        <w:ind w:left="2250"/>
        <w:rPr>
          <w:rFonts w:eastAsiaTheme="majorEastAsia"/>
          <w:lang w:val="en-GB"/>
        </w:rPr>
      </w:pPr>
      <w:proofErr w:type="spellStart"/>
      <w:r w:rsidRPr="005B5BF0">
        <w:rPr>
          <w:rFonts w:eastAsiaTheme="majorEastAsia"/>
          <w:lang w:val="en-GB"/>
        </w:rPr>
        <w:t>useradd</w:t>
      </w:r>
      <w:proofErr w:type="spellEnd"/>
      <w:r w:rsidRPr="005B5BF0">
        <w:rPr>
          <w:rFonts w:eastAsiaTheme="majorEastAsia"/>
          <w:lang w:val="en-GB"/>
        </w:rPr>
        <w:t xml:space="preserve"> username</w:t>
      </w:r>
    </w:p>
    <w:p w14:paraId="34A4BEE2" w14:textId="77777777" w:rsidR="00A95F10" w:rsidRDefault="005B5BF0" w:rsidP="00515566">
      <w:pPr>
        <w:pStyle w:val="NormalWeb"/>
        <w:numPr>
          <w:ilvl w:val="0"/>
          <w:numId w:val="54"/>
        </w:numPr>
        <w:rPr>
          <w:rFonts w:eastAsiaTheme="majorEastAsia"/>
          <w:lang w:val="en-GB"/>
        </w:rPr>
      </w:pPr>
      <w:r w:rsidRPr="005B5BF0">
        <w:rPr>
          <w:rFonts w:eastAsiaTheme="majorEastAsia"/>
          <w:lang w:val="en-GB"/>
        </w:rPr>
        <w:t>Set Password:</w:t>
      </w:r>
    </w:p>
    <w:p w14:paraId="65683755" w14:textId="49B4B586" w:rsidR="005B5BF0" w:rsidRPr="005B5BF0" w:rsidRDefault="005B5BF0" w:rsidP="00A95F10">
      <w:pPr>
        <w:pStyle w:val="NormalWeb"/>
        <w:ind w:left="2250"/>
        <w:rPr>
          <w:rFonts w:eastAsiaTheme="majorEastAsia"/>
          <w:lang w:val="en-GB"/>
        </w:rPr>
      </w:pPr>
      <w:r w:rsidRPr="005B5BF0">
        <w:rPr>
          <w:rFonts w:eastAsiaTheme="majorEastAsia"/>
          <w:lang w:val="en-GB"/>
        </w:rPr>
        <w:t>passwd username</w:t>
      </w:r>
    </w:p>
    <w:p w14:paraId="6A1FB468" w14:textId="77777777" w:rsidR="005B5BF0" w:rsidRPr="005B5BF0" w:rsidRDefault="005B5BF0" w:rsidP="002B2D89">
      <w:pPr>
        <w:pStyle w:val="NormalWeb"/>
        <w:ind w:firstLine="720"/>
        <w:rPr>
          <w:rFonts w:eastAsiaTheme="majorEastAsia"/>
          <w:b/>
          <w:bCs/>
          <w:lang w:val="en-GB"/>
        </w:rPr>
      </w:pPr>
      <w:r w:rsidRPr="005B5BF0">
        <w:rPr>
          <w:rFonts w:eastAsiaTheme="majorEastAsia"/>
          <w:b/>
          <w:bCs/>
          <w:lang w:val="en-GB"/>
        </w:rPr>
        <w:t>B. Modifying Users</w:t>
      </w:r>
    </w:p>
    <w:p w14:paraId="5D58F5A3" w14:textId="77777777" w:rsidR="005B5BF0" w:rsidRPr="005B5BF0" w:rsidRDefault="005B5BF0" w:rsidP="00515566">
      <w:pPr>
        <w:pStyle w:val="NormalWeb"/>
        <w:numPr>
          <w:ilvl w:val="0"/>
          <w:numId w:val="55"/>
        </w:numPr>
        <w:rPr>
          <w:rFonts w:eastAsiaTheme="majorEastAsia"/>
          <w:lang w:val="en-GB"/>
        </w:rPr>
      </w:pPr>
      <w:r w:rsidRPr="005B5BF0">
        <w:rPr>
          <w:rFonts w:eastAsiaTheme="majorEastAsia"/>
          <w:lang w:val="en-GB"/>
        </w:rPr>
        <w:t>Change user’s home directory:</w:t>
      </w:r>
    </w:p>
    <w:p w14:paraId="47A0D1C3" w14:textId="77777777" w:rsidR="005B5BF0" w:rsidRPr="005B5BF0" w:rsidRDefault="005B5BF0" w:rsidP="00A95F10">
      <w:pPr>
        <w:pStyle w:val="NormalWeb"/>
        <w:ind w:left="2160" w:firstLine="720"/>
        <w:rPr>
          <w:rFonts w:eastAsiaTheme="majorEastAsia"/>
          <w:lang w:val="en-GB"/>
        </w:rPr>
      </w:pPr>
      <w:proofErr w:type="spellStart"/>
      <w:r w:rsidRPr="005B5BF0">
        <w:rPr>
          <w:rFonts w:eastAsiaTheme="majorEastAsia"/>
          <w:highlight w:val="yellow"/>
          <w:lang w:val="en-GB"/>
        </w:rPr>
        <w:t>usermod</w:t>
      </w:r>
      <w:proofErr w:type="spellEnd"/>
      <w:r w:rsidRPr="005B5BF0">
        <w:rPr>
          <w:rFonts w:eastAsiaTheme="majorEastAsia"/>
          <w:highlight w:val="yellow"/>
          <w:lang w:val="en-GB"/>
        </w:rPr>
        <w:t xml:space="preserve"> -d /</w:t>
      </w:r>
      <w:proofErr w:type="spellStart"/>
      <w:r w:rsidRPr="005B5BF0">
        <w:rPr>
          <w:rFonts w:eastAsiaTheme="majorEastAsia"/>
          <w:highlight w:val="yellow"/>
          <w:lang w:val="en-GB"/>
        </w:rPr>
        <w:t>newhome</w:t>
      </w:r>
      <w:proofErr w:type="spellEnd"/>
      <w:r w:rsidRPr="005B5BF0">
        <w:rPr>
          <w:rFonts w:eastAsiaTheme="majorEastAsia"/>
          <w:highlight w:val="yellow"/>
          <w:lang w:val="en-GB"/>
        </w:rPr>
        <w:t xml:space="preserve"> username</w:t>
      </w:r>
    </w:p>
    <w:p w14:paraId="7F9BFE07" w14:textId="77777777" w:rsidR="005B5BF0" w:rsidRPr="005B5BF0" w:rsidRDefault="005B5BF0" w:rsidP="00515566">
      <w:pPr>
        <w:pStyle w:val="NormalWeb"/>
        <w:numPr>
          <w:ilvl w:val="0"/>
          <w:numId w:val="55"/>
        </w:numPr>
        <w:rPr>
          <w:rFonts w:eastAsiaTheme="majorEastAsia"/>
          <w:lang w:val="en-GB"/>
        </w:rPr>
      </w:pPr>
      <w:r w:rsidRPr="005B5BF0">
        <w:rPr>
          <w:rFonts w:eastAsiaTheme="majorEastAsia"/>
          <w:lang w:val="en-GB"/>
        </w:rPr>
        <w:t>Lock or unlock a user account:</w:t>
      </w:r>
    </w:p>
    <w:p w14:paraId="4FD44589" w14:textId="77777777" w:rsidR="005B5BF0" w:rsidRPr="005B5BF0" w:rsidRDefault="005B5BF0" w:rsidP="00A95F10">
      <w:pPr>
        <w:pStyle w:val="NormalWeb"/>
        <w:ind w:left="2880"/>
        <w:rPr>
          <w:rFonts w:eastAsiaTheme="majorEastAsia"/>
          <w:lang w:val="en-GB"/>
        </w:rPr>
      </w:pPr>
      <w:r w:rsidRPr="005B5BF0">
        <w:rPr>
          <w:rFonts w:eastAsiaTheme="majorEastAsia"/>
          <w:highlight w:val="yellow"/>
          <w:lang w:val="en-GB"/>
        </w:rPr>
        <w:t>passwd -l username     # Lock</w:t>
      </w:r>
      <w:r w:rsidRPr="005B5BF0">
        <w:rPr>
          <w:rFonts w:eastAsiaTheme="majorEastAsia"/>
          <w:lang w:val="en-GB"/>
        </w:rPr>
        <w:t xml:space="preserve">  </w:t>
      </w:r>
    </w:p>
    <w:p w14:paraId="1D7C8BA3" w14:textId="77777777" w:rsidR="005B5BF0" w:rsidRPr="005B5BF0" w:rsidRDefault="005B5BF0" w:rsidP="00A95F10">
      <w:pPr>
        <w:pStyle w:val="NormalWeb"/>
        <w:ind w:left="2880"/>
        <w:rPr>
          <w:rFonts w:eastAsiaTheme="majorEastAsia"/>
          <w:lang w:val="en-GB"/>
        </w:rPr>
      </w:pPr>
      <w:r w:rsidRPr="005B5BF0">
        <w:rPr>
          <w:rFonts w:eastAsiaTheme="majorEastAsia"/>
          <w:highlight w:val="yellow"/>
          <w:lang w:val="en-GB"/>
        </w:rPr>
        <w:t>passwd -u username     # Unlock</w:t>
      </w:r>
      <w:r w:rsidRPr="005B5BF0">
        <w:rPr>
          <w:rFonts w:eastAsiaTheme="majorEastAsia"/>
          <w:lang w:val="en-GB"/>
        </w:rPr>
        <w:t xml:space="preserve">  </w:t>
      </w:r>
    </w:p>
    <w:p w14:paraId="4E05B126" w14:textId="77777777" w:rsidR="005B5BF0" w:rsidRPr="005B5BF0" w:rsidRDefault="005B5BF0" w:rsidP="002B2D89">
      <w:pPr>
        <w:pStyle w:val="NormalWeb"/>
        <w:ind w:firstLine="720"/>
        <w:rPr>
          <w:rFonts w:eastAsiaTheme="majorEastAsia"/>
          <w:b/>
          <w:bCs/>
          <w:lang w:val="en-GB"/>
        </w:rPr>
      </w:pPr>
      <w:r w:rsidRPr="005B5BF0">
        <w:rPr>
          <w:rFonts w:eastAsiaTheme="majorEastAsia"/>
          <w:b/>
          <w:bCs/>
          <w:lang w:val="en-GB"/>
        </w:rPr>
        <w:t>C. Deleting Users</w:t>
      </w:r>
    </w:p>
    <w:p w14:paraId="4B69DCD7" w14:textId="77777777" w:rsidR="005B5BF0" w:rsidRPr="005B5BF0" w:rsidRDefault="005B5BF0" w:rsidP="00515566">
      <w:pPr>
        <w:pStyle w:val="NormalWeb"/>
        <w:numPr>
          <w:ilvl w:val="0"/>
          <w:numId w:val="56"/>
        </w:numPr>
        <w:rPr>
          <w:rFonts w:eastAsiaTheme="majorEastAsia"/>
          <w:lang w:val="en-GB"/>
        </w:rPr>
      </w:pPr>
      <w:r w:rsidRPr="005B5BF0">
        <w:rPr>
          <w:rFonts w:eastAsiaTheme="majorEastAsia"/>
          <w:lang w:val="en-GB"/>
        </w:rPr>
        <w:t>Remove user without home directory:</w:t>
      </w:r>
    </w:p>
    <w:p w14:paraId="052FEA2E" w14:textId="77777777" w:rsidR="005B5BF0" w:rsidRPr="005B5BF0" w:rsidRDefault="005B5BF0" w:rsidP="00AC61A3">
      <w:pPr>
        <w:pStyle w:val="NormalWeb"/>
        <w:ind w:left="2160" w:firstLine="720"/>
        <w:rPr>
          <w:rFonts w:eastAsiaTheme="majorEastAsia"/>
          <w:lang w:val="en-GB"/>
        </w:rPr>
      </w:pPr>
      <w:proofErr w:type="spellStart"/>
      <w:r w:rsidRPr="005B5BF0">
        <w:rPr>
          <w:rFonts w:eastAsiaTheme="majorEastAsia"/>
          <w:highlight w:val="yellow"/>
          <w:lang w:val="en-GB"/>
        </w:rPr>
        <w:t>userdel</w:t>
      </w:r>
      <w:proofErr w:type="spellEnd"/>
      <w:r w:rsidRPr="005B5BF0">
        <w:rPr>
          <w:rFonts w:eastAsiaTheme="majorEastAsia"/>
          <w:highlight w:val="yellow"/>
          <w:lang w:val="en-GB"/>
        </w:rPr>
        <w:t xml:space="preserve"> username</w:t>
      </w:r>
    </w:p>
    <w:p w14:paraId="1A37AD12" w14:textId="77777777" w:rsidR="005B5BF0" w:rsidRPr="005B5BF0" w:rsidRDefault="005B5BF0" w:rsidP="00515566">
      <w:pPr>
        <w:pStyle w:val="NormalWeb"/>
        <w:numPr>
          <w:ilvl w:val="0"/>
          <w:numId w:val="56"/>
        </w:numPr>
        <w:rPr>
          <w:rFonts w:eastAsiaTheme="majorEastAsia"/>
          <w:lang w:val="en-GB"/>
        </w:rPr>
      </w:pPr>
      <w:r w:rsidRPr="005B5BF0">
        <w:rPr>
          <w:rFonts w:eastAsiaTheme="majorEastAsia"/>
          <w:lang w:val="en-GB"/>
        </w:rPr>
        <w:t>Remove user with home directory:</w:t>
      </w:r>
    </w:p>
    <w:p w14:paraId="5E67B1A2" w14:textId="77777777" w:rsidR="005B5BF0" w:rsidRPr="005B5BF0" w:rsidRDefault="005B5BF0" w:rsidP="002B2D89">
      <w:pPr>
        <w:pStyle w:val="NormalWeb"/>
        <w:ind w:left="2160" w:firstLine="720"/>
        <w:rPr>
          <w:rFonts w:eastAsiaTheme="majorEastAsia"/>
          <w:lang w:val="en-GB"/>
        </w:rPr>
      </w:pPr>
      <w:proofErr w:type="spellStart"/>
      <w:r w:rsidRPr="005B5BF0">
        <w:rPr>
          <w:rFonts w:eastAsiaTheme="majorEastAsia"/>
          <w:highlight w:val="yellow"/>
          <w:lang w:val="en-GB"/>
        </w:rPr>
        <w:t>userdel</w:t>
      </w:r>
      <w:proofErr w:type="spellEnd"/>
      <w:r w:rsidRPr="005B5BF0">
        <w:rPr>
          <w:rFonts w:eastAsiaTheme="majorEastAsia"/>
          <w:highlight w:val="yellow"/>
          <w:lang w:val="en-GB"/>
        </w:rPr>
        <w:t xml:space="preserve"> -r username</w:t>
      </w:r>
    </w:p>
    <w:p w14:paraId="4B1680DF" w14:textId="77777777" w:rsidR="005B5BF0" w:rsidRPr="005B5BF0" w:rsidRDefault="00000000" w:rsidP="005B5BF0">
      <w:pPr>
        <w:pStyle w:val="NormalWeb"/>
        <w:ind w:left="720"/>
        <w:rPr>
          <w:rFonts w:eastAsiaTheme="majorEastAsia"/>
          <w:lang w:val="en-GB"/>
        </w:rPr>
      </w:pPr>
      <w:r>
        <w:rPr>
          <w:rFonts w:eastAsiaTheme="majorEastAsia"/>
          <w:lang w:val="en-GB"/>
        </w:rPr>
        <w:lastRenderedPageBreak/>
        <w:pict w14:anchorId="12C2307F">
          <v:rect id="_x0000_i1047" style="width:0;height:1.5pt" o:hralign="center" o:hrstd="t" o:hr="t" fillcolor="#a0a0a0" stroked="f"/>
        </w:pict>
      </w:r>
    </w:p>
    <w:p w14:paraId="395ACFDE" w14:textId="77777777" w:rsidR="005B5BF0" w:rsidRPr="005B5BF0" w:rsidRDefault="005B5BF0" w:rsidP="005B5BF0">
      <w:pPr>
        <w:pStyle w:val="NormalWeb"/>
        <w:ind w:left="720"/>
        <w:rPr>
          <w:rFonts w:eastAsiaTheme="majorEastAsia"/>
          <w:b/>
          <w:bCs/>
          <w:lang w:val="en-GB"/>
        </w:rPr>
      </w:pPr>
      <w:r w:rsidRPr="005B5BF0">
        <w:rPr>
          <w:rFonts w:eastAsiaTheme="majorEastAsia"/>
          <w:b/>
          <w:bCs/>
          <w:lang w:val="en-GB"/>
        </w:rPr>
        <w:t>4. Group Management in Linux</w:t>
      </w:r>
    </w:p>
    <w:p w14:paraId="6BE53DDB" w14:textId="77777777" w:rsidR="005B5BF0" w:rsidRPr="005B5BF0" w:rsidRDefault="005B5BF0" w:rsidP="005B5BF0">
      <w:pPr>
        <w:pStyle w:val="NormalWeb"/>
        <w:ind w:left="720"/>
        <w:rPr>
          <w:rFonts w:eastAsiaTheme="majorEastAsia"/>
          <w:b/>
          <w:bCs/>
          <w:lang w:val="en-GB"/>
        </w:rPr>
      </w:pPr>
      <w:r w:rsidRPr="005B5BF0">
        <w:rPr>
          <w:rFonts w:eastAsiaTheme="majorEastAsia"/>
          <w:b/>
          <w:bCs/>
          <w:lang w:val="en-GB"/>
        </w:rPr>
        <w:t>A. Creating Groups</w:t>
      </w:r>
    </w:p>
    <w:p w14:paraId="5482DBF7" w14:textId="77777777" w:rsidR="005B5BF0" w:rsidRPr="005B5BF0" w:rsidRDefault="005B5BF0" w:rsidP="00515566">
      <w:pPr>
        <w:pStyle w:val="NormalWeb"/>
        <w:numPr>
          <w:ilvl w:val="0"/>
          <w:numId w:val="57"/>
        </w:numPr>
        <w:rPr>
          <w:rFonts w:eastAsiaTheme="majorEastAsia"/>
          <w:lang w:val="en-GB"/>
        </w:rPr>
      </w:pPr>
      <w:r w:rsidRPr="005B5BF0">
        <w:rPr>
          <w:rFonts w:eastAsiaTheme="majorEastAsia"/>
          <w:lang w:val="en-GB"/>
        </w:rPr>
        <w:t>Command:</w:t>
      </w:r>
    </w:p>
    <w:p w14:paraId="57D8B612" w14:textId="77777777" w:rsidR="005B5BF0" w:rsidRPr="005B5BF0" w:rsidRDefault="005B5BF0" w:rsidP="002B2D89">
      <w:pPr>
        <w:pStyle w:val="NormalWeb"/>
        <w:ind w:left="2160" w:firstLine="720"/>
        <w:rPr>
          <w:rFonts w:eastAsiaTheme="majorEastAsia"/>
          <w:lang w:val="en-GB"/>
        </w:rPr>
      </w:pPr>
      <w:proofErr w:type="spellStart"/>
      <w:r w:rsidRPr="005B5BF0">
        <w:rPr>
          <w:rFonts w:eastAsiaTheme="majorEastAsia"/>
          <w:highlight w:val="yellow"/>
          <w:lang w:val="en-GB"/>
        </w:rPr>
        <w:t>groupadd</w:t>
      </w:r>
      <w:proofErr w:type="spellEnd"/>
      <w:r w:rsidRPr="005B5BF0">
        <w:rPr>
          <w:rFonts w:eastAsiaTheme="majorEastAsia"/>
          <w:highlight w:val="yellow"/>
          <w:lang w:val="en-GB"/>
        </w:rPr>
        <w:t xml:space="preserve"> </w:t>
      </w:r>
      <w:proofErr w:type="spellStart"/>
      <w:r w:rsidRPr="005B5BF0">
        <w:rPr>
          <w:rFonts w:eastAsiaTheme="majorEastAsia"/>
          <w:highlight w:val="yellow"/>
          <w:lang w:val="en-GB"/>
        </w:rPr>
        <w:t>groupname</w:t>
      </w:r>
      <w:proofErr w:type="spellEnd"/>
    </w:p>
    <w:p w14:paraId="2FCDB83E" w14:textId="77777777" w:rsidR="005B5BF0" w:rsidRPr="005B5BF0" w:rsidRDefault="005B5BF0" w:rsidP="005B5BF0">
      <w:pPr>
        <w:pStyle w:val="NormalWeb"/>
        <w:ind w:left="720"/>
        <w:rPr>
          <w:rFonts w:eastAsiaTheme="majorEastAsia"/>
          <w:b/>
          <w:bCs/>
          <w:lang w:val="en-GB"/>
        </w:rPr>
      </w:pPr>
      <w:r w:rsidRPr="005B5BF0">
        <w:rPr>
          <w:rFonts w:eastAsiaTheme="majorEastAsia"/>
          <w:b/>
          <w:bCs/>
          <w:lang w:val="en-GB"/>
        </w:rPr>
        <w:t>B. Adding Users to Groups</w:t>
      </w:r>
    </w:p>
    <w:p w14:paraId="0221E4FD" w14:textId="77777777" w:rsidR="005B5BF0" w:rsidRPr="005B5BF0" w:rsidRDefault="005B5BF0" w:rsidP="00515566">
      <w:pPr>
        <w:pStyle w:val="NormalWeb"/>
        <w:numPr>
          <w:ilvl w:val="0"/>
          <w:numId w:val="58"/>
        </w:numPr>
        <w:rPr>
          <w:rFonts w:eastAsiaTheme="majorEastAsia"/>
          <w:lang w:val="en-GB"/>
        </w:rPr>
      </w:pPr>
      <w:r w:rsidRPr="005B5BF0">
        <w:rPr>
          <w:rFonts w:eastAsiaTheme="majorEastAsia"/>
          <w:lang w:val="en-GB"/>
        </w:rPr>
        <w:t>Add user to a group:</w:t>
      </w:r>
    </w:p>
    <w:p w14:paraId="45A52928" w14:textId="77777777" w:rsidR="005B5BF0" w:rsidRPr="005B5BF0" w:rsidRDefault="005B5BF0" w:rsidP="002B2D89">
      <w:pPr>
        <w:pStyle w:val="NormalWeb"/>
        <w:ind w:left="2160" w:firstLine="720"/>
        <w:rPr>
          <w:rFonts w:eastAsiaTheme="majorEastAsia"/>
          <w:lang w:val="en-GB"/>
        </w:rPr>
      </w:pPr>
      <w:proofErr w:type="spellStart"/>
      <w:r w:rsidRPr="005B5BF0">
        <w:rPr>
          <w:rFonts w:eastAsiaTheme="majorEastAsia"/>
          <w:highlight w:val="yellow"/>
          <w:lang w:val="en-GB"/>
        </w:rPr>
        <w:t>usermod</w:t>
      </w:r>
      <w:proofErr w:type="spellEnd"/>
      <w:r w:rsidRPr="005B5BF0">
        <w:rPr>
          <w:rFonts w:eastAsiaTheme="majorEastAsia"/>
          <w:highlight w:val="yellow"/>
          <w:lang w:val="en-GB"/>
        </w:rPr>
        <w:t xml:space="preserve"> -</w:t>
      </w:r>
      <w:proofErr w:type="spellStart"/>
      <w:r w:rsidRPr="005B5BF0">
        <w:rPr>
          <w:rFonts w:eastAsiaTheme="majorEastAsia"/>
          <w:highlight w:val="yellow"/>
          <w:lang w:val="en-GB"/>
        </w:rPr>
        <w:t>aG</w:t>
      </w:r>
      <w:proofErr w:type="spellEnd"/>
      <w:r w:rsidRPr="005B5BF0">
        <w:rPr>
          <w:rFonts w:eastAsiaTheme="majorEastAsia"/>
          <w:highlight w:val="yellow"/>
          <w:lang w:val="en-GB"/>
        </w:rPr>
        <w:t xml:space="preserve"> </w:t>
      </w:r>
      <w:proofErr w:type="spellStart"/>
      <w:r w:rsidRPr="005B5BF0">
        <w:rPr>
          <w:rFonts w:eastAsiaTheme="majorEastAsia"/>
          <w:highlight w:val="yellow"/>
          <w:lang w:val="en-GB"/>
        </w:rPr>
        <w:t>groupname</w:t>
      </w:r>
      <w:proofErr w:type="spellEnd"/>
      <w:r w:rsidRPr="005B5BF0">
        <w:rPr>
          <w:rFonts w:eastAsiaTheme="majorEastAsia"/>
          <w:highlight w:val="yellow"/>
          <w:lang w:val="en-GB"/>
        </w:rPr>
        <w:t xml:space="preserve"> username</w:t>
      </w:r>
    </w:p>
    <w:p w14:paraId="6C28BECB" w14:textId="77777777" w:rsidR="005B5BF0" w:rsidRPr="005B5BF0" w:rsidRDefault="005B5BF0" w:rsidP="005B5BF0">
      <w:pPr>
        <w:pStyle w:val="NormalWeb"/>
        <w:ind w:left="720"/>
        <w:rPr>
          <w:rFonts w:eastAsiaTheme="majorEastAsia"/>
          <w:b/>
          <w:bCs/>
          <w:lang w:val="en-GB"/>
        </w:rPr>
      </w:pPr>
      <w:r w:rsidRPr="005B5BF0">
        <w:rPr>
          <w:rFonts w:eastAsiaTheme="majorEastAsia"/>
          <w:b/>
          <w:bCs/>
          <w:lang w:val="en-GB"/>
        </w:rPr>
        <w:t>C. Viewing Group Membership</w:t>
      </w:r>
    </w:p>
    <w:p w14:paraId="722C54B9" w14:textId="28B61186" w:rsidR="005B5BF0" w:rsidRPr="005B5BF0" w:rsidRDefault="005B5BF0" w:rsidP="00515566">
      <w:pPr>
        <w:pStyle w:val="NormalWeb"/>
        <w:numPr>
          <w:ilvl w:val="0"/>
          <w:numId w:val="59"/>
        </w:numPr>
        <w:rPr>
          <w:rFonts w:eastAsiaTheme="majorEastAsia"/>
          <w:lang w:val="en-GB"/>
        </w:rPr>
      </w:pPr>
      <w:r w:rsidRPr="005B5BF0">
        <w:rPr>
          <w:rFonts w:eastAsiaTheme="majorEastAsia"/>
          <w:lang w:val="en-GB"/>
        </w:rPr>
        <w:t>Check group for a user:</w:t>
      </w:r>
    </w:p>
    <w:p w14:paraId="01616808" w14:textId="77777777" w:rsidR="005B5BF0" w:rsidRPr="005B5BF0" w:rsidRDefault="005B5BF0" w:rsidP="002B2D89">
      <w:pPr>
        <w:pStyle w:val="NormalWeb"/>
        <w:ind w:left="2160" w:firstLine="720"/>
        <w:rPr>
          <w:rFonts w:eastAsiaTheme="majorEastAsia"/>
          <w:lang w:val="en-GB"/>
        </w:rPr>
      </w:pPr>
      <w:r w:rsidRPr="005B5BF0">
        <w:rPr>
          <w:rFonts w:eastAsiaTheme="majorEastAsia"/>
          <w:highlight w:val="yellow"/>
          <w:lang w:val="en-GB"/>
        </w:rPr>
        <w:t>groups username</w:t>
      </w:r>
    </w:p>
    <w:p w14:paraId="10E0BB46" w14:textId="77777777" w:rsidR="005B5BF0" w:rsidRPr="005B5BF0" w:rsidRDefault="005B5BF0" w:rsidP="005B5BF0">
      <w:pPr>
        <w:pStyle w:val="NormalWeb"/>
        <w:ind w:left="720"/>
        <w:rPr>
          <w:rFonts w:eastAsiaTheme="majorEastAsia"/>
          <w:b/>
          <w:bCs/>
          <w:lang w:val="en-GB"/>
        </w:rPr>
      </w:pPr>
      <w:r w:rsidRPr="005B5BF0">
        <w:rPr>
          <w:rFonts w:eastAsiaTheme="majorEastAsia"/>
          <w:b/>
          <w:bCs/>
          <w:lang w:val="en-GB"/>
        </w:rPr>
        <w:t>D. Deleting Groups</w:t>
      </w:r>
    </w:p>
    <w:p w14:paraId="187D2109" w14:textId="668E65B1" w:rsidR="005B5BF0" w:rsidRPr="005B5BF0" w:rsidRDefault="005B5BF0" w:rsidP="00515566">
      <w:pPr>
        <w:pStyle w:val="NormalWeb"/>
        <w:numPr>
          <w:ilvl w:val="0"/>
          <w:numId w:val="60"/>
        </w:numPr>
        <w:rPr>
          <w:rFonts w:eastAsiaTheme="majorEastAsia"/>
          <w:lang w:val="en-GB"/>
        </w:rPr>
      </w:pPr>
      <w:r w:rsidRPr="005B5BF0">
        <w:rPr>
          <w:rFonts w:eastAsiaTheme="majorEastAsia"/>
          <w:lang w:val="en-GB"/>
        </w:rPr>
        <w:t>Remove a group:</w:t>
      </w:r>
    </w:p>
    <w:p w14:paraId="0E754C65" w14:textId="77777777" w:rsidR="005B5BF0" w:rsidRPr="005B5BF0" w:rsidRDefault="005B5BF0" w:rsidP="002B2D89">
      <w:pPr>
        <w:pStyle w:val="NormalWeb"/>
        <w:ind w:left="2160" w:firstLine="720"/>
        <w:rPr>
          <w:rFonts w:eastAsiaTheme="majorEastAsia"/>
          <w:lang w:val="en-GB"/>
        </w:rPr>
      </w:pPr>
      <w:proofErr w:type="spellStart"/>
      <w:r w:rsidRPr="005B5BF0">
        <w:rPr>
          <w:rFonts w:eastAsiaTheme="majorEastAsia"/>
          <w:highlight w:val="yellow"/>
          <w:lang w:val="en-GB"/>
        </w:rPr>
        <w:t>groupdel</w:t>
      </w:r>
      <w:proofErr w:type="spellEnd"/>
      <w:r w:rsidRPr="005B5BF0">
        <w:rPr>
          <w:rFonts w:eastAsiaTheme="majorEastAsia"/>
          <w:highlight w:val="yellow"/>
          <w:lang w:val="en-GB"/>
        </w:rPr>
        <w:t xml:space="preserve"> </w:t>
      </w:r>
      <w:proofErr w:type="spellStart"/>
      <w:r w:rsidRPr="005B5BF0">
        <w:rPr>
          <w:rFonts w:eastAsiaTheme="majorEastAsia"/>
          <w:highlight w:val="yellow"/>
          <w:lang w:val="en-GB"/>
        </w:rPr>
        <w:t>groupname</w:t>
      </w:r>
      <w:proofErr w:type="spellEnd"/>
    </w:p>
    <w:p w14:paraId="450068CD" w14:textId="77777777" w:rsidR="005B5BF0" w:rsidRPr="005B5BF0" w:rsidRDefault="00000000" w:rsidP="005B5BF0">
      <w:pPr>
        <w:pStyle w:val="NormalWeb"/>
        <w:ind w:left="720"/>
        <w:rPr>
          <w:rFonts w:eastAsiaTheme="majorEastAsia"/>
          <w:lang w:val="en-GB"/>
        </w:rPr>
      </w:pPr>
      <w:r>
        <w:rPr>
          <w:rFonts w:eastAsiaTheme="majorEastAsia"/>
          <w:lang w:val="en-GB"/>
        </w:rPr>
        <w:pict w14:anchorId="3ECB3055">
          <v:rect id="_x0000_i1048" style="width:0;height:1.5pt" o:hralign="center" o:hrstd="t" o:hr="t" fillcolor="#a0a0a0" stroked="f"/>
        </w:pict>
      </w:r>
    </w:p>
    <w:p w14:paraId="3BC15D76" w14:textId="77777777" w:rsidR="005B5BF0" w:rsidRPr="005B5BF0" w:rsidRDefault="005B5BF0" w:rsidP="005B5BF0">
      <w:pPr>
        <w:pStyle w:val="NormalWeb"/>
        <w:ind w:left="720"/>
        <w:rPr>
          <w:rFonts w:eastAsiaTheme="majorEastAsia"/>
          <w:b/>
          <w:bCs/>
          <w:lang w:val="en-GB"/>
        </w:rPr>
      </w:pPr>
      <w:r w:rsidRPr="005B5BF0">
        <w:rPr>
          <w:rFonts w:eastAsiaTheme="majorEastAsia"/>
          <w:b/>
          <w:bCs/>
          <w:lang w:val="en-GB"/>
        </w:rPr>
        <w:t>5. Related Configuration Files</w:t>
      </w:r>
    </w:p>
    <w:p w14:paraId="042B3B4E" w14:textId="77777777" w:rsidR="005B5BF0" w:rsidRPr="005B5BF0" w:rsidRDefault="005B5BF0" w:rsidP="00515566">
      <w:pPr>
        <w:pStyle w:val="NormalWeb"/>
        <w:numPr>
          <w:ilvl w:val="0"/>
          <w:numId w:val="61"/>
        </w:numPr>
        <w:rPr>
          <w:rFonts w:eastAsiaTheme="majorEastAsia"/>
          <w:lang w:val="en-GB"/>
        </w:rPr>
      </w:pPr>
      <w:r w:rsidRPr="005B5BF0">
        <w:rPr>
          <w:rFonts w:eastAsiaTheme="majorEastAsia"/>
          <w:lang w:val="en-GB"/>
        </w:rPr>
        <w:t>/etc/passwd – Stores user account information</w:t>
      </w:r>
    </w:p>
    <w:p w14:paraId="098EE519" w14:textId="77777777" w:rsidR="005B5BF0" w:rsidRPr="005B5BF0" w:rsidRDefault="005B5BF0" w:rsidP="00515566">
      <w:pPr>
        <w:pStyle w:val="NormalWeb"/>
        <w:numPr>
          <w:ilvl w:val="0"/>
          <w:numId w:val="61"/>
        </w:numPr>
        <w:rPr>
          <w:rFonts w:eastAsiaTheme="majorEastAsia"/>
          <w:lang w:val="en-GB"/>
        </w:rPr>
      </w:pPr>
      <w:r w:rsidRPr="005B5BF0">
        <w:rPr>
          <w:rFonts w:eastAsiaTheme="majorEastAsia"/>
          <w:lang w:val="en-GB"/>
        </w:rPr>
        <w:t>/etc/shadow – Stores encrypted passwords</w:t>
      </w:r>
    </w:p>
    <w:p w14:paraId="49F7A7AE" w14:textId="77777777" w:rsidR="005B5BF0" w:rsidRPr="005B5BF0" w:rsidRDefault="005B5BF0" w:rsidP="00515566">
      <w:pPr>
        <w:pStyle w:val="NormalWeb"/>
        <w:numPr>
          <w:ilvl w:val="0"/>
          <w:numId w:val="61"/>
        </w:numPr>
        <w:rPr>
          <w:rFonts w:eastAsiaTheme="majorEastAsia"/>
          <w:lang w:val="en-GB"/>
        </w:rPr>
      </w:pPr>
      <w:r w:rsidRPr="005B5BF0">
        <w:rPr>
          <w:rFonts w:eastAsiaTheme="majorEastAsia"/>
          <w:lang w:val="en-GB"/>
        </w:rPr>
        <w:t>/etc/group – Stores group information</w:t>
      </w:r>
    </w:p>
    <w:p w14:paraId="3CE88F82" w14:textId="77777777" w:rsidR="005B5BF0" w:rsidRPr="005B5BF0" w:rsidRDefault="005B5BF0" w:rsidP="00515566">
      <w:pPr>
        <w:pStyle w:val="NormalWeb"/>
        <w:numPr>
          <w:ilvl w:val="0"/>
          <w:numId w:val="61"/>
        </w:numPr>
        <w:rPr>
          <w:rFonts w:eastAsiaTheme="majorEastAsia"/>
          <w:lang w:val="en-GB"/>
        </w:rPr>
      </w:pPr>
      <w:r w:rsidRPr="005B5BF0">
        <w:rPr>
          <w:rFonts w:eastAsiaTheme="majorEastAsia"/>
          <w:lang w:val="en-GB"/>
        </w:rPr>
        <w:t>/etc/</w:t>
      </w:r>
      <w:proofErr w:type="spellStart"/>
      <w:r w:rsidRPr="005B5BF0">
        <w:rPr>
          <w:rFonts w:eastAsiaTheme="majorEastAsia"/>
          <w:lang w:val="en-GB"/>
        </w:rPr>
        <w:t>gshadow</w:t>
      </w:r>
      <w:proofErr w:type="spellEnd"/>
      <w:r w:rsidRPr="005B5BF0">
        <w:rPr>
          <w:rFonts w:eastAsiaTheme="majorEastAsia"/>
          <w:lang w:val="en-GB"/>
        </w:rPr>
        <w:t xml:space="preserve"> – Secure group password file</w:t>
      </w:r>
    </w:p>
    <w:p w14:paraId="2B12F38D" w14:textId="5BEFD5B8" w:rsidR="6A552D89" w:rsidRPr="005B5BF0" w:rsidRDefault="6A552D89" w:rsidP="6A552D89">
      <w:pPr>
        <w:pStyle w:val="NormalWeb"/>
        <w:ind w:left="720"/>
        <w:rPr>
          <w:rStyle w:val="Strong"/>
          <w:rFonts w:eastAsiaTheme="majorEastAsia"/>
          <w:b w:val="0"/>
          <w:bCs w:val="0"/>
          <w:lang w:val="en-GB"/>
        </w:rPr>
      </w:pPr>
    </w:p>
    <w:p w14:paraId="3740CFD8" w14:textId="4481C01E" w:rsidR="00A81C4A" w:rsidRDefault="00A81C4A" w:rsidP="002E5D0A">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t xml:space="preserve">Describe Linux file permissions and security mechanisms. How do these permissions contribute to securing the Linux file system? Provide examples of how to set and modify file permissions. </w:t>
      </w:r>
    </w:p>
    <w:p w14:paraId="5E9BAF15" w14:textId="1C8AB0FD" w:rsidR="00212839" w:rsidRPr="00870497" w:rsidRDefault="00212839" w:rsidP="00212839">
      <w:pPr>
        <w:pStyle w:val="NormalWeb"/>
        <w:ind w:left="360"/>
        <w:rPr>
          <w:rStyle w:val="Strong"/>
          <w:rFonts w:eastAsiaTheme="majorEastAsia"/>
          <w:b w:val="0"/>
          <w:bCs w:val="0"/>
          <w:color w:val="FF0000"/>
        </w:rPr>
      </w:pPr>
      <w:r w:rsidRPr="00A94AF5">
        <w:rPr>
          <w:rFonts w:eastAsiaTheme="majorEastAsia"/>
          <w:b/>
          <w:bCs/>
          <w:lang w:val="en-GB"/>
        </w:rPr>
        <w:t>Answer</w:t>
      </w:r>
      <w:r>
        <w:rPr>
          <w:rFonts w:eastAsiaTheme="majorEastAsia"/>
          <w:b/>
          <w:bCs/>
          <w:lang w:val="en-GB"/>
        </w:rPr>
        <w:t>:</w:t>
      </w:r>
    </w:p>
    <w:p w14:paraId="38BC9AB2" w14:textId="535BA2DB" w:rsidR="001975FE" w:rsidRPr="001975FE" w:rsidRDefault="001975FE" w:rsidP="001975FE">
      <w:pPr>
        <w:pStyle w:val="NormalWeb"/>
        <w:ind w:left="720"/>
        <w:rPr>
          <w:rFonts w:eastAsiaTheme="majorEastAsia"/>
          <w:b/>
          <w:bCs/>
          <w:lang w:val="en-GB"/>
        </w:rPr>
      </w:pPr>
      <w:r w:rsidRPr="001975FE">
        <w:rPr>
          <w:rFonts w:eastAsiaTheme="majorEastAsia"/>
          <w:b/>
          <w:bCs/>
          <w:lang w:val="en-GB"/>
        </w:rPr>
        <w:t>Definition:</w:t>
      </w:r>
    </w:p>
    <w:p w14:paraId="36877AAD" w14:textId="6A712E5C" w:rsidR="001975FE" w:rsidRPr="001975FE" w:rsidRDefault="001975FE" w:rsidP="001975FE">
      <w:pPr>
        <w:pStyle w:val="NormalWeb"/>
        <w:ind w:left="720"/>
        <w:rPr>
          <w:rFonts w:eastAsiaTheme="majorEastAsia"/>
          <w:lang w:val="en-GB"/>
        </w:rPr>
      </w:pPr>
      <w:r w:rsidRPr="001975FE">
        <w:rPr>
          <w:rFonts w:eastAsiaTheme="majorEastAsia"/>
          <w:lang w:val="en-GB"/>
        </w:rPr>
        <w:lastRenderedPageBreak/>
        <w:t xml:space="preserve">Linux file permissions are access control mechanisms used to protect files and directories from unauthorized access or manipulation. They define </w:t>
      </w:r>
      <w:r w:rsidRPr="001975FE">
        <w:rPr>
          <w:rFonts w:eastAsiaTheme="majorEastAsia"/>
          <w:b/>
          <w:bCs/>
          <w:lang w:val="en-GB"/>
        </w:rPr>
        <w:t>who</w:t>
      </w:r>
      <w:r w:rsidRPr="001975FE">
        <w:rPr>
          <w:rFonts w:eastAsiaTheme="majorEastAsia"/>
          <w:lang w:val="en-GB"/>
        </w:rPr>
        <w:t xml:space="preserve"> can </w:t>
      </w:r>
      <w:r w:rsidRPr="001975FE">
        <w:rPr>
          <w:rFonts w:eastAsiaTheme="majorEastAsia"/>
          <w:b/>
          <w:bCs/>
          <w:lang w:val="en-GB"/>
        </w:rPr>
        <w:t>read (r)</w:t>
      </w:r>
      <w:r w:rsidRPr="001975FE">
        <w:rPr>
          <w:rFonts w:eastAsiaTheme="majorEastAsia"/>
          <w:lang w:val="en-GB"/>
        </w:rPr>
        <w:t xml:space="preserve">, </w:t>
      </w:r>
      <w:r w:rsidRPr="001975FE">
        <w:rPr>
          <w:rFonts w:eastAsiaTheme="majorEastAsia"/>
          <w:b/>
          <w:bCs/>
          <w:lang w:val="en-GB"/>
        </w:rPr>
        <w:t>write (w)</w:t>
      </w:r>
      <w:r w:rsidRPr="001975FE">
        <w:rPr>
          <w:rFonts w:eastAsiaTheme="majorEastAsia"/>
          <w:lang w:val="en-GB"/>
        </w:rPr>
        <w:t xml:space="preserve">, or </w:t>
      </w:r>
      <w:r w:rsidRPr="001975FE">
        <w:rPr>
          <w:rFonts w:eastAsiaTheme="majorEastAsia"/>
          <w:b/>
          <w:bCs/>
          <w:lang w:val="en-GB"/>
        </w:rPr>
        <w:t>execute (x)</w:t>
      </w:r>
      <w:r w:rsidRPr="001975FE">
        <w:rPr>
          <w:rFonts w:eastAsiaTheme="majorEastAsia"/>
          <w:lang w:val="en-GB"/>
        </w:rPr>
        <w:t xml:space="preserve"> a file or directory.</w:t>
      </w:r>
    </w:p>
    <w:p w14:paraId="067A1ACA" w14:textId="77777777" w:rsidR="001975FE" w:rsidRPr="001975FE" w:rsidRDefault="00000000" w:rsidP="001975FE">
      <w:pPr>
        <w:pStyle w:val="NormalWeb"/>
        <w:ind w:left="720"/>
        <w:rPr>
          <w:rFonts w:eastAsiaTheme="majorEastAsia"/>
          <w:lang w:val="en-GB"/>
        </w:rPr>
      </w:pPr>
      <w:r>
        <w:rPr>
          <w:rFonts w:eastAsiaTheme="majorEastAsia"/>
          <w:lang w:val="en-GB"/>
        </w:rPr>
        <w:pict w14:anchorId="2B8BE640">
          <v:rect id="_x0000_i1049" style="width:0;height:1.5pt" o:hralign="center" o:hrstd="t" o:hr="t" fillcolor="#a0a0a0" stroked="f"/>
        </w:pict>
      </w:r>
    </w:p>
    <w:p w14:paraId="156265FE" w14:textId="379F9590" w:rsidR="001975FE" w:rsidRPr="001975FE" w:rsidRDefault="001975FE" w:rsidP="001975FE">
      <w:pPr>
        <w:pStyle w:val="NormalWeb"/>
        <w:ind w:left="720"/>
        <w:rPr>
          <w:rFonts w:eastAsiaTheme="majorEastAsia"/>
          <w:b/>
          <w:bCs/>
          <w:lang w:val="en-GB"/>
        </w:rPr>
      </w:pPr>
      <w:r w:rsidRPr="001975FE">
        <w:rPr>
          <w:rFonts w:eastAsiaTheme="majorEastAsia"/>
          <w:b/>
          <w:bCs/>
          <w:lang w:val="en-GB"/>
        </w:rPr>
        <w:t>Types of Users in Linux File Permissions:</w:t>
      </w:r>
    </w:p>
    <w:p w14:paraId="7AEF73FF" w14:textId="4C39D3C5" w:rsidR="001975FE" w:rsidRPr="001975FE" w:rsidRDefault="001975FE" w:rsidP="001975FE">
      <w:pPr>
        <w:pStyle w:val="NormalWeb"/>
        <w:ind w:left="720"/>
        <w:rPr>
          <w:rFonts w:eastAsiaTheme="majorEastAsia"/>
          <w:lang w:val="en-GB"/>
        </w:rPr>
      </w:pPr>
      <w:r w:rsidRPr="001975FE">
        <w:rPr>
          <w:rFonts w:eastAsiaTheme="majorEastAsia"/>
          <w:lang w:val="en-GB"/>
        </w:rPr>
        <w:t>Each file or directory has three types of access categories:</w:t>
      </w:r>
    </w:p>
    <w:p w14:paraId="4F41FCB7" w14:textId="182E82C5" w:rsidR="001975FE" w:rsidRPr="001975FE" w:rsidRDefault="001975FE" w:rsidP="00515566">
      <w:pPr>
        <w:pStyle w:val="NormalWeb"/>
        <w:numPr>
          <w:ilvl w:val="0"/>
          <w:numId w:val="62"/>
        </w:numPr>
        <w:rPr>
          <w:rFonts w:eastAsiaTheme="majorEastAsia"/>
          <w:lang w:val="en-GB"/>
        </w:rPr>
      </w:pPr>
      <w:r w:rsidRPr="001975FE">
        <w:rPr>
          <w:rFonts w:eastAsiaTheme="majorEastAsia"/>
          <w:b/>
          <w:bCs/>
          <w:lang w:val="en-GB"/>
        </w:rPr>
        <w:t>Owner (User)</w:t>
      </w:r>
      <w:r w:rsidRPr="001975FE">
        <w:rPr>
          <w:rFonts w:eastAsiaTheme="majorEastAsia"/>
          <w:lang w:val="en-GB"/>
        </w:rPr>
        <w:t xml:space="preserve"> – The person who created the file.</w:t>
      </w:r>
    </w:p>
    <w:p w14:paraId="3188D4B8" w14:textId="4B90B8A3" w:rsidR="001975FE" w:rsidRPr="001975FE" w:rsidRDefault="001975FE" w:rsidP="00515566">
      <w:pPr>
        <w:pStyle w:val="NormalWeb"/>
        <w:numPr>
          <w:ilvl w:val="0"/>
          <w:numId w:val="62"/>
        </w:numPr>
        <w:rPr>
          <w:rFonts w:eastAsiaTheme="majorEastAsia"/>
          <w:lang w:val="en-GB"/>
        </w:rPr>
      </w:pPr>
      <w:r w:rsidRPr="001975FE">
        <w:rPr>
          <w:rFonts w:eastAsiaTheme="majorEastAsia"/>
          <w:b/>
          <w:bCs/>
          <w:lang w:val="en-GB"/>
        </w:rPr>
        <w:t>Group</w:t>
      </w:r>
      <w:r w:rsidRPr="001975FE">
        <w:rPr>
          <w:rFonts w:eastAsiaTheme="majorEastAsia"/>
          <w:lang w:val="en-GB"/>
        </w:rPr>
        <w:t xml:space="preserve"> – Users who are part of the same group.</w:t>
      </w:r>
    </w:p>
    <w:p w14:paraId="69556152" w14:textId="357D7090" w:rsidR="001975FE" w:rsidRPr="001975FE" w:rsidRDefault="001975FE" w:rsidP="00515566">
      <w:pPr>
        <w:pStyle w:val="NormalWeb"/>
        <w:numPr>
          <w:ilvl w:val="0"/>
          <w:numId w:val="62"/>
        </w:numPr>
        <w:rPr>
          <w:rFonts w:eastAsiaTheme="majorEastAsia"/>
          <w:lang w:val="en-GB"/>
        </w:rPr>
      </w:pPr>
      <w:r w:rsidRPr="001975FE">
        <w:rPr>
          <w:rFonts w:eastAsiaTheme="majorEastAsia"/>
          <w:b/>
          <w:bCs/>
          <w:lang w:val="en-GB"/>
        </w:rPr>
        <w:t>Others (World)</w:t>
      </w:r>
      <w:r w:rsidRPr="001975FE">
        <w:rPr>
          <w:rFonts w:eastAsiaTheme="majorEastAsia"/>
          <w:lang w:val="en-GB"/>
        </w:rPr>
        <w:t xml:space="preserve"> – All other users on the system.</w:t>
      </w:r>
    </w:p>
    <w:p w14:paraId="0B8375C3" w14:textId="77777777" w:rsidR="001975FE" w:rsidRPr="001975FE" w:rsidRDefault="00000000" w:rsidP="001975FE">
      <w:pPr>
        <w:pStyle w:val="NormalWeb"/>
        <w:ind w:left="720"/>
        <w:rPr>
          <w:rFonts w:eastAsiaTheme="majorEastAsia"/>
          <w:lang w:val="en-GB"/>
        </w:rPr>
      </w:pPr>
      <w:r>
        <w:rPr>
          <w:rFonts w:eastAsiaTheme="majorEastAsia"/>
          <w:lang w:val="en-GB"/>
        </w:rPr>
        <w:pict w14:anchorId="310CFBCB">
          <v:rect id="_x0000_i1050" style="width:0;height:1.5pt" o:hralign="center" o:hrstd="t" o:hr="t" fillcolor="#a0a0a0" stroked="f"/>
        </w:pict>
      </w:r>
    </w:p>
    <w:p w14:paraId="4D496DB1" w14:textId="27DA876D" w:rsidR="001975FE" w:rsidRPr="001975FE" w:rsidRDefault="001975FE" w:rsidP="001975FE">
      <w:pPr>
        <w:pStyle w:val="NormalWeb"/>
        <w:ind w:left="720"/>
        <w:rPr>
          <w:rFonts w:eastAsiaTheme="majorEastAsia"/>
          <w:b/>
          <w:bCs/>
          <w:lang w:val="en-GB"/>
        </w:rPr>
      </w:pPr>
      <w:r w:rsidRPr="001975FE">
        <w:rPr>
          <w:rFonts w:eastAsiaTheme="majorEastAsia"/>
          <w:b/>
          <w:bCs/>
          <w:lang w:val="en-GB"/>
        </w:rPr>
        <w:t>Types of Permissions: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9"/>
        <w:gridCol w:w="1934"/>
        <w:gridCol w:w="5147"/>
      </w:tblGrid>
      <w:tr w:rsidR="001975FE" w:rsidRPr="001975FE" w14:paraId="500659AC" w14:textId="77777777" w:rsidTr="001975FE">
        <w:trPr>
          <w:tblHeader/>
          <w:tblCellSpacing w:w="15" w:type="dxa"/>
        </w:trPr>
        <w:tc>
          <w:tcPr>
            <w:tcW w:w="0" w:type="auto"/>
            <w:vAlign w:val="center"/>
            <w:hideMark/>
          </w:tcPr>
          <w:p w14:paraId="1501ED74" w14:textId="77777777" w:rsidR="001975FE" w:rsidRPr="001975FE" w:rsidRDefault="001975FE" w:rsidP="001975FE">
            <w:pPr>
              <w:pStyle w:val="NormalWeb"/>
              <w:ind w:left="720"/>
              <w:rPr>
                <w:rFonts w:eastAsiaTheme="majorEastAsia"/>
                <w:b/>
                <w:bCs/>
                <w:lang w:val="en-GB"/>
              </w:rPr>
            </w:pPr>
            <w:r w:rsidRPr="001975FE">
              <w:rPr>
                <w:rFonts w:eastAsiaTheme="majorEastAsia"/>
                <w:b/>
                <w:bCs/>
                <w:lang w:val="en-GB"/>
              </w:rPr>
              <w:t>Symbol</w:t>
            </w:r>
          </w:p>
        </w:tc>
        <w:tc>
          <w:tcPr>
            <w:tcW w:w="0" w:type="auto"/>
            <w:vAlign w:val="center"/>
            <w:hideMark/>
          </w:tcPr>
          <w:p w14:paraId="05FF3FEE" w14:textId="77777777" w:rsidR="001975FE" w:rsidRPr="001975FE" w:rsidRDefault="001975FE" w:rsidP="001975FE">
            <w:pPr>
              <w:pStyle w:val="NormalWeb"/>
              <w:ind w:left="720"/>
              <w:rPr>
                <w:rFonts w:eastAsiaTheme="majorEastAsia"/>
                <w:b/>
                <w:bCs/>
                <w:lang w:val="en-GB"/>
              </w:rPr>
            </w:pPr>
            <w:r w:rsidRPr="001975FE">
              <w:rPr>
                <w:rFonts w:eastAsiaTheme="majorEastAsia"/>
                <w:b/>
                <w:bCs/>
                <w:lang w:val="en-GB"/>
              </w:rPr>
              <w:t>Permission</w:t>
            </w:r>
          </w:p>
        </w:tc>
        <w:tc>
          <w:tcPr>
            <w:tcW w:w="0" w:type="auto"/>
            <w:vAlign w:val="center"/>
            <w:hideMark/>
          </w:tcPr>
          <w:p w14:paraId="2C443733" w14:textId="77777777" w:rsidR="001975FE" w:rsidRPr="001975FE" w:rsidRDefault="001975FE" w:rsidP="001975FE">
            <w:pPr>
              <w:pStyle w:val="NormalWeb"/>
              <w:ind w:left="720"/>
              <w:rPr>
                <w:rFonts w:eastAsiaTheme="majorEastAsia"/>
                <w:b/>
                <w:bCs/>
                <w:lang w:val="en-GB"/>
              </w:rPr>
            </w:pPr>
            <w:r w:rsidRPr="001975FE">
              <w:rPr>
                <w:rFonts w:eastAsiaTheme="majorEastAsia"/>
                <w:b/>
                <w:bCs/>
                <w:lang w:val="en-GB"/>
              </w:rPr>
              <w:t>Description</w:t>
            </w:r>
          </w:p>
        </w:tc>
      </w:tr>
      <w:tr w:rsidR="001975FE" w:rsidRPr="001975FE" w14:paraId="476E595B" w14:textId="77777777" w:rsidTr="001975FE">
        <w:trPr>
          <w:tblCellSpacing w:w="15" w:type="dxa"/>
        </w:trPr>
        <w:tc>
          <w:tcPr>
            <w:tcW w:w="0" w:type="auto"/>
            <w:vAlign w:val="center"/>
            <w:hideMark/>
          </w:tcPr>
          <w:p w14:paraId="1EAAF387" w14:textId="77777777" w:rsidR="001975FE" w:rsidRPr="001975FE" w:rsidRDefault="001975FE" w:rsidP="001975FE">
            <w:pPr>
              <w:pStyle w:val="NormalWeb"/>
              <w:ind w:left="720"/>
              <w:rPr>
                <w:rFonts w:eastAsiaTheme="majorEastAsia"/>
                <w:lang w:val="en-GB"/>
              </w:rPr>
            </w:pPr>
            <w:r w:rsidRPr="001975FE">
              <w:rPr>
                <w:rFonts w:eastAsiaTheme="majorEastAsia"/>
                <w:lang w:val="en-GB"/>
              </w:rPr>
              <w:t>r</w:t>
            </w:r>
          </w:p>
        </w:tc>
        <w:tc>
          <w:tcPr>
            <w:tcW w:w="0" w:type="auto"/>
            <w:vAlign w:val="center"/>
            <w:hideMark/>
          </w:tcPr>
          <w:p w14:paraId="1F4D45EE" w14:textId="77777777" w:rsidR="001975FE" w:rsidRPr="001975FE" w:rsidRDefault="001975FE" w:rsidP="001975FE">
            <w:pPr>
              <w:pStyle w:val="NormalWeb"/>
              <w:ind w:left="720"/>
              <w:rPr>
                <w:rFonts w:eastAsiaTheme="majorEastAsia"/>
                <w:lang w:val="en-GB"/>
              </w:rPr>
            </w:pPr>
            <w:r w:rsidRPr="001975FE">
              <w:rPr>
                <w:rFonts w:eastAsiaTheme="majorEastAsia"/>
                <w:lang w:val="en-GB"/>
              </w:rPr>
              <w:t>Read</w:t>
            </w:r>
          </w:p>
        </w:tc>
        <w:tc>
          <w:tcPr>
            <w:tcW w:w="0" w:type="auto"/>
            <w:vAlign w:val="center"/>
            <w:hideMark/>
          </w:tcPr>
          <w:p w14:paraId="728084AA" w14:textId="77777777" w:rsidR="001975FE" w:rsidRPr="001975FE" w:rsidRDefault="001975FE" w:rsidP="001975FE">
            <w:pPr>
              <w:pStyle w:val="NormalWeb"/>
              <w:ind w:left="720"/>
              <w:rPr>
                <w:rFonts w:eastAsiaTheme="majorEastAsia"/>
                <w:lang w:val="en-GB"/>
              </w:rPr>
            </w:pPr>
            <w:r w:rsidRPr="001975FE">
              <w:rPr>
                <w:rFonts w:eastAsiaTheme="majorEastAsia"/>
                <w:lang w:val="en-GB"/>
              </w:rPr>
              <w:t>View contents of a file or list directory.</w:t>
            </w:r>
          </w:p>
        </w:tc>
      </w:tr>
      <w:tr w:rsidR="001975FE" w:rsidRPr="001975FE" w14:paraId="0AB873CE" w14:textId="77777777" w:rsidTr="001975FE">
        <w:trPr>
          <w:tblCellSpacing w:w="15" w:type="dxa"/>
        </w:trPr>
        <w:tc>
          <w:tcPr>
            <w:tcW w:w="0" w:type="auto"/>
            <w:vAlign w:val="center"/>
            <w:hideMark/>
          </w:tcPr>
          <w:p w14:paraId="6F66CB9A" w14:textId="77777777" w:rsidR="001975FE" w:rsidRPr="001975FE" w:rsidRDefault="001975FE" w:rsidP="001975FE">
            <w:pPr>
              <w:pStyle w:val="NormalWeb"/>
              <w:ind w:left="720"/>
              <w:rPr>
                <w:rFonts w:eastAsiaTheme="majorEastAsia"/>
                <w:lang w:val="en-GB"/>
              </w:rPr>
            </w:pPr>
            <w:r w:rsidRPr="001975FE">
              <w:rPr>
                <w:rFonts w:eastAsiaTheme="majorEastAsia"/>
                <w:lang w:val="en-GB"/>
              </w:rPr>
              <w:t>w</w:t>
            </w:r>
          </w:p>
        </w:tc>
        <w:tc>
          <w:tcPr>
            <w:tcW w:w="0" w:type="auto"/>
            <w:vAlign w:val="center"/>
            <w:hideMark/>
          </w:tcPr>
          <w:p w14:paraId="559DC117" w14:textId="77777777" w:rsidR="001975FE" w:rsidRPr="001975FE" w:rsidRDefault="001975FE" w:rsidP="001975FE">
            <w:pPr>
              <w:pStyle w:val="NormalWeb"/>
              <w:ind w:left="720"/>
              <w:rPr>
                <w:rFonts w:eastAsiaTheme="majorEastAsia"/>
                <w:lang w:val="en-GB"/>
              </w:rPr>
            </w:pPr>
            <w:r w:rsidRPr="001975FE">
              <w:rPr>
                <w:rFonts w:eastAsiaTheme="majorEastAsia"/>
                <w:lang w:val="en-GB"/>
              </w:rPr>
              <w:t>Write</w:t>
            </w:r>
          </w:p>
        </w:tc>
        <w:tc>
          <w:tcPr>
            <w:tcW w:w="0" w:type="auto"/>
            <w:vAlign w:val="center"/>
            <w:hideMark/>
          </w:tcPr>
          <w:p w14:paraId="200569CC" w14:textId="77777777" w:rsidR="001975FE" w:rsidRPr="001975FE" w:rsidRDefault="001975FE" w:rsidP="001975FE">
            <w:pPr>
              <w:pStyle w:val="NormalWeb"/>
              <w:ind w:left="720"/>
              <w:rPr>
                <w:rFonts w:eastAsiaTheme="majorEastAsia"/>
                <w:lang w:val="en-GB"/>
              </w:rPr>
            </w:pPr>
            <w:r w:rsidRPr="001975FE">
              <w:rPr>
                <w:rFonts w:eastAsiaTheme="majorEastAsia"/>
                <w:lang w:val="en-GB"/>
              </w:rPr>
              <w:t>Modify or delete file contents.</w:t>
            </w:r>
          </w:p>
        </w:tc>
      </w:tr>
      <w:tr w:rsidR="001975FE" w:rsidRPr="001975FE" w14:paraId="70CD278B" w14:textId="77777777" w:rsidTr="001975FE">
        <w:trPr>
          <w:tblCellSpacing w:w="15" w:type="dxa"/>
        </w:trPr>
        <w:tc>
          <w:tcPr>
            <w:tcW w:w="0" w:type="auto"/>
            <w:vAlign w:val="center"/>
            <w:hideMark/>
          </w:tcPr>
          <w:p w14:paraId="613F5E41" w14:textId="77777777" w:rsidR="001975FE" w:rsidRPr="001975FE" w:rsidRDefault="001975FE" w:rsidP="001975FE">
            <w:pPr>
              <w:pStyle w:val="NormalWeb"/>
              <w:ind w:left="720"/>
              <w:rPr>
                <w:rFonts w:eastAsiaTheme="majorEastAsia"/>
                <w:lang w:val="en-GB"/>
              </w:rPr>
            </w:pPr>
            <w:r w:rsidRPr="001975FE">
              <w:rPr>
                <w:rFonts w:eastAsiaTheme="majorEastAsia"/>
                <w:lang w:val="en-GB"/>
              </w:rPr>
              <w:t>x</w:t>
            </w:r>
          </w:p>
        </w:tc>
        <w:tc>
          <w:tcPr>
            <w:tcW w:w="0" w:type="auto"/>
            <w:vAlign w:val="center"/>
            <w:hideMark/>
          </w:tcPr>
          <w:p w14:paraId="570FDB33" w14:textId="77777777" w:rsidR="001975FE" w:rsidRPr="001975FE" w:rsidRDefault="001975FE" w:rsidP="001975FE">
            <w:pPr>
              <w:pStyle w:val="NormalWeb"/>
              <w:ind w:left="720"/>
              <w:rPr>
                <w:rFonts w:eastAsiaTheme="majorEastAsia"/>
                <w:lang w:val="en-GB"/>
              </w:rPr>
            </w:pPr>
            <w:r w:rsidRPr="001975FE">
              <w:rPr>
                <w:rFonts w:eastAsiaTheme="majorEastAsia"/>
                <w:lang w:val="en-GB"/>
              </w:rPr>
              <w:t>Execute</w:t>
            </w:r>
          </w:p>
        </w:tc>
        <w:tc>
          <w:tcPr>
            <w:tcW w:w="0" w:type="auto"/>
            <w:vAlign w:val="center"/>
            <w:hideMark/>
          </w:tcPr>
          <w:p w14:paraId="16590979" w14:textId="77777777" w:rsidR="001975FE" w:rsidRPr="001975FE" w:rsidRDefault="001975FE" w:rsidP="001975FE">
            <w:pPr>
              <w:pStyle w:val="NormalWeb"/>
              <w:ind w:left="720"/>
              <w:rPr>
                <w:rFonts w:eastAsiaTheme="majorEastAsia"/>
                <w:lang w:val="en-GB"/>
              </w:rPr>
            </w:pPr>
            <w:r w:rsidRPr="001975FE">
              <w:rPr>
                <w:rFonts w:eastAsiaTheme="majorEastAsia"/>
                <w:lang w:val="en-GB"/>
              </w:rPr>
              <w:t>Run a file as a program or access a directory.</w:t>
            </w:r>
          </w:p>
        </w:tc>
      </w:tr>
    </w:tbl>
    <w:p w14:paraId="0972EF5E" w14:textId="77777777" w:rsidR="001975FE" w:rsidRPr="001975FE" w:rsidRDefault="00000000" w:rsidP="001975FE">
      <w:pPr>
        <w:pStyle w:val="NormalWeb"/>
        <w:ind w:left="720"/>
        <w:rPr>
          <w:rFonts w:eastAsiaTheme="majorEastAsia"/>
          <w:lang w:val="en-GB"/>
        </w:rPr>
      </w:pPr>
      <w:r>
        <w:rPr>
          <w:rFonts w:eastAsiaTheme="majorEastAsia"/>
          <w:lang w:val="en-GB"/>
        </w:rPr>
        <w:pict w14:anchorId="5A246CB7">
          <v:rect id="_x0000_i1051" style="width:0;height:1.5pt" o:hralign="center" o:hrstd="t" o:hr="t" fillcolor="#a0a0a0" stroked="f"/>
        </w:pict>
      </w:r>
    </w:p>
    <w:p w14:paraId="1955A3F8" w14:textId="1571BDC5" w:rsidR="001975FE" w:rsidRPr="001975FE" w:rsidRDefault="001975FE" w:rsidP="001975FE">
      <w:pPr>
        <w:pStyle w:val="NormalWeb"/>
        <w:ind w:left="720"/>
        <w:rPr>
          <w:rFonts w:eastAsiaTheme="majorEastAsia"/>
          <w:b/>
          <w:bCs/>
          <w:lang w:val="en-GB"/>
        </w:rPr>
      </w:pPr>
      <w:r w:rsidRPr="001975FE">
        <w:rPr>
          <w:rFonts w:eastAsiaTheme="majorEastAsia"/>
          <w:b/>
          <w:bCs/>
          <w:lang w:val="en-GB"/>
        </w:rPr>
        <w:t>Security Mechanisms in Linux:</w:t>
      </w:r>
    </w:p>
    <w:p w14:paraId="05802B20" w14:textId="7F1681B8" w:rsidR="001975FE" w:rsidRPr="001975FE" w:rsidRDefault="001975FE" w:rsidP="00515566">
      <w:pPr>
        <w:pStyle w:val="NormalWeb"/>
        <w:numPr>
          <w:ilvl w:val="0"/>
          <w:numId w:val="63"/>
        </w:numPr>
        <w:rPr>
          <w:rFonts w:eastAsiaTheme="majorEastAsia"/>
          <w:lang w:val="en-GB"/>
        </w:rPr>
      </w:pPr>
      <w:r w:rsidRPr="001975FE">
        <w:rPr>
          <w:rFonts w:eastAsiaTheme="majorEastAsia"/>
          <w:b/>
          <w:bCs/>
          <w:lang w:val="en-GB"/>
        </w:rPr>
        <w:t>Discretionary Access Control (DAC):</w:t>
      </w:r>
    </w:p>
    <w:p w14:paraId="21032FC9" w14:textId="439FF648" w:rsidR="001975FE" w:rsidRPr="001975FE" w:rsidRDefault="001975FE" w:rsidP="00515566">
      <w:pPr>
        <w:pStyle w:val="NormalWeb"/>
        <w:numPr>
          <w:ilvl w:val="1"/>
          <w:numId w:val="63"/>
        </w:numPr>
        <w:rPr>
          <w:rFonts w:eastAsiaTheme="majorEastAsia"/>
          <w:lang w:val="en-GB"/>
        </w:rPr>
      </w:pPr>
      <w:r w:rsidRPr="001975FE">
        <w:rPr>
          <w:rFonts w:eastAsiaTheme="majorEastAsia"/>
          <w:lang w:val="en-GB"/>
        </w:rPr>
        <w:t>Default Linux mechanism where the file owner decides the access rights.</w:t>
      </w:r>
    </w:p>
    <w:p w14:paraId="124CFE99" w14:textId="2AECC101" w:rsidR="001975FE" w:rsidRPr="001975FE" w:rsidRDefault="001975FE" w:rsidP="00515566">
      <w:pPr>
        <w:pStyle w:val="NormalWeb"/>
        <w:numPr>
          <w:ilvl w:val="0"/>
          <w:numId w:val="63"/>
        </w:numPr>
        <w:rPr>
          <w:rFonts w:eastAsiaTheme="majorEastAsia"/>
          <w:lang w:val="en-GB"/>
        </w:rPr>
      </w:pPr>
      <w:r w:rsidRPr="001975FE">
        <w:rPr>
          <w:rFonts w:eastAsiaTheme="majorEastAsia"/>
          <w:b/>
          <w:bCs/>
          <w:lang w:val="en-GB"/>
        </w:rPr>
        <w:t>Mandatory Access Control (MAC):</w:t>
      </w:r>
    </w:p>
    <w:p w14:paraId="2ECFFF7C" w14:textId="279AAD99" w:rsidR="001975FE" w:rsidRPr="001975FE" w:rsidRDefault="001975FE" w:rsidP="00515566">
      <w:pPr>
        <w:pStyle w:val="NormalWeb"/>
        <w:numPr>
          <w:ilvl w:val="1"/>
          <w:numId w:val="63"/>
        </w:numPr>
        <w:rPr>
          <w:rFonts w:eastAsiaTheme="majorEastAsia"/>
          <w:lang w:val="en-GB"/>
        </w:rPr>
      </w:pPr>
      <w:r w:rsidRPr="001975FE">
        <w:rPr>
          <w:rFonts w:eastAsiaTheme="majorEastAsia"/>
          <w:lang w:val="en-GB"/>
        </w:rPr>
        <w:t xml:space="preserve">Enforced policies regardless of user ownership, e.g., </w:t>
      </w:r>
      <w:proofErr w:type="spellStart"/>
      <w:r w:rsidRPr="001975FE">
        <w:rPr>
          <w:rFonts w:eastAsiaTheme="majorEastAsia"/>
          <w:lang w:val="en-GB"/>
        </w:rPr>
        <w:t>SELinux</w:t>
      </w:r>
      <w:proofErr w:type="spellEnd"/>
      <w:r w:rsidRPr="001975FE">
        <w:rPr>
          <w:rFonts w:eastAsiaTheme="majorEastAsia"/>
          <w:lang w:val="en-GB"/>
        </w:rPr>
        <w:t xml:space="preserve">, </w:t>
      </w:r>
      <w:proofErr w:type="spellStart"/>
      <w:r w:rsidRPr="001975FE">
        <w:rPr>
          <w:rFonts w:eastAsiaTheme="majorEastAsia"/>
          <w:lang w:val="en-GB"/>
        </w:rPr>
        <w:t>AppArmor</w:t>
      </w:r>
      <w:proofErr w:type="spellEnd"/>
      <w:r w:rsidRPr="001975FE">
        <w:rPr>
          <w:rFonts w:eastAsiaTheme="majorEastAsia"/>
          <w:lang w:val="en-GB"/>
        </w:rPr>
        <w:t>.</w:t>
      </w:r>
    </w:p>
    <w:p w14:paraId="7C8911F5" w14:textId="32477D98" w:rsidR="001975FE" w:rsidRPr="001975FE" w:rsidRDefault="001975FE" w:rsidP="00515566">
      <w:pPr>
        <w:pStyle w:val="NormalWeb"/>
        <w:numPr>
          <w:ilvl w:val="0"/>
          <w:numId w:val="63"/>
        </w:numPr>
        <w:rPr>
          <w:rFonts w:eastAsiaTheme="majorEastAsia"/>
          <w:lang w:val="en-GB"/>
        </w:rPr>
      </w:pPr>
      <w:r w:rsidRPr="001975FE">
        <w:rPr>
          <w:rFonts w:eastAsiaTheme="majorEastAsia"/>
          <w:b/>
          <w:bCs/>
          <w:lang w:val="en-GB"/>
        </w:rPr>
        <w:t>Access Control Lists (ACLs):</w:t>
      </w:r>
    </w:p>
    <w:p w14:paraId="3182E302" w14:textId="464CBF9A" w:rsidR="001975FE" w:rsidRPr="001975FE" w:rsidRDefault="001975FE" w:rsidP="00515566">
      <w:pPr>
        <w:pStyle w:val="NormalWeb"/>
        <w:numPr>
          <w:ilvl w:val="1"/>
          <w:numId w:val="63"/>
        </w:numPr>
        <w:rPr>
          <w:rFonts w:eastAsiaTheme="majorEastAsia"/>
          <w:lang w:val="en-GB"/>
        </w:rPr>
      </w:pPr>
      <w:r w:rsidRPr="001975FE">
        <w:rPr>
          <w:rFonts w:eastAsiaTheme="majorEastAsia"/>
          <w:lang w:val="en-GB"/>
        </w:rPr>
        <w:t>Provide more fine-grained permission control for specific users or groups.</w:t>
      </w:r>
    </w:p>
    <w:p w14:paraId="054B9913" w14:textId="6422F118" w:rsidR="001975FE" w:rsidRPr="001975FE" w:rsidRDefault="001975FE" w:rsidP="00515566">
      <w:pPr>
        <w:pStyle w:val="NormalWeb"/>
        <w:numPr>
          <w:ilvl w:val="0"/>
          <w:numId w:val="63"/>
        </w:numPr>
        <w:rPr>
          <w:rFonts w:eastAsiaTheme="majorEastAsia"/>
          <w:lang w:val="en-GB"/>
        </w:rPr>
      </w:pPr>
      <w:r w:rsidRPr="001975FE">
        <w:rPr>
          <w:rFonts w:eastAsiaTheme="majorEastAsia"/>
          <w:b/>
          <w:bCs/>
          <w:lang w:val="en-GB"/>
        </w:rPr>
        <w:t>User &amp; Group Management:</w:t>
      </w:r>
    </w:p>
    <w:p w14:paraId="403C1D1C" w14:textId="641C4714" w:rsidR="001975FE" w:rsidRPr="001975FE" w:rsidRDefault="001975FE" w:rsidP="00515566">
      <w:pPr>
        <w:pStyle w:val="NormalWeb"/>
        <w:numPr>
          <w:ilvl w:val="1"/>
          <w:numId w:val="63"/>
        </w:numPr>
        <w:rPr>
          <w:rFonts w:eastAsiaTheme="majorEastAsia"/>
          <w:lang w:val="en-GB"/>
        </w:rPr>
      </w:pPr>
      <w:r w:rsidRPr="001975FE">
        <w:rPr>
          <w:rFonts w:eastAsiaTheme="majorEastAsia"/>
          <w:lang w:val="en-GB"/>
        </w:rPr>
        <w:t>Helps control access by grouping users and assigning permissions collectively.</w:t>
      </w:r>
    </w:p>
    <w:p w14:paraId="5D357F48" w14:textId="77777777" w:rsidR="001975FE" w:rsidRPr="001975FE" w:rsidRDefault="00000000" w:rsidP="001975FE">
      <w:pPr>
        <w:pStyle w:val="NormalWeb"/>
        <w:ind w:left="720"/>
        <w:rPr>
          <w:rFonts w:eastAsiaTheme="majorEastAsia"/>
          <w:lang w:val="en-GB"/>
        </w:rPr>
      </w:pPr>
      <w:r>
        <w:rPr>
          <w:rFonts w:eastAsiaTheme="majorEastAsia"/>
          <w:lang w:val="en-GB"/>
        </w:rPr>
        <w:pict w14:anchorId="426B9DBE">
          <v:rect id="_x0000_i1052" style="width:0;height:1.5pt" o:hralign="center" o:hrstd="t" o:hr="t" fillcolor="#a0a0a0" stroked="f"/>
        </w:pict>
      </w:r>
    </w:p>
    <w:p w14:paraId="6860CB44" w14:textId="5DBDDA15" w:rsidR="001975FE" w:rsidRPr="001975FE" w:rsidRDefault="001975FE" w:rsidP="001975FE">
      <w:pPr>
        <w:pStyle w:val="NormalWeb"/>
        <w:ind w:left="720"/>
        <w:rPr>
          <w:rFonts w:eastAsiaTheme="majorEastAsia"/>
          <w:b/>
          <w:bCs/>
          <w:lang w:val="en-GB"/>
        </w:rPr>
      </w:pPr>
      <w:r w:rsidRPr="001975FE">
        <w:rPr>
          <w:rFonts w:eastAsiaTheme="majorEastAsia"/>
          <w:b/>
          <w:bCs/>
          <w:lang w:val="en-GB"/>
        </w:rPr>
        <w:t>How Permissions Secure the File System:</w:t>
      </w:r>
    </w:p>
    <w:p w14:paraId="6462CEEF" w14:textId="14B57B1A" w:rsidR="001975FE" w:rsidRPr="001975FE" w:rsidRDefault="001975FE" w:rsidP="00515566">
      <w:pPr>
        <w:pStyle w:val="NormalWeb"/>
        <w:numPr>
          <w:ilvl w:val="0"/>
          <w:numId w:val="64"/>
        </w:numPr>
        <w:rPr>
          <w:rFonts w:eastAsiaTheme="majorEastAsia"/>
          <w:lang w:val="en-GB"/>
        </w:rPr>
      </w:pPr>
      <w:r w:rsidRPr="001975FE">
        <w:rPr>
          <w:rFonts w:eastAsiaTheme="majorEastAsia"/>
          <w:lang w:val="en-GB"/>
        </w:rPr>
        <w:t>Prevent unauthorized data modification or deletion.</w:t>
      </w:r>
    </w:p>
    <w:p w14:paraId="3DA9A1DB" w14:textId="0B25FDF1" w:rsidR="001975FE" w:rsidRPr="001975FE" w:rsidRDefault="001975FE" w:rsidP="00515566">
      <w:pPr>
        <w:pStyle w:val="NormalWeb"/>
        <w:numPr>
          <w:ilvl w:val="0"/>
          <w:numId w:val="64"/>
        </w:numPr>
        <w:rPr>
          <w:rFonts w:eastAsiaTheme="majorEastAsia"/>
          <w:lang w:val="en-GB"/>
        </w:rPr>
      </w:pPr>
      <w:r w:rsidRPr="001975FE">
        <w:rPr>
          <w:rFonts w:eastAsiaTheme="majorEastAsia"/>
          <w:lang w:val="en-GB"/>
        </w:rPr>
        <w:t>Restrict execution of harmful scripts/programs.</w:t>
      </w:r>
    </w:p>
    <w:p w14:paraId="2FB33224" w14:textId="7E6FE49E" w:rsidR="001975FE" w:rsidRPr="001975FE" w:rsidRDefault="001975FE" w:rsidP="00515566">
      <w:pPr>
        <w:pStyle w:val="NormalWeb"/>
        <w:numPr>
          <w:ilvl w:val="0"/>
          <w:numId w:val="64"/>
        </w:numPr>
        <w:rPr>
          <w:rFonts w:eastAsiaTheme="majorEastAsia"/>
          <w:lang w:val="en-GB"/>
        </w:rPr>
      </w:pPr>
      <w:r w:rsidRPr="001975FE">
        <w:rPr>
          <w:rFonts w:eastAsiaTheme="majorEastAsia"/>
          <w:lang w:val="en-GB"/>
        </w:rPr>
        <w:t>Limit access to sensitive files or system settings.</w:t>
      </w:r>
    </w:p>
    <w:p w14:paraId="089751EB" w14:textId="77777777" w:rsidR="001975FE" w:rsidRPr="001975FE" w:rsidRDefault="00000000" w:rsidP="001975FE">
      <w:pPr>
        <w:pStyle w:val="NormalWeb"/>
        <w:ind w:left="720"/>
        <w:rPr>
          <w:rFonts w:eastAsiaTheme="majorEastAsia"/>
          <w:lang w:val="en-GB"/>
        </w:rPr>
      </w:pPr>
      <w:r>
        <w:rPr>
          <w:rFonts w:eastAsiaTheme="majorEastAsia"/>
          <w:lang w:val="en-GB"/>
        </w:rPr>
        <w:pict w14:anchorId="358F6621">
          <v:rect id="_x0000_i1053" style="width:0;height:1.5pt" o:hralign="center" o:hrstd="t" o:hr="t" fillcolor="#a0a0a0" stroked="f"/>
        </w:pict>
      </w:r>
    </w:p>
    <w:p w14:paraId="302E58BF" w14:textId="26CC0532" w:rsidR="001975FE" w:rsidRPr="001975FE" w:rsidRDefault="001975FE" w:rsidP="001975FE">
      <w:pPr>
        <w:pStyle w:val="NormalWeb"/>
        <w:ind w:left="720"/>
        <w:rPr>
          <w:rFonts w:eastAsiaTheme="majorEastAsia"/>
          <w:b/>
          <w:bCs/>
          <w:lang w:val="en-GB"/>
        </w:rPr>
      </w:pPr>
      <w:r w:rsidRPr="001975FE">
        <w:rPr>
          <w:rFonts w:eastAsiaTheme="majorEastAsia"/>
          <w:b/>
          <w:bCs/>
          <w:lang w:val="en-GB"/>
        </w:rPr>
        <w:lastRenderedPageBreak/>
        <w:t>Example: Viewing File Permissions</w:t>
      </w:r>
    </w:p>
    <w:p w14:paraId="37253D59" w14:textId="21D0497D" w:rsidR="001975FE" w:rsidRPr="001975FE" w:rsidRDefault="001975FE" w:rsidP="001975FE">
      <w:pPr>
        <w:pStyle w:val="NormalWeb"/>
        <w:ind w:left="720"/>
        <w:rPr>
          <w:rFonts w:eastAsiaTheme="majorEastAsia"/>
          <w:lang w:val="en-GB"/>
        </w:rPr>
      </w:pPr>
      <w:r w:rsidRPr="001975FE">
        <w:rPr>
          <w:rFonts w:eastAsiaTheme="majorEastAsia"/>
          <w:highlight w:val="lightGray"/>
          <w:lang w:val="en-GB"/>
        </w:rPr>
        <w:t>ls -l filename.txt</w:t>
      </w:r>
    </w:p>
    <w:p w14:paraId="2AAF4E29" w14:textId="070984FF" w:rsidR="001975FE" w:rsidRPr="001975FE" w:rsidRDefault="001975FE" w:rsidP="001975FE">
      <w:pPr>
        <w:pStyle w:val="NormalWeb"/>
        <w:ind w:left="720"/>
        <w:rPr>
          <w:rFonts w:eastAsiaTheme="majorEastAsia"/>
          <w:lang w:val="en-GB"/>
        </w:rPr>
      </w:pPr>
      <w:r w:rsidRPr="001975FE">
        <w:rPr>
          <w:rFonts w:eastAsiaTheme="majorEastAsia"/>
          <w:lang w:val="en-GB"/>
        </w:rPr>
        <w:t>Output:</w:t>
      </w:r>
    </w:p>
    <w:p w14:paraId="53B64BA7" w14:textId="16B32614" w:rsidR="001975FE" w:rsidRPr="001975FE" w:rsidRDefault="001975FE" w:rsidP="001975FE">
      <w:pPr>
        <w:pStyle w:val="NormalWeb"/>
        <w:ind w:left="720"/>
        <w:rPr>
          <w:rFonts w:eastAsiaTheme="majorEastAsia"/>
          <w:lang w:val="en-GB"/>
        </w:rPr>
      </w:pPr>
      <w:r w:rsidRPr="001975FE">
        <w:rPr>
          <w:rFonts w:eastAsiaTheme="majorEastAsia"/>
          <w:highlight w:val="lightGray"/>
          <w:lang w:val="en-GB"/>
        </w:rPr>
        <w:t>-</w:t>
      </w:r>
      <w:proofErr w:type="spellStart"/>
      <w:r w:rsidRPr="001975FE">
        <w:rPr>
          <w:rFonts w:eastAsiaTheme="majorEastAsia"/>
          <w:highlight w:val="lightGray"/>
          <w:lang w:val="en-GB"/>
        </w:rPr>
        <w:t>rw</w:t>
      </w:r>
      <w:proofErr w:type="spellEnd"/>
      <w:r w:rsidRPr="001975FE">
        <w:rPr>
          <w:rFonts w:eastAsiaTheme="majorEastAsia"/>
          <w:highlight w:val="lightGray"/>
          <w:lang w:val="en-GB"/>
        </w:rPr>
        <w:t>-r--r-- 1 user group 120 Jul 23 10:00 filename.txt</w:t>
      </w:r>
    </w:p>
    <w:p w14:paraId="13812461" w14:textId="575627D3" w:rsidR="001975FE" w:rsidRPr="001975FE" w:rsidRDefault="001975FE" w:rsidP="001975FE">
      <w:pPr>
        <w:pStyle w:val="NormalWeb"/>
        <w:ind w:firstLine="360"/>
        <w:rPr>
          <w:rFonts w:eastAsiaTheme="majorEastAsia"/>
          <w:u w:val="single"/>
          <w:lang w:val="en-GB"/>
        </w:rPr>
      </w:pPr>
      <w:r w:rsidRPr="001975FE">
        <w:rPr>
          <w:rFonts w:eastAsiaTheme="majorEastAsia"/>
          <w:u w:val="single"/>
          <w:lang w:val="en-GB"/>
        </w:rPr>
        <w:t>Explanation:</w:t>
      </w:r>
    </w:p>
    <w:p w14:paraId="5C5D677E" w14:textId="1C1A42A9" w:rsidR="001975FE" w:rsidRPr="001975FE" w:rsidRDefault="001975FE" w:rsidP="00515566">
      <w:pPr>
        <w:pStyle w:val="NormalWeb"/>
        <w:numPr>
          <w:ilvl w:val="0"/>
          <w:numId w:val="65"/>
        </w:numPr>
        <w:rPr>
          <w:rFonts w:eastAsiaTheme="majorEastAsia"/>
          <w:lang w:val="en-GB"/>
        </w:rPr>
      </w:pPr>
      <w:r w:rsidRPr="001975FE">
        <w:rPr>
          <w:rFonts w:eastAsiaTheme="majorEastAsia"/>
          <w:lang w:val="en-GB"/>
        </w:rPr>
        <w:t>-</w:t>
      </w:r>
      <w:proofErr w:type="spellStart"/>
      <w:r w:rsidRPr="001975FE">
        <w:rPr>
          <w:rFonts w:eastAsiaTheme="majorEastAsia"/>
          <w:lang w:val="en-GB"/>
        </w:rPr>
        <w:t>rw</w:t>
      </w:r>
      <w:proofErr w:type="spellEnd"/>
      <w:r w:rsidRPr="001975FE">
        <w:rPr>
          <w:rFonts w:eastAsiaTheme="majorEastAsia"/>
          <w:lang w:val="en-GB"/>
        </w:rPr>
        <w:t>-r--r-- = Owner: read/write, Group: read-only, Others: read-only</w:t>
      </w:r>
    </w:p>
    <w:p w14:paraId="065826D7" w14:textId="77777777" w:rsidR="001975FE" w:rsidRPr="001975FE" w:rsidRDefault="00000000" w:rsidP="001975FE">
      <w:pPr>
        <w:pStyle w:val="NormalWeb"/>
        <w:ind w:left="720"/>
        <w:rPr>
          <w:rFonts w:eastAsiaTheme="majorEastAsia"/>
          <w:lang w:val="en-GB"/>
        </w:rPr>
      </w:pPr>
      <w:r>
        <w:rPr>
          <w:rFonts w:eastAsiaTheme="majorEastAsia"/>
          <w:lang w:val="en-GB"/>
        </w:rPr>
        <w:pict w14:anchorId="594DCD3D">
          <v:rect id="_x0000_i1054" style="width:0;height:1.5pt" o:hralign="center" o:hrstd="t" o:hr="t" fillcolor="#a0a0a0" stroked="f"/>
        </w:pict>
      </w:r>
    </w:p>
    <w:p w14:paraId="7ED6C651" w14:textId="0906997F" w:rsidR="001975FE" w:rsidRPr="001975FE" w:rsidRDefault="001975FE" w:rsidP="001975FE">
      <w:pPr>
        <w:pStyle w:val="NormalWeb"/>
        <w:ind w:left="720"/>
        <w:rPr>
          <w:rFonts w:eastAsiaTheme="majorEastAsia"/>
          <w:b/>
          <w:bCs/>
          <w:lang w:val="en-GB"/>
        </w:rPr>
      </w:pPr>
      <w:r w:rsidRPr="001975FE">
        <w:rPr>
          <w:rFonts w:eastAsiaTheme="majorEastAsia"/>
          <w:b/>
          <w:bCs/>
          <w:lang w:val="en-GB"/>
        </w:rPr>
        <w:t xml:space="preserve">Changing File Permissions using </w:t>
      </w:r>
      <w:proofErr w:type="spellStart"/>
      <w:r w:rsidRPr="001975FE">
        <w:rPr>
          <w:rFonts w:eastAsiaTheme="majorEastAsia"/>
          <w:b/>
          <w:bCs/>
          <w:lang w:val="en-GB"/>
        </w:rPr>
        <w:t>chmod</w:t>
      </w:r>
      <w:proofErr w:type="spellEnd"/>
      <w:r w:rsidRPr="001975FE">
        <w:rPr>
          <w:rFonts w:eastAsiaTheme="majorEastAsia"/>
          <w:b/>
          <w:bCs/>
          <w:lang w:val="en-GB"/>
        </w:rPr>
        <w:t>:</w:t>
      </w:r>
    </w:p>
    <w:p w14:paraId="108304D2" w14:textId="537BFB71" w:rsidR="001975FE" w:rsidRPr="001975FE" w:rsidRDefault="001975FE" w:rsidP="001975FE">
      <w:pPr>
        <w:pStyle w:val="NormalWeb"/>
        <w:ind w:left="720"/>
        <w:rPr>
          <w:rFonts w:eastAsiaTheme="majorEastAsia"/>
          <w:b/>
          <w:bCs/>
          <w:lang w:val="en-GB"/>
        </w:rPr>
      </w:pPr>
      <w:r w:rsidRPr="001975FE">
        <w:rPr>
          <w:rFonts w:eastAsiaTheme="majorEastAsia"/>
          <w:b/>
          <w:bCs/>
          <w:lang w:val="en-GB"/>
        </w:rPr>
        <w:t>Symbolic Mode:</w:t>
      </w:r>
    </w:p>
    <w:p w14:paraId="6E3BC912" w14:textId="45A6005E" w:rsidR="001975FE" w:rsidRPr="001975FE" w:rsidRDefault="001975FE" w:rsidP="001975FE">
      <w:pPr>
        <w:pStyle w:val="NormalWeb"/>
        <w:ind w:left="720"/>
        <w:rPr>
          <w:rFonts w:eastAsiaTheme="majorEastAsia"/>
          <w:highlight w:val="lightGray"/>
          <w:lang w:val="en-GB"/>
        </w:rPr>
      </w:pPr>
      <w:proofErr w:type="spellStart"/>
      <w:r w:rsidRPr="001975FE">
        <w:rPr>
          <w:rFonts w:eastAsiaTheme="majorEastAsia"/>
          <w:highlight w:val="lightGray"/>
          <w:lang w:val="en-GB"/>
        </w:rPr>
        <w:t>chmod</w:t>
      </w:r>
      <w:proofErr w:type="spellEnd"/>
      <w:r w:rsidRPr="001975FE">
        <w:rPr>
          <w:rFonts w:eastAsiaTheme="majorEastAsia"/>
          <w:highlight w:val="lightGray"/>
          <w:lang w:val="en-GB"/>
        </w:rPr>
        <w:t xml:space="preserve"> </w:t>
      </w:r>
      <w:proofErr w:type="spellStart"/>
      <w:r w:rsidRPr="001975FE">
        <w:rPr>
          <w:rFonts w:eastAsiaTheme="majorEastAsia"/>
          <w:highlight w:val="lightGray"/>
          <w:lang w:val="en-GB"/>
        </w:rPr>
        <w:t>u+x</w:t>
      </w:r>
      <w:proofErr w:type="spellEnd"/>
      <w:r w:rsidRPr="001975FE">
        <w:rPr>
          <w:rFonts w:eastAsiaTheme="majorEastAsia"/>
          <w:highlight w:val="lightGray"/>
          <w:lang w:val="en-GB"/>
        </w:rPr>
        <w:t xml:space="preserve"> file.sh   # Add execute permission for the owner</w:t>
      </w:r>
    </w:p>
    <w:p w14:paraId="069D9E0B" w14:textId="71EE0ECE" w:rsidR="001975FE" w:rsidRPr="001975FE" w:rsidRDefault="001975FE" w:rsidP="001975FE">
      <w:pPr>
        <w:pStyle w:val="NormalWeb"/>
        <w:ind w:left="720"/>
        <w:rPr>
          <w:rFonts w:eastAsiaTheme="majorEastAsia"/>
          <w:highlight w:val="lightGray"/>
          <w:lang w:val="en-GB"/>
        </w:rPr>
      </w:pPr>
      <w:proofErr w:type="spellStart"/>
      <w:r w:rsidRPr="001975FE">
        <w:rPr>
          <w:rFonts w:eastAsiaTheme="majorEastAsia"/>
          <w:highlight w:val="lightGray"/>
          <w:lang w:val="en-GB"/>
        </w:rPr>
        <w:t>chmod</w:t>
      </w:r>
      <w:proofErr w:type="spellEnd"/>
      <w:r w:rsidRPr="001975FE">
        <w:rPr>
          <w:rFonts w:eastAsiaTheme="majorEastAsia"/>
          <w:highlight w:val="lightGray"/>
          <w:lang w:val="en-GB"/>
        </w:rPr>
        <w:t xml:space="preserve"> g-w </w:t>
      </w:r>
      <w:proofErr w:type="gramStart"/>
      <w:r w:rsidRPr="001975FE">
        <w:rPr>
          <w:rFonts w:eastAsiaTheme="majorEastAsia"/>
          <w:highlight w:val="lightGray"/>
          <w:lang w:val="en-GB"/>
        </w:rPr>
        <w:t>file.txt  #</w:t>
      </w:r>
      <w:proofErr w:type="gramEnd"/>
      <w:r w:rsidRPr="001975FE">
        <w:rPr>
          <w:rFonts w:eastAsiaTheme="majorEastAsia"/>
          <w:highlight w:val="lightGray"/>
          <w:lang w:val="en-GB"/>
        </w:rPr>
        <w:t xml:space="preserve"> Remove write permission from the group</w:t>
      </w:r>
    </w:p>
    <w:p w14:paraId="67C4D20D" w14:textId="3622C48A" w:rsidR="001975FE" w:rsidRPr="001975FE" w:rsidRDefault="001975FE" w:rsidP="001975FE">
      <w:pPr>
        <w:pStyle w:val="NormalWeb"/>
        <w:ind w:left="720"/>
        <w:rPr>
          <w:rFonts w:eastAsiaTheme="majorEastAsia"/>
          <w:lang w:val="en-GB"/>
        </w:rPr>
      </w:pPr>
      <w:proofErr w:type="spellStart"/>
      <w:r w:rsidRPr="001975FE">
        <w:rPr>
          <w:rFonts w:eastAsiaTheme="majorEastAsia"/>
          <w:highlight w:val="lightGray"/>
          <w:lang w:val="en-GB"/>
        </w:rPr>
        <w:t>chmod</w:t>
      </w:r>
      <w:proofErr w:type="spellEnd"/>
      <w:r w:rsidRPr="001975FE">
        <w:rPr>
          <w:rFonts w:eastAsiaTheme="majorEastAsia"/>
          <w:highlight w:val="lightGray"/>
          <w:lang w:val="en-GB"/>
        </w:rPr>
        <w:t xml:space="preserve"> o=r </w:t>
      </w:r>
      <w:proofErr w:type="gramStart"/>
      <w:r w:rsidRPr="001975FE">
        <w:rPr>
          <w:rFonts w:eastAsiaTheme="majorEastAsia"/>
          <w:highlight w:val="lightGray"/>
          <w:lang w:val="en-GB"/>
        </w:rPr>
        <w:t>file.txt  #</w:t>
      </w:r>
      <w:proofErr w:type="gramEnd"/>
      <w:r w:rsidRPr="001975FE">
        <w:rPr>
          <w:rFonts w:eastAsiaTheme="majorEastAsia"/>
          <w:highlight w:val="lightGray"/>
          <w:lang w:val="en-GB"/>
        </w:rPr>
        <w:t xml:space="preserve"> Set read-only for others</w:t>
      </w:r>
    </w:p>
    <w:p w14:paraId="04BB368F" w14:textId="1ED54F26" w:rsidR="001975FE" w:rsidRPr="001975FE" w:rsidRDefault="001975FE" w:rsidP="001975FE">
      <w:pPr>
        <w:pStyle w:val="NormalWeb"/>
        <w:ind w:left="720"/>
        <w:rPr>
          <w:rFonts w:eastAsiaTheme="majorEastAsia"/>
          <w:b/>
          <w:bCs/>
          <w:lang w:val="en-GB"/>
        </w:rPr>
      </w:pPr>
      <w:r w:rsidRPr="001975FE">
        <w:rPr>
          <w:rFonts w:eastAsiaTheme="majorEastAsia"/>
          <w:b/>
          <w:bCs/>
          <w:lang w:val="en-GB"/>
        </w:rPr>
        <w:t>Numeric Mode: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2"/>
        <w:gridCol w:w="2027"/>
        <w:gridCol w:w="1522"/>
      </w:tblGrid>
      <w:tr w:rsidR="001975FE" w:rsidRPr="001975FE" w14:paraId="6B6CE4D2" w14:textId="77777777" w:rsidTr="001975FE">
        <w:trPr>
          <w:tblHeader/>
          <w:tblCellSpacing w:w="15" w:type="dxa"/>
        </w:trPr>
        <w:tc>
          <w:tcPr>
            <w:tcW w:w="0" w:type="auto"/>
            <w:vAlign w:val="center"/>
            <w:hideMark/>
          </w:tcPr>
          <w:p w14:paraId="1D28CCC4" w14:textId="77777777" w:rsidR="001975FE" w:rsidRPr="001975FE" w:rsidRDefault="001975FE" w:rsidP="001975FE">
            <w:pPr>
              <w:pStyle w:val="NormalWeb"/>
              <w:ind w:left="720"/>
              <w:rPr>
                <w:rFonts w:eastAsiaTheme="majorEastAsia"/>
                <w:b/>
                <w:bCs/>
                <w:lang w:val="en-GB"/>
              </w:rPr>
            </w:pPr>
            <w:r w:rsidRPr="001975FE">
              <w:rPr>
                <w:rFonts w:eastAsiaTheme="majorEastAsia"/>
                <w:b/>
                <w:bCs/>
                <w:lang w:val="en-GB"/>
              </w:rPr>
              <w:t>Digit</w:t>
            </w:r>
          </w:p>
        </w:tc>
        <w:tc>
          <w:tcPr>
            <w:tcW w:w="0" w:type="auto"/>
            <w:vAlign w:val="center"/>
            <w:hideMark/>
          </w:tcPr>
          <w:p w14:paraId="41443340" w14:textId="77777777" w:rsidR="001975FE" w:rsidRPr="001975FE" w:rsidRDefault="001975FE" w:rsidP="001975FE">
            <w:pPr>
              <w:pStyle w:val="NormalWeb"/>
              <w:ind w:left="720"/>
              <w:rPr>
                <w:rFonts w:eastAsiaTheme="majorEastAsia"/>
                <w:b/>
                <w:bCs/>
                <w:lang w:val="en-GB"/>
              </w:rPr>
            </w:pPr>
            <w:r w:rsidRPr="001975FE">
              <w:rPr>
                <w:rFonts w:eastAsiaTheme="majorEastAsia"/>
                <w:b/>
                <w:bCs/>
                <w:lang w:val="en-GB"/>
              </w:rPr>
              <w:t>Permissions</w:t>
            </w:r>
          </w:p>
        </w:tc>
        <w:tc>
          <w:tcPr>
            <w:tcW w:w="0" w:type="auto"/>
            <w:vAlign w:val="center"/>
            <w:hideMark/>
          </w:tcPr>
          <w:p w14:paraId="706EF2FE" w14:textId="77777777" w:rsidR="001975FE" w:rsidRPr="001975FE" w:rsidRDefault="001975FE" w:rsidP="001975FE">
            <w:pPr>
              <w:pStyle w:val="NormalWeb"/>
              <w:ind w:left="720"/>
              <w:rPr>
                <w:rFonts w:eastAsiaTheme="majorEastAsia"/>
                <w:b/>
                <w:bCs/>
                <w:lang w:val="en-GB"/>
              </w:rPr>
            </w:pPr>
            <w:r w:rsidRPr="001975FE">
              <w:rPr>
                <w:rFonts w:eastAsiaTheme="majorEastAsia"/>
                <w:b/>
                <w:bCs/>
                <w:lang w:val="en-GB"/>
              </w:rPr>
              <w:t>Binary</w:t>
            </w:r>
          </w:p>
        </w:tc>
      </w:tr>
      <w:tr w:rsidR="001975FE" w:rsidRPr="001975FE" w14:paraId="229FCAF5" w14:textId="77777777" w:rsidTr="001975FE">
        <w:trPr>
          <w:tblCellSpacing w:w="15" w:type="dxa"/>
        </w:trPr>
        <w:tc>
          <w:tcPr>
            <w:tcW w:w="0" w:type="auto"/>
            <w:vAlign w:val="center"/>
            <w:hideMark/>
          </w:tcPr>
          <w:p w14:paraId="4B933184" w14:textId="77777777" w:rsidR="001975FE" w:rsidRPr="001975FE" w:rsidRDefault="001975FE" w:rsidP="001975FE">
            <w:pPr>
              <w:pStyle w:val="NormalWeb"/>
              <w:ind w:left="720"/>
              <w:rPr>
                <w:rFonts w:eastAsiaTheme="majorEastAsia"/>
                <w:lang w:val="en-GB"/>
              </w:rPr>
            </w:pPr>
            <w:r w:rsidRPr="001975FE">
              <w:rPr>
                <w:rFonts w:eastAsiaTheme="majorEastAsia"/>
                <w:lang w:val="en-GB"/>
              </w:rPr>
              <w:t>7</w:t>
            </w:r>
          </w:p>
        </w:tc>
        <w:tc>
          <w:tcPr>
            <w:tcW w:w="0" w:type="auto"/>
            <w:vAlign w:val="center"/>
            <w:hideMark/>
          </w:tcPr>
          <w:p w14:paraId="68DF7E13" w14:textId="77777777" w:rsidR="001975FE" w:rsidRPr="001975FE" w:rsidRDefault="001975FE" w:rsidP="001975FE">
            <w:pPr>
              <w:pStyle w:val="NormalWeb"/>
              <w:ind w:left="720"/>
              <w:rPr>
                <w:rFonts w:eastAsiaTheme="majorEastAsia"/>
                <w:lang w:val="en-GB"/>
              </w:rPr>
            </w:pPr>
            <w:proofErr w:type="spellStart"/>
            <w:r w:rsidRPr="001975FE">
              <w:rPr>
                <w:rFonts w:eastAsiaTheme="majorEastAsia"/>
                <w:lang w:val="en-GB"/>
              </w:rPr>
              <w:t>rwx</w:t>
            </w:r>
            <w:proofErr w:type="spellEnd"/>
          </w:p>
        </w:tc>
        <w:tc>
          <w:tcPr>
            <w:tcW w:w="0" w:type="auto"/>
            <w:vAlign w:val="center"/>
            <w:hideMark/>
          </w:tcPr>
          <w:p w14:paraId="60F49909" w14:textId="77777777" w:rsidR="001975FE" w:rsidRPr="001975FE" w:rsidRDefault="001975FE" w:rsidP="001975FE">
            <w:pPr>
              <w:pStyle w:val="NormalWeb"/>
              <w:ind w:left="720"/>
              <w:rPr>
                <w:rFonts w:eastAsiaTheme="majorEastAsia"/>
                <w:lang w:val="en-GB"/>
              </w:rPr>
            </w:pPr>
            <w:r w:rsidRPr="001975FE">
              <w:rPr>
                <w:rFonts w:eastAsiaTheme="majorEastAsia"/>
                <w:lang w:val="en-GB"/>
              </w:rPr>
              <w:t>111</w:t>
            </w:r>
          </w:p>
        </w:tc>
      </w:tr>
      <w:tr w:rsidR="001975FE" w:rsidRPr="001975FE" w14:paraId="5BA9E994" w14:textId="77777777" w:rsidTr="001975FE">
        <w:trPr>
          <w:tblCellSpacing w:w="15" w:type="dxa"/>
        </w:trPr>
        <w:tc>
          <w:tcPr>
            <w:tcW w:w="0" w:type="auto"/>
            <w:vAlign w:val="center"/>
            <w:hideMark/>
          </w:tcPr>
          <w:p w14:paraId="6739E6ED" w14:textId="77777777" w:rsidR="001975FE" w:rsidRPr="001975FE" w:rsidRDefault="001975FE" w:rsidP="001975FE">
            <w:pPr>
              <w:pStyle w:val="NormalWeb"/>
              <w:ind w:left="720"/>
              <w:rPr>
                <w:rFonts w:eastAsiaTheme="majorEastAsia"/>
                <w:lang w:val="en-GB"/>
              </w:rPr>
            </w:pPr>
            <w:r w:rsidRPr="001975FE">
              <w:rPr>
                <w:rFonts w:eastAsiaTheme="majorEastAsia"/>
                <w:lang w:val="en-GB"/>
              </w:rPr>
              <w:t>6</w:t>
            </w:r>
          </w:p>
        </w:tc>
        <w:tc>
          <w:tcPr>
            <w:tcW w:w="0" w:type="auto"/>
            <w:vAlign w:val="center"/>
            <w:hideMark/>
          </w:tcPr>
          <w:p w14:paraId="335D0EB4" w14:textId="77777777" w:rsidR="001975FE" w:rsidRPr="001975FE" w:rsidRDefault="001975FE" w:rsidP="001975FE">
            <w:pPr>
              <w:pStyle w:val="NormalWeb"/>
              <w:ind w:left="720"/>
              <w:rPr>
                <w:rFonts w:eastAsiaTheme="majorEastAsia"/>
                <w:lang w:val="en-GB"/>
              </w:rPr>
            </w:pPr>
            <w:proofErr w:type="spellStart"/>
            <w:r w:rsidRPr="001975FE">
              <w:rPr>
                <w:rFonts w:eastAsiaTheme="majorEastAsia"/>
                <w:lang w:val="en-GB"/>
              </w:rPr>
              <w:t>rw</w:t>
            </w:r>
            <w:proofErr w:type="spellEnd"/>
            <w:r w:rsidRPr="001975FE">
              <w:rPr>
                <w:rFonts w:eastAsiaTheme="majorEastAsia"/>
                <w:lang w:val="en-GB"/>
              </w:rPr>
              <w:t>-</w:t>
            </w:r>
          </w:p>
        </w:tc>
        <w:tc>
          <w:tcPr>
            <w:tcW w:w="0" w:type="auto"/>
            <w:vAlign w:val="center"/>
            <w:hideMark/>
          </w:tcPr>
          <w:p w14:paraId="1409EBDB" w14:textId="77777777" w:rsidR="001975FE" w:rsidRPr="001975FE" w:rsidRDefault="001975FE" w:rsidP="001975FE">
            <w:pPr>
              <w:pStyle w:val="NormalWeb"/>
              <w:ind w:left="720"/>
              <w:rPr>
                <w:rFonts w:eastAsiaTheme="majorEastAsia"/>
                <w:lang w:val="en-GB"/>
              </w:rPr>
            </w:pPr>
            <w:r w:rsidRPr="001975FE">
              <w:rPr>
                <w:rFonts w:eastAsiaTheme="majorEastAsia"/>
                <w:lang w:val="en-GB"/>
              </w:rPr>
              <w:t>110</w:t>
            </w:r>
          </w:p>
        </w:tc>
      </w:tr>
      <w:tr w:rsidR="001975FE" w:rsidRPr="001975FE" w14:paraId="18E55A81" w14:textId="77777777" w:rsidTr="001975FE">
        <w:trPr>
          <w:tblCellSpacing w:w="15" w:type="dxa"/>
        </w:trPr>
        <w:tc>
          <w:tcPr>
            <w:tcW w:w="0" w:type="auto"/>
            <w:vAlign w:val="center"/>
            <w:hideMark/>
          </w:tcPr>
          <w:p w14:paraId="2072B560" w14:textId="77777777" w:rsidR="001975FE" w:rsidRPr="001975FE" w:rsidRDefault="001975FE" w:rsidP="001975FE">
            <w:pPr>
              <w:pStyle w:val="NormalWeb"/>
              <w:ind w:left="720"/>
              <w:rPr>
                <w:rFonts w:eastAsiaTheme="majorEastAsia"/>
                <w:lang w:val="en-GB"/>
              </w:rPr>
            </w:pPr>
            <w:r w:rsidRPr="001975FE">
              <w:rPr>
                <w:rFonts w:eastAsiaTheme="majorEastAsia"/>
                <w:lang w:val="en-GB"/>
              </w:rPr>
              <w:t>5</w:t>
            </w:r>
          </w:p>
        </w:tc>
        <w:tc>
          <w:tcPr>
            <w:tcW w:w="0" w:type="auto"/>
            <w:vAlign w:val="center"/>
            <w:hideMark/>
          </w:tcPr>
          <w:p w14:paraId="6BA4D8D9" w14:textId="77777777" w:rsidR="001975FE" w:rsidRPr="001975FE" w:rsidRDefault="001975FE" w:rsidP="001975FE">
            <w:pPr>
              <w:pStyle w:val="NormalWeb"/>
              <w:ind w:left="720"/>
              <w:rPr>
                <w:rFonts w:eastAsiaTheme="majorEastAsia"/>
                <w:lang w:val="en-GB"/>
              </w:rPr>
            </w:pPr>
            <w:r w:rsidRPr="001975FE">
              <w:rPr>
                <w:rFonts w:eastAsiaTheme="majorEastAsia"/>
                <w:lang w:val="en-GB"/>
              </w:rPr>
              <w:t>r-x</w:t>
            </w:r>
          </w:p>
        </w:tc>
        <w:tc>
          <w:tcPr>
            <w:tcW w:w="0" w:type="auto"/>
            <w:vAlign w:val="center"/>
            <w:hideMark/>
          </w:tcPr>
          <w:p w14:paraId="2E1FE6C8" w14:textId="77777777" w:rsidR="001975FE" w:rsidRPr="001975FE" w:rsidRDefault="001975FE" w:rsidP="001975FE">
            <w:pPr>
              <w:pStyle w:val="NormalWeb"/>
              <w:ind w:left="720"/>
              <w:rPr>
                <w:rFonts w:eastAsiaTheme="majorEastAsia"/>
                <w:lang w:val="en-GB"/>
              </w:rPr>
            </w:pPr>
            <w:r w:rsidRPr="001975FE">
              <w:rPr>
                <w:rFonts w:eastAsiaTheme="majorEastAsia"/>
                <w:lang w:val="en-GB"/>
              </w:rPr>
              <w:t>101</w:t>
            </w:r>
          </w:p>
        </w:tc>
      </w:tr>
      <w:tr w:rsidR="001975FE" w:rsidRPr="001975FE" w14:paraId="6287E1DC" w14:textId="77777777" w:rsidTr="001975FE">
        <w:trPr>
          <w:tblCellSpacing w:w="15" w:type="dxa"/>
        </w:trPr>
        <w:tc>
          <w:tcPr>
            <w:tcW w:w="0" w:type="auto"/>
            <w:vAlign w:val="center"/>
            <w:hideMark/>
          </w:tcPr>
          <w:p w14:paraId="31CDC428" w14:textId="77777777" w:rsidR="001975FE" w:rsidRPr="001975FE" w:rsidRDefault="001975FE" w:rsidP="001975FE">
            <w:pPr>
              <w:pStyle w:val="NormalWeb"/>
              <w:ind w:left="720"/>
              <w:rPr>
                <w:rFonts w:eastAsiaTheme="majorEastAsia"/>
                <w:lang w:val="en-GB"/>
              </w:rPr>
            </w:pPr>
            <w:r w:rsidRPr="001975FE">
              <w:rPr>
                <w:rFonts w:eastAsiaTheme="majorEastAsia"/>
                <w:lang w:val="en-GB"/>
              </w:rPr>
              <w:t>4</w:t>
            </w:r>
          </w:p>
        </w:tc>
        <w:tc>
          <w:tcPr>
            <w:tcW w:w="0" w:type="auto"/>
            <w:vAlign w:val="center"/>
            <w:hideMark/>
          </w:tcPr>
          <w:p w14:paraId="3DEAFC56" w14:textId="77777777" w:rsidR="001975FE" w:rsidRPr="001975FE" w:rsidRDefault="001975FE" w:rsidP="001975FE">
            <w:pPr>
              <w:pStyle w:val="NormalWeb"/>
              <w:ind w:left="720"/>
              <w:rPr>
                <w:rFonts w:eastAsiaTheme="majorEastAsia"/>
                <w:lang w:val="en-GB"/>
              </w:rPr>
            </w:pPr>
            <w:r w:rsidRPr="001975FE">
              <w:rPr>
                <w:rFonts w:eastAsiaTheme="majorEastAsia"/>
                <w:lang w:val="en-GB"/>
              </w:rPr>
              <w:t>r--</w:t>
            </w:r>
          </w:p>
        </w:tc>
        <w:tc>
          <w:tcPr>
            <w:tcW w:w="0" w:type="auto"/>
            <w:vAlign w:val="center"/>
            <w:hideMark/>
          </w:tcPr>
          <w:p w14:paraId="7ADF45DB" w14:textId="77777777" w:rsidR="001975FE" w:rsidRPr="001975FE" w:rsidRDefault="001975FE" w:rsidP="001975FE">
            <w:pPr>
              <w:pStyle w:val="NormalWeb"/>
              <w:ind w:left="720"/>
              <w:rPr>
                <w:rFonts w:eastAsiaTheme="majorEastAsia"/>
                <w:lang w:val="en-GB"/>
              </w:rPr>
            </w:pPr>
            <w:r w:rsidRPr="001975FE">
              <w:rPr>
                <w:rFonts w:eastAsiaTheme="majorEastAsia"/>
                <w:lang w:val="en-GB"/>
              </w:rPr>
              <w:t>100</w:t>
            </w:r>
          </w:p>
        </w:tc>
      </w:tr>
    </w:tbl>
    <w:p w14:paraId="3D68A8DE" w14:textId="701E7B91" w:rsidR="001975FE" w:rsidRPr="001975FE" w:rsidRDefault="001975FE" w:rsidP="00666B8E">
      <w:pPr>
        <w:pStyle w:val="NormalWeb"/>
        <w:ind w:left="720"/>
        <w:rPr>
          <w:rFonts w:eastAsiaTheme="majorEastAsia"/>
          <w:lang w:val="en-GB"/>
        </w:rPr>
      </w:pPr>
      <w:proofErr w:type="spellStart"/>
      <w:r w:rsidRPr="001975FE">
        <w:rPr>
          <w:rFonts w:eastAsiaTheme="majorEastAsia"/>
          <w:lang w:val="en-GB"/>
        </w:rPr>
        <w:t>chmod</w:t>
      </w:r>
      <w:proofErr w:type="spellEnd"/>
      <w:r w:rsidRPr="001975FE">
        <w:rPr>
          <w:rFonts w:eastAsiaTheme="majorEastAsia"/>
          <w:lang w:val="en-GB"/>
        </w:rPr>
        <w:t xml:space="preserve"> 755 script.sh</w:t>
      </w:r>
    </w:p>
    <w:p w14:paraId="73231CAB" w14:textId="76FE8A9B" w:rsidR="001975FE" w:rsidRPr="001975FE" w:rsidRDefault="001975FE" w:rsidP="00515566">
      <w:pPr>
        <w:pStyle w:val="NormalWeb"/>
        <w:numPr>
          <w:ilvl w:val="0"/>
          <w:numId w:val="66"/>
        </w:numPr>
        <w:rPr>
          <w:rFonts w:eastAsiaTheme="majorEastAsia"/>
          <w:lang w:val="en-GB"/>
        </w:rPr>
      </w:pPr>
      <w:r w:rsidRPr="001975FE">
        <w:rPr>
          <w:rFonts w:eastAsiaTheme="majorEastAsia"/>
          <w:lang w:val="en-GB"/>
        </w:rPr>
        <w:t xml:space="preserve">Owner: </w:t>
      </w:r>
      <w:proofErr w:type="spellStart"/>
      <w:r w:rsidRPr="001975FE">
        <w:rPr>
          <w:rFonts w:eastAsiaTheme="majorEastAsia"/>
          <w:lang w:val="en-GB"/>
        </w:rPr>
        <w:t>rwx</w:t>
      </w:r>
      <w:proofErr w:type="spellEnd"/>
      <w:r w:rsidRPr="001975FE">
        <w:rPr>
          <w:rFonts w:eastAsiaTheme="majorEastAsia"/>
          <w:lang w:val="en-GB"/>
        </w:rPr>
        <w:t>, Group: r-x, Others: r-x</w:t>
      </w:r>
    </w:p>
    <w:p w14:paraId="250FCC07" w14:textId="77777777" w:rsidR="001975FE" w:rsidRPr="001975FE" w:rsidRDefault="00000000" w:rsidP="001975FE">
      <w:pPr>
        <w:pStyle w:val="NormalWeb"/>
        <w:ind w:left="720"/>
        <w:rPr>
          <w:rFonts w:eastAsiaTheme="majorEastAsia"/>
          <w:lang w:val="en-GB"/>
        </w:rPr>
      </w:pPr>
      <w:r>
        <w:rPr>
          <w:rFonts w:eastAsiaTheme="majorEastAsia"/>
          <w:lang w:val="en-GB"/>
        </w:rPr>
        <w:pict w14:anchorId="18C7816B">
          <v:rect id="_x0000_i1055" style="width:0;height:1.5pt" o:hralign="center" o:hrstd="t" o:hr="t" fillcolor="#a0a0a0" stroked="f"/>
        </w:pict>
      </w:r>
    </w:p>
    <w:p w14:paraId="6A12DE6A" w14:textId="5606FBEB" w:rsidR="001975FE" w:rsidRPr="001975FE" w:rsidRDefault="001975FE" w:rsidP="001975FE">
      <w:pPr>
        <w:pStyle w:val="NormalWeb"/>
        <w:ind w:left="720"/>
        <w:rPr>
          <w:rFonts w:eastAsiaTheme="majorEastAsia"/>
          <w:b/>
          <w:bCs/>
          <w:lang w:val="en-GB"/>
        </w:rPr>
      </w:pPr>
      <w:r w:rsidRPr="001975FE">
        <w:rPr>
          <w:rFonts w:eastAsiaTheme="majorEastAsia"/>
          <w:b/>
          <w:bCs/>
          <w:lang w:val="en-GB"/>
        </w:rPr>
        <w:t xml:space="preserve">Changing Ownership using </w:t>
      </w:r>
      <w:proofErr w:type="spellStart"/>
      <w:r w:rsidRPr="001975FE">
        <w:rPr>
          <w:rFonts w:eastAsiaTheme="majorEastAsia"/>
          <w:b/>
          <w:bCs/>
          <w:lang w:val="en-GB"/>
        </w:rPr>
        <w:t>chown</w:t>
      </w:r>
      <w:proofErr w:type="spellEnd"/>
      <w:r w:rsidRPr="001975FE">
        <w:rPr>
          <w:rFonts w:eastAsiaTheme="majorEastAsia"/>
          <w:b/>
          <w:bCs/>
          <w:lang w:val="en-GB"/>
        </w:rPr>
        <w:t>:</w:t>
      </w:r>
    </w:p>
    <w:p w14:paraId="22187643" w14:textId="266AD29E" w:rsidR="001975FE" w:rsidRPr="001975FE" w:rsidRDefault="001975FE" w:rsidP="001975FE">
      <w:pPr>
        <w:pStyle w:val="NormalWeb"/>
        <w:ind w:left="720"/>
        <w:rPr>
          <w:rFonts w:eastAsiaTheme="majorEastAsia"/>
          <w:lang w:val="en-GB"/>
        </w:rPr>
      </w:pPr>
      <w:proofErr w:type="spellStart"/>
      <w:r w:rsidRPr="001975FE">
        <w:rPr>
          <w:rFonts w:eastAsiaTheme="majorEastAsia"/>
          <w:lang w:val="en-GB"/>
        </w:rPr>
        <w:t>chown</w:t>
      </w:r>
      <w:proofErr w:type="spellEnd"/>
      <w:r w:rsidRPr="001975FE">
        <w:rPr>
          <w:rFonts w:eastAsiaTheme="majorEastAsia"/>
          <w:lang w:val="en-GB"/>
        </w:rPr>
        <w:t xml:space="preserve"> </w:t>
      </w:r>
      <w:proofErr w:type="spellStart"/>
      <w:proofErr w:type="gramStart"/>
      <w:r w:rsidRPr="001975FE">
        <w:rPr>
          <w:rFonts w:eastAsiaTheme="majorEastAsia"/>
          <w:lang w:val="en-GB"/>
        </w:rPr>
        <w:t>user:group</w:t>
      </w:r>
      <w:proofErr w:type="spellEnd"/>
      <w:proofErr w:type="gramEnd"/>
      <w:r w:rsidRPr="001975FE">
        <w:rPr>
          <w:rFonts w:eastAsiaTheme="majorEastAsia"/>
          <w:lang w:val="en-GB"/>
        </w:rPr>
        <w:t xml:space="preserve"> filename.txt</w:t>
      </w:r>
    </w:p>
    <w:p w14:paraId="147BE135" w14:textId="65C350F4" w:rsidR="6A552D89" w:rsidRDefault="6A552D89" w:rsidP="6A552D89">
      <w:pPr>
        <w:pStyle w:val="NormalWeb"/>
        <w:ind w:left="720"/>
        <w:rPr>
          <w:rStyle w:val="Strong"/>
          <w:rFonts w:eastAsiaTheme="majorEastAsia"/>
          <w:b w:val="0"/>
          <w:bCs w:val="0"/>
        </w:rPr>
      </w:pPr>
    </w:p>
    <w:p w14:paraId="1DBA93F7" w14:textId="77777777" w:rsidR="00212839" w:rsidRDefault="00212839" w:rsidP="6A552D89">
      <w:pPr>
        <w:pStyle w:val="NormalWeb"/>
        <w:ind w:left="720"/>
        <w:rPr>
          <w:rStyle w:val="Strong"/>
          <w:rFonts w:eastAsiaTheme="majorEastAsia"/>
          <w:b w:val="0"/>
          <w:bCs w:val="0"/>
        </w:rPr>
      </w:pPr>
    </w:p>
    <w:p w14:paraId="22F90A68" w14:textId="77777777" w:rsidR="00212839" w:rsidRDefault="00212839" w:rsidP="6A552D89">
      <w:pPr>
        <w:pStyle w:val="NormalWeb"/>
        <w:ind w:left="720"/>
        <w:rPr>
          <w:rStyle w:val="Strong"/>
          <w:rFonts w:eastAsiaTheme="majorEastAsia"/>
          <w:b w:val="0"/>
          <w:bCs w:val="0"/>
        </w:rPr>
      </w:pPr>
    </w:p>
    <w:p w14:paraId="72C72A7C" w14:textId="77777777" w:rsidR="00212839" w:rsidRDefault="00212839" w:rsidP="6A552D89">
      <w:pPr>
        <w:pStyle w:val="NormalWeb"/>
        <w:ind w:left="720"/>
        <w:rPr>
          <w:rStyle w:val="Strong"/>
          <w:rFonts w:eastAsiaTheme="majorEastAsia"/>
          <w:b w:val="0"/>
          <w:bCs w:val="0"/>
        </w:rPr>
      </w:pPr>
    </w:p>
    <w:p w14:paraId="5E25D67F" w14:textId="77777777" w:rsidR="00212839" w:rsidRDefault="00212839" w:rsidP="6A552D89">
      <w:pPr>
        <w:pStyle w:val="NormalWeb"/>
        <w:ind w:left="720"/>
        <w:rPr>
          <w:rStyle w:val="Strong"/>
          <w:rFonts w:eastAsiaTheme="majorEastAsia"/>
          <w:b w:val="0"/>
          <w:bCs w:val="0"/>
        </w:rPr>
      </w:pPr>
    </w:p>
    <w:p w14:paraId="516466E9" w14:textId="77777777" w:rsidR="00212839" w:rsidRPr="001975FE" w:rsidRDefault="00212839" w:rsidP="6A552D89">
      <w:pPr>
        <w:pStyle w:val="NormalWeb"/>
        <w:ind w:left="720"/>
        <w:rPr>
          <w:rStyle w:val="Strong"/>
          <w:rFonts w:eastAsiaTheme="majorEastAsia"/>
          <w:b w:val="0"/>
          <w:bCs w:val="0"/>
        </w:rPr>
      </w:pPr>
    </w:p>
    <w:p w14:paraId="4C726AB5" w14:textId="60ACAF11" w:rsidR="00A81C4A" w:rsidRDefault="00A81C4A" w:rsidP="002E5D0A">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t xml:space="preserve">Introduce Windows Server operating systems, focusing on their key features and versions. Discuss the advantages of using Windows Server in enterprise environments. </w:t>
      </w:r>
    </w:p>
    <w:p w14:paraId="35689D10" w14:textId="44994DB4" w:rsidR="00212839" w:rsidRPr="00870497" w:rsidRDefault="00212839" w:rsidP="00212839">
      <w:pPr>
        <w:pStyle w:val="NormalWeb"/>
        <w:ind w:left="360"/>
        <w:rPr>
          <w:rStyle w:val="Strong"/>
          <w:rFonts w:eastAsiaTheme="majorEastAsia"/>
          <w:b w:val="0"/>
          <w:bCs w:val="0"/>
          <w:color w:val="FF0000"/>
        </w:rPr>
      </w:pPr>
      <w:r w:rsidRPr="00A94AF5">
        <w:rPr>
          <w:rFonts w:eastAsiaTheme="majorEastAsia"/>
          <w:b/>
          <w:bCs/>
          <w:lang w:val="en-GB"/>
        </w:rPr>
        <w:t>Answer</w:t>
      </w:r>
      <w:r>
        <w:rPr>
          <w:rFonts w:eastAsiaTheme="majorEastAsia"/>
          <w:b/>
          <w:bCs/>
          <w:lang w:val="en-GB"/>
        </w:rPr>
        <w:t>:</w:t>
      </w:r>
    </w:p>
    <w:p w14:paraId="5E1E17AD" w14:textId="77777777" w:rsidR="00D77E84" w:rsidRPr="00D77E84" w:rsidRDefault="00D77E84" w:rsidP="00D77E84">
      <w:pPr>
        <w:pStyle w:val="NormalWeb"/>
        <w:ind w:left="720"/>
        <w:rPr>
          <w:rFonts w:eastAsiaTheme="majorEastAsia"/>
          <w:b/>
          <w:bCs/>
          <w:lang w:val="en-GB"/>
        </w:rPr>
      </w:pPr>
      <w:r w:rsidRPr="00D77E84">
        <w:rPr>
          <w:rFonts w:eastAsiaTheme="majorEastAsia"/>
          <w:b/>
          <w:bCs/>
          <w:lang w:val="en-GB"/>
        </w:rPr>
        <w:t>Introduction:</w:t>
      </w:r>
    </w:p>
    <w:p w14:paraId="437F376A" w14:textId="77777777" w:rsidR="00D77E84" w:rsidRPr="00D77E84" w:rsidRDefault="00D77E84" w:rsidP="00D77E84">
      <w:pPr>
        <w:pStyle w:val="NormalWeb"/>
        <w:ind w:left="720"/>
        <w:rPr>
          <w:rFonts w:eastAsiaTheme="majorEastAsia"/>
          <w:lang w:val="en-GB"/>
        </w:rPr>
      </w:pPr>
      <w:r w:rsidRPr="00D77E84">
        <w:rPr>
          <w:rFonts w:eastAsiaTheme="majorEastAsia"/>
          <w:lang w:val="en-GB"/>
        </w:rPr>
        <w:t>Windows Server is a series of enterprise-level operating systems developed by Microsoft. It is specifically designed to manage networks, host websites, control access to files and resources, and support business applications.</w:t>
      </w:r>
    </w:p>
    <w:p w14:paraId="027DC91C" w14:textId="77777777" w:rsidR="00D77E84" w:rsidRPr="00D77E84" w:rsidRDefault="00000000" w:rsidP="00D77E84">
      <w:pPr>
        <w:pStyle w:val="NormalWeb"/>
        <w:ind w:left="720"/>
        <w:rPr>
          <w:rFonts w:eastAsiaTheme="majorEastAsia"/>
          <w:lang w:val="en-GB"/>
        </w:rPr>
      </w:pPr>
      <w:r>
        <w:rPr>
          <w:rFonts w:eastAsiaTheme="majorEastAsia"/>
          <w:lang w:val="en-GB"/>
        </w:rPr>
        <w:pict w14:anchorId="1BD32DF3">
          <v:rect id="_x0000_i1056" style="width:0;height:1.5pt" o:hralign="center" o:hrstd="t" o:hr="t" fillcolor="#a0a0a0" stroked="f"/>
        </w:pict>
      </w:r>
    </w:p>
    <w:p w14:paraId="2E98E45B" w14:textId="77777777" w:rsidR="00D77E84" w:rsidRPr="00D77E84" w:rsidRDefault="00D77E84" w:rsidP="00D77E84">
      <w:pPr>
        <w:pStyle w:val="NormalWeb"/>
        <w:ind w:left="720"/>
        <w:rPr>
          <w:rFonts w:eastAsiaTheme="majorEastAsia"/>
          <w:b/>
          <w:bCs/>
          <w:lang w:val="en-GB"/>
        </w:rPr>
      </w:pPr>
      <w:r w:rsidRPr="00D77E84">
        <w:rPr>
          <w:rFonts w:eastAsiaTheme="majorEastAsia"/>
          <w:b/>
          <w:bCs/>
          <w:lang w:val="en-GB"/>
        </w:rPr>
        <w:t>Key Features of Windows Server:</w:t>
      </w:r>
    </w:p>
    <w:p w14:paraId="3A7D3ED8" w14:textId="77777777" w:rsidR="00D77E84" w:rsidRPr="00D77E84" w:rsidRDefault="00D77E84" w:rsidP="00515566">
      <w:pPr>
        <w:pStyle w:val="NormalWeb"/>
        <w:numPr>
          <w:ilvl w:val="0"/>
          <w:numId w:val="67"/>
        </w:numPr>
        <w:rPr>
          <w:rFonts w:eastAsiaTheme="majorEastAsia"/>
          <w:lang w:val="en-GB"/>
        </w:rPr>
      </w:pPr>
      <w:r w:rsidRPr="00D77E84">
        <w:rPr>
          <w:rFonts w:eastAsiaTheme="majorEastAsia"/>
          <w:b/>
          <w:bCs/>
          <w:lang w:val="en-GB"/>
        </w:rPr>
        <w:t>Active Directory Domain Services (AD DS):</w:t>
      </w:r>
      <w:r w:rsidRPr="00D77E84">
        <w:rPr>
          <w:rFonts w:eastAsiaTheme="majorEastAsia"/>
          <w:lang w:val="en-GB"/>
        </w:rPr>
        <w:br/>
        <w:t>Allows centralized domain management of users, computers, and resources.</w:t>
      </w:r>
    </w:p>
    <w:p w14:paraId="71E0AF65" w14:textId="77777777" w:rsidR="00D77E84" w:rsidRPr="00D77E84" w:rsidRDefault="00D77E84" w:rsidP="00515566">
      <w:pPr>
        <w:pStyle w:val="NormalWeb"/>
        <w:numPr>
          <w:ilvl w:val="0"/>
          <w:numId w:val="67"/>
        </w:numPr>
        <w:rPr>
          <w:rFonts w:eastAsiaTheme="majorEastAsia"/>
          <w:lang w:val="en-GB"/>
        </w:rPr>
      </w:pPr>
      <w:r w:rsidRPr="00D77E84">
        <w:rPr>
          <w:rFonts w:eastAsiaTheme="majorEastAsia"/>
          <w:b/>
          <w:bCs/>
          <w:lang w:val="en-GB"/>
        </w:rPr>
        <w:t>File and Storage Services:</w:t>
      </w:r>
      <w:r w:rsidRPr="00D77E84">
        <w:rPr>
          <w:rFonts w:eastAsiaTheme="majorEastAsia"/>
          <w:lang w:val="en-GB"/>
        </w:rPr>
        <w:br/>
        <w:t>Offers file sharing, disk management, and data deduplication capabilities.</w:t>
      </w:r>
    </w:p>
    <w:p w14:paraId="53B5A81B" w14:textId="77777777" w:rsidR="00D77E84" w:rsidRPr="00D77E84" w:rsidRDefault="00D77E84" w:rsidP="00515566">
      <w:pPr>
        <w:pStyle w:val="NormalWeb"/>
        <w:numPr>
          <w:ilvl w:val="0"/>
          <w:numId w:val="67"/>
        </w:numPr>
        <w:rPr>
          <w:rFonts w:eastAsiaTheme="majorEastAsia"/>
          <w:lang w:val="en-GB"/>
        </w:rPr>
      </w:pPr>
      <w:r w:rsidRPr="00D77E84">
        <w:rPr>
          <w:rFonts w:eastAsiaTheme="majorEastAsia"/>
          <w:b/>
          <w:bCs/>
          <w:lang w:val="en-GB"/>
        </w:rPr>
        <w:t>Hyper-V Virtualization:</w:t>
      </w:r>
      <w:r w:rsidRPr="00D77E84">
        <w:rPr>
          <w:rFonts w:eastAsiaTheme="majorEastAsia"/>
          <w:lang w:val="en-GB"/>
        </w:rPr>
        <w:br/>
        <w:t>Built-in support for creating and managing virtual machines (VMs).</w:t>
      </w:r>
    </w:p>
    <w:p w14:paraId="7AFEFBBB" w14:textId="77777777" w:rsidR="00D77E84" w:rsidRPr="00D77E84" w:rsidRDefault="00D77E84" w:rsidP="00515566">
      <w:pPr>
        <w:pStyle w:val="NormalWeb"/>
        <w:numPr>
          <w:ilvl w:val="0"/>
          <w:numId w:val="67"/>
        </w:numPr>
        <w:rPr>
          <w:rFonts w:eastAsiaTheme="majorEastAsia"/>
          <w:lang w:val="en-GB"/>
        </w:rPr>
      </w:pPr>
      <w:r w:rsidRPr="00D77E84">
        <w:rPr>
          <w:rFonts w:eastAsiaTheme="majorEastAsia"/>
          <w:b/>
          <w:bCs/>
          <w:lang w:val="en-GB"/>
        </w:rPr>
        <w:t xml:space="preserve">Windows Admin </w:t>
      </w:r>
      <w:proofErr w:type="spellStart"/>
      <w:r w:rsidRPr="00D77E84">
        <w:rPr>
          <w:rFonts w:eastAsiaTheme="majorEastAsia"/>
          <w:b/>
          <w:bCs/>
          <w:lang w:val="en-GB"/>
        </w:rPr>
        <w:t>Center</w:t>
      </w:r>
      <w:proofErr w:type="spellEnd"/>
      <w:r w:rsidRPr="00D77E84">
        <w:rPr>
          <w:rFonts w:eastAsiaTheme="majorEastAsia"/>
          <w:b/>
          <w:bCs/>
          <w:lang w:val="en-GB"/>
        </w:rPr>
        <w:t>:</w:t>
      </w:r>
      <w:r w:rsidRPr="00D77E84">
        <w:rPr>
          <w:rFonts w:eastAsiaTheme="majorEastAsia"/>
          <w:lang w:val="en-GB"/>
        </w:rPr>
        <w:br/>
        <w:t>A modern, web-based interface for server management and monitoring.</w:t>
      </w:r>
    </w:p>
    <w:p w14:paraId="230C32AA" w14:textId="77777777" w:rsidR="00D77E84" w:rsidRPr="00D77E84" w:rsidRDefault="00D77E84" w:rsidP="00515566">
      <w:pPr>
        <w:pStyle w:val="NormalWeb"/>
        <w:numPr>
          <w:ilvl w:val="0"/>
          <w:numId w:val="67"/>
        </w:numPr>
        <w:rPr>
          <w:rFonts w:eastAsiaTheme="majorEastAsia"/>
          <w:lang w:val="en-GB"/>
        </w:rPr>
      </w:pPr>
      <w:r w:rsidRPr="00D77E84">
        <w:rPr>
          <w:rFonts w:eastAsiaTheme="majorEastAsia"/>
          <w:b/>
          <w:bCs/>
          <w:lang w:val="en-GB"/>
        </w:rPr>
        <w:t>Group Policy Management:</w:t>
      </w:r>
      <w:r w:rsidRPr="00D77E84">
        <w:rPr>
          <w:rFonts w:eastAsiaTheme="majorEastAsia"/>
          <w:lang w:val="en-GB"/>
        </w:rPr>
        <w:br/>
        <w:t>Helps apply consistent security and configuration policies across users and devices.</w:t>
      </w:r>
    </w:p>
    <w:p w14:paraId="260075CE" w14:textId="77777777" w:rsidR="00D77E84" w:rsidRPr="00D77E84" w:rsidRDefault="00D77E84" w:rsidP="00515566">
      <w:pPr>
        <w:pStyle w:val="NormalWeb"/>
        <w:numPr>
          <w:ilvl w:val="0"/>
          <w:numId w:val="67"/>
        </w:numPr>
        <w:rPr>
          <w:rFonts w:eastAsiaTheme="majorEastAsia"/>
          <w:lang w:val="en-GB"/>
        </w:rPr>
      </w:pPr>
      <w:r w:rsidRPr="00D77E84">
        <w:rPr>
          <w:rFonts w:eastAsiaTheme="majorEastAsia"/>
          <w:b/>
          <w:bCs/>
          <w:lang w:val="en-GB"/>
        </w:rPr>
        <w:t>Failover Clustering:</w:t>
      </w:r>
      <w:r w:rsidRPr="00D77E84">
        <w:rPr>
          <w:rFonts w:eastAsiaTheme="majorEastAsia"/>
          <w:lang w:val="en-GB"/>
        </w:rPr>
        <w:br/>
        <w:t>Provides high availability by allowing services to switch automatically between servers.</w:t>
      </w:r>
    </w:p>
    <w:p w14:paraId="7AB435B3" w14:textId="77777777" w:rsidR="00D77E84" w:rsidRPr="00D77E84" w:rsidRDefault="00D77E84" w:rsidP="00515566">
      <w:pPr>
        <w:pStyle w:val="NormalWeb"/>
        <w:numPr>
          <w:ilvl w:val="0"/>
          <w:numId w:val="67"/>
        </w:numPr>
        <w:rPr>
          <w:rFonts w:eastAsiaTheme="majorEastAsia"/>
          <w:lang w:val="en-GB"/>
        </w:rPr>
      </w:pPr>
      <w:r w:rsidRPr="00D77E84">
        <w:rPr>
          <w:rFonts w:eastAsiaTheme="majorEastAsia"/>
          <w:b/>
          <w:bCs/>
          <w:lang w:val="en-GB"/>
        </w:rPr>
        <w:t>Remote Desktop Services (RDS):</w:t>
      </w:r>
      <w:r w:rsidRPr="00D77E84">
        <w:rPr>
          <w:rFonts w:eastAsiaTheme="majorEastAsia"/>
          <w:lang w:val="en-GB"/>
        </w:rPr>
        <w:br/>
        <w:t>Enables remote access to desktops and applications hosted on the server.</w:t>
      </w:r>
    </w:p>
    <w:p w14:paraId="6E7D1A5F" w14:textId="77777777" w:rsidR="00D77E84" w:rsidRPr="00D77E84" w:rsidRDefault="00D77E84" w:rsidP="00515566">
      <w:pPr>
        <w:pStyle w:val="NormalWeb"/>
        <w:numPr>
          <w:ilvl w:val="0"/>
          <w:numId w:val="67"/>
        </w:numPr>
        <w:rPr>
          <w:rFonts w:eastAsiaTheme="majorEastAsia"/>
          <w:lang w:val="en-GB"/>
        </w:rPr>
      </w:pPr>
      <w:r w:rsidRPr="00D77E84">
        <w:rPr>
          <w:rFonts w:eastAsiaTheme="majorEastAsia"/>
          <w:b/>
          <w:bCs/>
          <w:lang w:val="en-GB"/>
        </w:rPr>
        <w:t>Enhanced Security Features:</w:t>
      </w:r>
      <w:r w:rsidRPr="00D77E84">
        <w:rPr>
          <w:rFonts w:eastAsiaTheme="majorEastAsia"/>
          <w:lang w:val="en-GB"/>
        </w:rPr>
        <w:br/>
        <w:t>Includes features like Windows Defender, Shielded VMs, and Just-In-Time (JIT) administration.</w:t>
      </w:r>
    </w:p>
    <w:p w14:paraId="5069A293" w14:textId="77777777" w:rsidR="00D77E84" w:rsidRPr="00D77E84" w:rsidRDefault="00000000" w:rsidP="00D77E84">
      <w:pPr>
        <w:pStyle w:val="NormalWeb"/>
        <w:ind w:left="720"/>
        <w:rPr>
          <w:rFonts w:eastAsiaTheme="majorEastAsia"/>
          <w:lang w:val="en-GB"/>
        </w:rPr>
      </w:pPr>
      <w:r>
        <w:rPr>
          <w:rFonts w:eastAsiaTheme="majorEastAsia"/>
          <w:lang w:val="en-GB"/>
        </w:rPr>
        <w:pict w14:anchorId="0F967D6D">
          <v:rect id="_x0000_i1057" style="width:0;height:1.5pt" o:hralign="center" o:hrstd="t" o:hr="t" fillcolor="#a0a0a0" stroked="f"/>
        </w:pict>
      </w:r>
    </w:p>
    <w:p w14:paraId="7F8EC92D" w14:textId="77777777" w:rsidR="00D77E84" w:rsidRPr="00D77E84" w:rsidRDefault="00D77E84" w:rsidP="00D77E84">
      <w:pPr>
        <w:pStyle w:val="NormalWeb"/>
        <w:ind w:left="720"/>
        <w:rPr>
          <w:rFonts w:eastAsiaTheme="majorEastAsia"/>
          <w:b/>
          <w:bCs/>
          <w:lang w:val="en-GB"/>
        </w:rPr>
      </w:pPr>
      <w:r w:rsidRPr="00D77E84">
        <w:rPr>
          <w:rFonts w:eastAsiaTheme="majorEastAsia"/>
          <w:b/>
          <w:bCs/>
          <w:lang w:val="en-GB"/>
        </w:rPr>
        <w:t>Popular Versions of Windows Server: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7"/>
        <w:gridCol w:w="1707"/>
        <w:gridCol w:w="5126"/>
      </w:tblGrid>
      <w:tr w:rsidR="00D77E84" w:rsidRPr="00D77E84" w14:paraId="58CD98F2" w14:textId="77777777" w:rsidTr="00D77E84">
        <w:trPr>
          <w:tblHeader/>
          <w:tblCellSpacing w:w="15" w:type="dxa"/>
        </w:trPr>
        <w:tc>
          <w:tcPr>
            <w:tcW w:w="0" w:type="auto"/>
            <w:vAlign w:val="center"/>
            <w:hideMark/>
          </w:tcPr>
          <w:p w14:paraId="23C8B325" w14:textId="77777777" w:rsidR="00D77E84" w:rsidRPr="00D77E84" w:rsidRDefault="00D77E84" w:rsidP="00D77E84">
            <w:pPr>
              <w:pStyle w:val="NormalWeb"/>
              <w:ind w:left="720"/>
              <w:rPr>
                <w:rFonts w:eastAsiaTheme="majorEastAsia"/>
                <w:b/>
                <w:bCs/>
                <w:lang w:val="en-GB"/>
              </w:rPr>
            </w:pPr>
            <w:r w:rsidRPr="00D77E84">
              <w:rPr>
                <w:rFonts w:eastAsiaTheme="majorEastAsia"/>
                <w:b/>
                <w:bCs/>
                <w:lang w:val="en-GB"/>
              </w:rPr>
              <w:lastRenderedPageBreak/>
              <w:t>Version</w:t>
            </w:r>
          </w:p>
        </w:tc>
        <w:tc>
          <w:tcPr>
            <w:tcW w:w="0" w:type="auto"/>
            <w:vAlign w:val="center"/>
            <w:hideMark/>
          </w:tcPr>
          <w:p w14:paraId="658D4637" w14:textId="77777777" w:rsidR="00D77E84" w:rsidRPr="00D77E84" w:rsidRDefault="00D77E84" w:rsidP="00D77E84">
            <w:pPr>
              <w:pStyle w:val="NormalWeb"/>
              <w:ind w:left="720"/>
              <w:rPr>
                <w:rFonts w:eastAsiaTheme="majorEastAsia"/>
                <w:b/>
                <w:bCs/>
                <w:lang w:val="en-GB"/>
              </w:rPr>
            </w:pPr>
            <w:r w:rsidRPr="00D77E84">
              <w:rPr>
                <w:rFonts w:eastAsiaTheme="majorEastAsia"/>
                <w:b/>
                <w:bCs/>
                <w:lang w:val="en-GB"/>
              </w:rPr>
              <w:t>Released</w:t>
            </w:r>
          </w:p>
        </w:tc>
        <w:tc>
          <w:tcPr>
            <w:tcW w:w="0" w:type="auto"/>
            <w:vAlign w:val="center"/>
            <w:hideMark/>
          </w:tcPr>
          <w:p w14:paraId="77CB9986" w14:textId="77777777" w:rsidR="00D77E84" w:rsidRPr="00D77E84" w:rsidRDefault="00D77E84" w:rsidP="00D77E84">
            <w:pPr>
              <w:pStyle w:val="NormalWeb"/>
              <w:ind w:left="720"/>
              <w:rPr>
                <w:rFonts w:eastAsiaTheme="majorEastAsia"/>
                <w:b/>
                <w:bCs/>
                <w:lang w:val="en-GB"/>
              </w:rPr>
            </w:pPr>
            <w:r w:rsidRPr="00D77E84">
              <w:rPr>
                <w:rFonts w:eastAsiaTheme="majorEastAsia"/>
                <w:b/>
                <w:bCs/>
                <w:lang w:val="en-GB"/>
              </w:rPr>
              <w:t>Notable Features</w:t>
            </w:r>
          </w:p>
        </w:tc>
      </w:tr>
      <w:tr w:rsidR="00D77E84" w:rsidRPr="00D77E84" w14:paraId="66241D03" w14:textId="77777777" w:rsidTr="00D77E84">
        <w:trPr>
          <w:tblCellSpacing w:w="15" w:type="dxa"/>
        </w:trPr>
        <w:tc>
          <w:tcPr>
            <w:tcW w:w="0" w:type="auto"/>
            <w:vAlign w:val="center"/>
            <w:hideMark/>
          </w:tcPr>
          <w:p w14:paraId="62717213" w14:textId="77777777" w:rsidR="00D77E84" w:rsidRPr="00D77E84" w:rsidRDefault="00D77E84" w:rsidP="00D77E84">
            <w:pPr>
              <w:pStyle w:val="NormalWeb"/>
              <w:ind w:left="720"/>
              <w:rPr>
                <w:rFonts w:eastAsiaTheme="majorEastAsia"/>
                <w:lang w:val="en-GB"/>
              </w:rPr>
            </w:pPr>
            <w:r w:rsidRPr="00D77E84">
              <w:rPr>
                <w:rFonts w:eastAsiaTheme="majorEastAsia"/>
                <w:lang w:val="en-GB"/>
              </w:rPr>
              <w:t>Windows Server 2008</w:t>
            </w:r>
          </w:p>
        </w:tc>
        <w:tc>
          <w:tcPr>
            <w:tcW w:w="0" w:type="auto"/>
            <w:vAlign w:val="center"/>
            <w:hideMark/>
          </w:tcPr>
          <w:p w14:paraId="35322DE7" w14:textId="77777777" w:rsidR="00D77E84" w:rsidRPr="00D77E84" w:rsidRDefault="00D77E84" w:rsidP="00D77E84">
            <w:pPr>
              <w:pStyle w:val="NormalWeb"/>
              <w:ind w:left="720"/>
              <w:rPr>
                <w:rFonts w:eastAsiaTheme="majorEastAsia"/>
                <w:lang w:val="en-GB"/>
              </w:rPr>
            </w:pPr>
            <w:r w:rsidRPr="00D77E84">
              <w:rPr>
                <w:rFonts w:eastAsiaTheme="majorEastAsia"/>
                <w:lang w:val="en-GB"/>
              </w:rPr>
              <w:t>2008</w:t>
            </w:r>
          </w:p>
        </w:tc>
        <w:tc>
          <w:tcPr>
            <w:tcW w:w="0" w:type="auto"/>
            <w:vAlign w:val="center"/>
            <w:hideMark/>
          </w:tcPr>
          <w:p w14:paraId="6117B914" w14:textId="77777777" w:rsidR="00D77E84" w:rsidRPr="00D77E84" w:rsidRDefault="00D77E84" w:rsidP="00D77E84">
            <w:pPr>
              <w:pStyle w:val="NormalWeb"/>
              <w:ind w:left="720"/>
              <w:rPr>
                <w:rFonts w:eastAsiaTheme="majorEastAsia"/>
                <w:lang w:val="en-GB"/>
              </w:rPr>
            </w:pPr>
            <w:r w:rsidRPr="00D77E84">
              <w:rPr>
                <w:rFonts w:eastAsiaTheme="majorEastAsia"/>
                <w:lang w:val="en-GB"/>
              </w:rPr>
              <w:t>Server Core, Hyper-V introduced</w:t>
            </w:r>
          </w:p>
        </w:tc>
      </w:tr>
      <w:tr w:rsidR="00D77E84" w:rsidRPr="00D77E84" w14:paraId="05581A40" w14:textId="77777777" w:rsidTr="00D77E84">
        <w:trPr>
          <w:tblCellSpacing w:w="15" w:type="dxa"/>
        </w:trPr>
        <w:tc>
          <w:tcPr>
            <w:tcW w:w="0" w:type="auto"/>
            <w:vAlign w:val="center"/>
            <w:hideMark/>
          </w:tcPr>
          <w:p w14:paraId="1279F9BF" w14:textId="77777777" w:rsidR="00D77E84" w:rsidRPr="00D77E84" w:rsidRDefault="00D77E84" w:rsidP="00D77E84">
            <w:pPr>
              <w:pStyle w:val="NormalWeb"/>
              <w:ind w:left="720"/>
              <w:rPr>
                <w:rFonts w:eastAsiaTheme="majorEastAsia"/>
                <w:lang w:val="en-GB"/>
              </w:rPr>
            </w:pPr>
            <w:r w:rsidRPr="00D77E84">
              <w:rPr>
                <w:rFonts w:eastAsiaTheme="majorEastAsia"/>
                <w:lang w:val="en-GB"/>
              </w:rPr>
              <w:t>Windows Server 2012</w:t>
            </w:r>
          </w:p>
        </w:tc>
        <w:tc>
          <w:tcPr>
            <w:tcW w:w="0" w:type="auto"/>
            <w:vAlign w:val="center"/>
            <w:hideMark/>
          </w:tcPr>
          <w:p w14:paraId="6C6EDF50" w14:textId="77777777" w:rsidR="00D77E84" w:rsidRPr="00D77E84" w:rsidRDefault="00D77E84" w:rsidP="00D77E84">
            <w:pPr>
              <w:pStyle w:val="NormalWeb"/>
              <w:ind w:left="720"/>
              <w:rPr>
                <w:rFonts w:eastAsiaTheme="majorEastAsia"/>
                <w:lang w:val="en-GB"/>
              </w:rPr>
            </w:pPr>
            <w:r w:rsidRPr="00D77E84">
              <w:rPr>
                <w:rFonts w:eastAsiaTheme="majorEastAsia"/>
                <w:lang w:val="en-GB"/>
              </w:rPr>
              <w:t>2012</w:t>
            </w:r>
          </w:p>
        </w:tc>
        <w:tc>
          <w:tcPr>
            <w:tcW w:w="0" w:type="auto"/>
            <w:vAlign w:val="center"/>
            <w:hideMark/>
          </w:tcPr>
          <w:p w14:paraId="7479F27A" w14:textId="77777777" w:rsidR="00D77E84" w:rsidRPr="00D77E84" w:rsidRDefault="00D77E84" w:rsidP="00D77E84">
            <w:pPr>
              <w:pStyle w:val="NormalWeb"/>
              <w:ind w:left="720"/>
              <w:rPr>
                <w:rFonts w:eastAsiaTheme="majorEastAsia"/>
                <w:lang w:val="en-GB"/>
              </w:rPr>
            </w:pPr>
            <w:r w:rsidRPr="00D77E84">
              <w:rPr>
                <w:rFonts w:eastAsiaTheme="majorEastAsia"/>
                <w:lang w:val="en-GB"/>
              </w:rPr>
              <w:t>Modern UI, storage spaces, improved Hyper-V</w:t>
            </w:r>
          </w:p>
        </w:tc>
      </w:tr>
      <w:tr w:rsidR="00D77E84" w:rsidRPr="00D77E84" w14:paraId="3D2534BF" w14:textId="77777777" w:rsidTr="00D77E84">
        <w:trPr>
          <w:tblCellSpacing w:w="15" w:type="dxa"/>
        </w:trPr>
        <w:tc>
          <w:tcPr>
            <w:tcW w:w="0" w:type="auto"/>
            <w:vAlign w:val="center"/>
            <w:hideMark/>
          </w:tcPr>
          <w:p w14:paraId="1FF3BA55" w14:textId="77777777" w:rsidR="00D77E84" w:rsidRPr="00D77E84" w:rsidRDefault="00D77E84" w:rsidP="00D77E84">
            <w:pPr>
              <w:pStyle w:val="NormalWeb"/>
              <w:ind w:left="720"/>
              <w:rPr>
                <w:rFonts w:eastAsiaTheme="majorEastAsia"/>
                <w:lang w:val="en-GB"/>
              </w:rPr>
            </w:pPr>
            <w:r w:rsidRPr="00D77E84">
              <w:rPr>
                <w:rFonts w:eastAsiaTheme="majorEastAsia"/>
                <w:lang w:val="en-GB"/>
              </w:rPr>
              <w:t>Windows Server 2016</w:t>
            </w:r>
          </w:p>
        </w:tc>
        <w:tc>
          <w:tcPr>
            <w:tcW w:w="0" w:type="auto"/>
            <w:vAlign w:val="center"/>
            <w:hideMark/>
          </w:tcPr>
          <w:p w14:paraId="64400161" w14:textId="77777777" w:rsidR="00D77E84" w:rsidRPr="00D77E84" w:rsidRDefault="00D77E84" w:rsidP="00D77E84">
            <w:pPr>
              <w:pStyle w:val="NormalWeb"/>
              <w:ind w:left="720"/>
              <w:rPr>
                <w:rFonts w:eastAsiaTheme="majorEastAsia"/>
                <w:lang w:val="en-GB"/>
              </w:rPr>
            </w:pPr>
            <w:r w:rsidRPr="00D77E84">
              <w:rPr>
                <w:rFonts w:eastAsiaTheme="majorEastAsia"/>
                <w:lang w:val="en-GB"/>
              </w:rPr>
              <w:t>2016</w:t>
            </w:r>
          </w:p>
        </w:tc>
        <w:tc>
          <w:tcPr>
            <w:tcW w:w="0" w:type="auto"/>
            <w:vAlign w:val="center"/>
            <w:hideMark/>
          </w:tcPr>
          <w:p w14:paraId="0681D06A" w14:textId="77777777" w:rsidR="00D77E84" w:rsidRPr="00D77E84" w:rsidRDefault="00D77E84" w:rsidP="00D77E84">
            <w:pPr>
              <w:pStyle w:val="NormalWeb"/>
              <w:ind w:left="720"/>
              <w:rPr>
                <w:rFonts w:eastAsiaTheme="majorEastAsia"/>
                <w:lang w:val="en-GB"/>
              </w:rPr>
            </w:pPr>
            <w:r w:rsidRPr="00D77E84">
              <w:rPr>
                <w:rFonts w:eastAsiaTheme="majorEastAsia"/>
                <w:lang w:val="en-GB"/>
              </w:rPr>
              <w:t>Nano Server, containers, improved security</w:t>
            </w:r>
          </w:p>
        </w:tc>
      </w:tr>
      <w:tr w:rsidR="00D77E84" w:rsidRPr="00D77E84" w14:paraId="7536711F" w14:textId="77777777" w:rsidTr="00D77E84">
        <w:trPr>
          <w:tblCellSpacing w:w="15" w:type="dxa"/>
        </w:trPr>
        <w:tc>
          <w:tcPr>
            <w:tcW w:w="0" w:type="auto"/>
            <w:vAlign w:val="center"/>
            <w:hideMark/>
          </w:tcPr>
          <w:p w14:paraId="57654CBE" w14:textId="77777777" w:rsidR="00D77E84" w:rsidRPr="00D77E84" w:rsidRDefault="00D77E84" w:rsidP="00D77E84">
            <w:pPr>
              <w:pStyle w:val="NormalWeb"/>
              <w:ind w:left="720"/>
              <w:rPr>
                <w:rFonts w:eastAsiaTheme="majorEastAsia"/>
                <w:lang w:val="en-GB"/>
              </w:rPr>
            </w:pPr>
            <w:r w:rsidRPr="00D77E84">
              <w:rPr>
                <w:rFonts w:eastAsiaTheme="majorEastAsia"/>
                <w:lang w:val="en-GB"/>
              </w:rPr>
              <w:t>Windows Server 2019</w:t>
            </w:r>
          </w:p>
        </w:tc>
        <w:tc>
          <w:tcPr>
            <w:tcW w:w="0" w:type="auto"/>
            <w:vAlign w:val="center"/>
            <w:hideMark/>
          </w:tcPr>
          <w:p w14:paraId="643DE831" w14:textId="77777777" w:rsidR="00D77E84" w:rsidRPr="00D77E84" w:rsidRDefault="00D77E84" w:rsidP="00D77E84">
            <w:pPr>
              <w:pStyle w:val="NormalWeb"/>
              <w:ind w:left="720"/>
              <w:rPr>
                <w:rFonts w:eastAsiaTheme="majorEastAsia"/>
                <w:lang w:val="en-GB"/>
              </w:rPr>
            </w:pPr>
            <w:r w:rsidRPr="00D77E84">
              <w:rPr>
                <w:rFonts w:eastAsiaTheme="majorEastAsia"/>
                <w:lang w:val="en-GB"/>
              </w:rPr>
              <w:t>2018</w:t>
            </w:r>
          </w:p>
        </w:tc>
        <w:tc>
          <w:tcPr>
            <w:tcW w:w="0" w:type="auto"/>
            <w:vAlign w:val="center"/>
            <w:hideMark/>
          </w:tcPr>
          <w:p w14:paraId="36019178" w14:textId="77777777" w:rsidR="00D77E84" w:rsidRPr="00D77E84" w:rsidRDefault="00D77E84" w:rsidP="00D77E84">
            <w:pPr>
              <w:pStyle w:val="NormalWeb"/>
              <w:ind w:left="720"/>
              <w:rPr>
                <w:rFonts w:eastAsiaTheme="majorEastAsia"/>
                <w:lang w:val="en-GB"/>
              </w:rPr>
            </w:pPr>
            <w:r w:rsidRPr="00D77E84">
              <w:rPr>
                <w:rFonts w:eastAsiaTheme="majorEastAsia"/>
                <w:lang w:val="en-GB"/>
              </w:rPr>
              <w:t xml:space="preserve">Hybrid cloud support, System Insights, Windows Admin </w:t>
            </w:r>
            <w:proofErr w:type="spellStart"/>
            <w:r w:rsidRPr="00D77E84">
              <w:rPr>
                <w:rFonts w:eastAsiaTheme="majorEastAsia"/>
                <w:lang w:val="en-GB"/>
              </w:rPr>
              <w:t>Center</w:t>
            </w:r>
            <w:proofErr w:type="spellEnd"/>
          </w:p>
        </w:tc>
      </w:tr>
      <w:tr w:rsidR="00D77E84" w:rsidRPr="00D77E84" w14:paraId="20D387F9" w14:textId="77777777" w:rsidTr="00D77E84">
        <w:trPr>
          <w:tblCellSpacing w:w="15" w:type="dxa"/>
        </w:trPr>
        <w:tc>
          <w:tcPr>
            <w:tcW w:w="0" w:type="auto"/>
            <w:vAlign w:val="center"/>
            <w:hideMark/>
          </w:tcPr>
          <w:p w14:paraId="449EABDF" w14:textId="77777777" w:rsidR="00D77E84" w:rsidRPr="00D77E84" w:rsidRDefault="00D77E84" w:rsidP="00D77E84">
            <w:pPr>
              <w:pStyle w:val="NormalWeb"/>
              <w:ind w:left="720"/>
              <w:rPr>
                <w:rFonts w:eastAsiaTheme="majorEastAsia"/>
                <w:lang w:val="en-GB"/>
              </w:rPr>
            </w:pPr>
            <w:r w:rsidRPr="00D77E84">
              <w:rPr>
                <w:rFonts w:eastAsiaTheme="majorEastAsia"/>
                <w:lang w:val="en-GB"/>
              </w:rPr>
              <w:t>Windows Server 2022</w:t>
            </w:r>
          </w:p>
        </w:tc>
        <w:tc>
          <w:tcPr>
            <w:tcW w:w="0" w:type="auto"/>
            <w:vAlign w:val="center"/>
            <w:hideMark/>
          </w:tcPr>
          <w:p w14:paraId="16345C5C" w14:textId="77777777" w:rsidR="00D77E84" w:rsidRPr="00D77E84" w:rsidRDefault="00D77E84" w:rsidP="00D77E84">
            <w:pPr>
              <w:pStyle w:val="NormalWeb"/>
              <w:ind w:left="720"/>
              <w:rPr>
                <w:rFonts w:eastAsiaTheme="majorEastAsia"/>
                <w:lang w:val="en-GB"/>
              </w:rPr>
            </w:pPr>
            <w:r w:rsidRPr="00D77E84">
              <w:rPr>
                <w:rFonts w:eastAsiaTheme="majorEastAsia"/>
                <w:lang w:val="en-GB"/>
              </w:rPr>
              <w:t>2021</w:t>
            </w:r>
          </w:p>
        </w:tc>
        <w:tc>
          <w:tcPr>
            <w:tcW w:w="0" w:type="auto"/>
            <w:vAlign w:val="center"/>
            <w:hideMark/>
          </w:tcPr>
          <w:p w14:paraId="71C800CC" w14:textId="77777777" w:rsidR="00D77E84" w:rsidRPr="00D77E84" w:rsidRDefault="00D77E84" w:rsidP="00D77E84">
            <w:pPr>
              <w:pStyle w:val="NormalWeb"/>
              <w:ind w:left="720"/>
              <w:rPr>
                <w:rFonts w:eastAsiaTheme="majorEastAsia"/>
                <w:lang w:val="en-GB"/>
              </w:rPr>
            </w:pPr>
            <w:r w:rsidRPr="00D77E84">
              <w:rPr>
                <w:rFonts w:eastAsiaTheme="majorEastAsia"/>
                <w:lang w:val="en-GB"/>
              </w:rPr>
              <w:t>Secured-core server, advanced multi-layer security</w:t>
            </w:r>
          </w:p>
        </w:tc>
      </w:tr>
    </w:tbl>
    <w:p w14:paraId="6E142AA7" w14:textId="77777777" w:rsidR="00D77E84" w:rsidRPr="00D77E84" w:rsidRDefault="00000000" w:rsidP="00D77E84">
      <w:pPr>
        <w:pStyle w:val="NormalWeb"/>
        <w:ind w:left="720"/>
        <w:rPr>
          <w:rFonts w:eastAsiaTheme="majorEastAsia"/>
          <w:lang w:val="en-GB"/>
        </w:rPr>
      </w:pPr>
      <w:r>
        <w:rPr>
          <w:rFonts w:eastAsiaTheme="majorEastAsia"/>
          <w:lang w:val="en-GB"/>
        </w:rPr>
        <w:pict w14:anchorId="1B567047">
          <v:rect id="_x0000_i1058" style="width:0;height:1.5pt" o:hralign="center" o:hrstd="t" o:hr="t" fillcolor="#a0a0a0" stroked="f"/>
        </w:pict>
      </w:r>
    </w:p>
    <w:p w14:paraId="16B548A6" w14:textId="77777777" w:rsidR="00D77E84" w:rsidRPr="00D77E84" w:rsidRDefault="00D77E84" w:rsidP="00D77E84">
      <w:pPr>
        <w:pStyle w:val="NormalWeb"/>
        <w:ind w:left="720"/>
        <w:rPr>
          <w:rFonts w:eastAsiaTheme="majorEastAsia"/>
          <w:b/>
          <w:bCs/>
          <w:lang w:val="en-GB"/>
        </w:rPr>
      </w:pPr>
      <w:r w:rsidRPr="00D77E84">
        <w:rPr>
          <w:rFonts w:eastAsiaTheme="majorEastAsia"/>
          <w:b/>
          <w:bCs/>
          <w:lang w:val="en-GB"/>
        </w:rPr>
        <w:t>Advantages of Using Windows Server in Enterprise Environments:</w:t>
      </w:r>
    </w:p>
    <w:p w14:paraId="43B0C512" w14:textId="77777777" w:rsidR="00D77E84" w:rsidRPr="00D77E84" w:rsidRDefault="00D77E84" w:rsidP="00515566">
      <w:pPr>
        <w:pStyle w:val="NormalWeb"/>
        <w:numPr>
          <w:ilvl w:val="0"/>
          <w:numId w:val="68"/>
        </w:numPr>
        <w:rPr>
          <w:rFonts w:eastAsiaTheme="majorEastAsia"/>
          <w:lang w:val="en-GB"/>
        </w:rPr>
      </w:pPr>
      <w:r w:rsidRPr="00D77E84">
        <w:rPr>
          <w:rFonts w:eastAsiaTheme="majorEastAsia"/>
          <w:b/>
          <w:bCs/>
          <w:lang w:val="en-GB"/>
        </w:rPr>
        <w:t>Centralized Management:</w:t>
      </w:r>
      <w:r w:rsidRPr="00D77E84">
        <w:rPr>
          <w:rFonts w:eastAsiaTheme="majorEastAsia"/>
          <w:lang w:val="en-GB"/>
        </w:rPr>
        <w:br/>
        <w:t>With Active Directory and Group Policies, IT administrators can manage resources and users efficiently.</w:t>
      </w:r>
    </w:p>
    <w:p w14:paraId="6F85294A" w14:textId="77777777" w:rsidR="00D77E84" w:rsidRPr="00D77E84" w:rsidRDefault="00D77E84" w:rsidP="00515566">
      <w:pPr>
        <w:pStyle w:val="NormalWeb"/>
        <w:numPr>
          <w:ilvl w:val="0"/>
          <w:numId w:val="68"/>
        </w:numPr>
        <w:rPr>
          <w:rFonts w:eastAsiaTheme="majorEastAsia"/>
          <w:lang w:val="en-GB"/>
        </w:rPr>
      </w:pPr>
      <w:r w:rsidRPr="00D77E84">
        <w:rPr>
          <w:rFonts w:eastAsiaTheme="majorEastAsia"/>
          <w:b/>
          <w:bCs/>
          <w:lang w:val="en-GB"/>
        </w:rPr>
        <w:t>High Scalability:</w:t>
      </w:r>
      <w:r w:rsidRPr="00D77E84">
        <w:rPr>
          <w:rFonts w:eastAsiaTheme="majorEastAsia"/>
          <w:lang w:val="en-GB"/>
        </w:rPr>
        <w:br/>
        <w:t xml:space="preserve">Can support small businesses to large data </w:t>
      </w:r>
      <w:proofErr w:type="spellStart"/>
      <w:r w:rsidRPr="00D77E84">
        <w:rPr>
          <w:rFonts w:eastAsiaTheme="majorEastAsia"/>
          <w:lang w:val="en-GB"/>
        </w:rPr>
        <w:t>centers</w:t>
      </w:r>
      <w:proofErr w:type="spellEnd"/>
      <w:r w:rsidRPr="00D77E84">
        <w:rPr>
          <w:rFonts w:eastAsiaTheme="majorEastAsia"/>
          <w:lang w:val="en-GB"/>
        </w:rPr>
        <w:t>, with flexible licensing options.</w:t>
      </w:r>
    </w:p>
    <w:p w14:paraId="628DEF58" w14:textId="77777777" w:rsidR="00D77E84" w:rsidRPr="00D77E84" w:rsidRDefault="00D77E84" w:rsidP="00515566">
      <w:pPr>
        <w:pStyle w:val="NormalWeb"/>
        <w:numPr>
          <w:ilvl w:val="0"/>
          <w:numId w:val="68"/>
        </w:numPr>
        <w:rPr>
          <w:rFonts w:eastAsiaTheme="majorEastAsia"/>
          <w:lang w:val="en-GB"/>
        </w:rPr>
      </w:pPr>
      <w:r w:rsidRPr="00D77E84">
        <w:rPr>
          <w:rFonts w:eastAsiaTheme="majorEastAsia"/>
          <w:b/>
          <w:bCs/>
          <w:lang w:val="en-GB"/>
        </w:rPr>
        <w:t>Enhanced Security:</w:t>
      </w:r>
      <w:r w:rsidRPr="00D77E84">
        <w:rPr>
          <w:rFonts w:eastAsiaTheme="majorEastAsia"/>
          <w:lang w:val="en-GB"/>
        </w:rPr>
        <w:br/>
        <w:t>Offers robust security tools such as BitLocker, Windows Defender, and security baselines.</w:t>
      </w:r>
    </w:p>
    <w:p w14:paraId="7A23FFB9" w14:textId="77777777" w:rsidR="00D77E84" w:rsidRPr="00D77E84" w:rsidRDefault="00D77E84" w:rsidP="00515566">
      <w:pPr>
        <w:pStyle w:val="NormalWeb"/>
        <w:numPr>
          <w:ilvl w:val="0"/>
          <w:numId w:val="68"/>
        </w:numPr>
        <w:rPr>
          <w:rFonts w:eastAsiaTheme="majorEastAsia"/>
          <w:lang w:val="en-GB"/>
        </w:rPr>
      </w:pPr>
      <w:r w:rsidRPr="00D77E84">
        <w:rPr>
          <w:rFonts w:eastAsiaTheme="majorEastAsia"/>
          <w:b/>
          <w:bCs/>
          <w:lang w:val="en-GB"/>
        </w:rPr>
        <w:t>Strong Support for Virtualization:</w:t>
      </w:r>
      <w:r w:rsidRPr="00D77E84">
        <w:rPr>
          <w:rFonts w:eastAsiaTheme="majorEastAsia"/>
          <w:lang w:val="en-GB"/>
        </w:rPr>
        <w:br/>
        <w:t>Hyper-V enables consolidation of workloads, saving cost and space.</w:t>
      </w:r>
    </w:p>
    <w:p w14:paraId="5216469B" w14:textId="77777777" w:rsidR="00D77E84" w:rsidRPr="00D77E84" w:rsidRDefault="00D77E84" w:rsidP="00515566">
      <w:pPr>
        <w:pStyle w:val="NormalWeb"/>
        <w:numPr>
          <w:ilvl w:val="0"/>
          <w:numId w:val="68"/>
        </w:numPr>
        <w:rPr>
          <w:rFonts w:eastAsiaTheme="majorEastAsia"/>
          <w:lang w:val="en-GB"/>
        </w:rPr>
      </w:pPr>
      <w:r w:rsidRPr="00D77E84">
        <w:rPr>
          <w:rFonts w:eastAsiaTheme="majorEastAsia"/>
          <w:b/>
          <w:bCs/>
          <w:lang w:val="en-GB"/>
        </w:rPr>
        <w:t>Reliable Support and Updates:</w:t>
      </w:r>
      <w:r w:rsidRPr="00D77E84">
        <w:rPr>
          <w:rFonts w:eastAsiaTheme="majorEastAsia"/>
          <w:lang w:val="en-GB"/>
        </w:rPr>
        <w:br/>
        <w:t>Microsoft provides regular updates, long-term support, and documentation.</w:t>
      </w:r>
    </w:p>
    <w:p w14:paraId="3B9F7F73" w14:textId="77777777" w:rsidR="00D77E84" w:rsidRPr="00D77E84" w:rsidRDefault="00D77E84" w:rsidP="00515566">
      <w:pPr>
        <w:pStyle w:val="NormalWeb"/>
        <w:numPr>
          <w:ilvl w:val="0"/>
          <w:numId w:val="68"/>
        </w:numPr>
        <w:rPr>
          <w:rFonts w:eastAsiaTheme="majorEastAsia"/>
          <w:lang w:val="en-GB"/>
        </w:rPr>
      </w:pPr>
      <w:r w:rsidRPr="00D77E84">
        <w:rPr>
          <w:rFonts w:eastAsiaTheme="majorEastAsia"/>
          <w:b/>
          <w:bCs/>
          <w:lang w:val="en-GB"/>
        </w:rPr>
        <w:t>Integration with Microsoft Ecosystem:</w:t>
      </w:r>
      <w:r w:rsidRPr="00D77E84">
        <w:rPr>
          <w:rFonts w:eastAsiaTheme="majorEastAsia"/>
          <w:lang w:val="en-GB"/>
        </w:rPr>
        <w:br/>
        <w:t>Seamlessly works with Office 365, Azure, SQL Server, and other Microsoft services.</w:t>
      </w:r>
    </w:p>
    <w:p w14:paraId="70E94221" w14:textId="77777777" w:rsidR="00D77E84" w:rsidRPr="00D77E84" w:rsidRDefault="00D77E84" w:rsidP="00515566">
      <w:pPr>
        <w:pStyle w:val="NormalWeb"/>
        <w:numPr>
          <w:ilvl w:val="0"/>
          <w:numId w:val="68"/>
        </w:numPr>
        <w:rPr>
          <w:rFonts w:eastAsiaTheme="majorEastAsia"/>
          <w:lang w:val="en-GB"/>
        </w:rPr>
      </w:pPr>
      <w:r w:rsidRPr="00D77E84">
        <w:rPr>
          <w:rFonts w:eastAsiaTheme="majorEastAsia"/>
          <w:b/>
          <w:bCs/>
          <w:lang w:val="en-GB"/>
        </w:rPr>
        <w:t>User-Friendly Interface:</w:t>
      </w:r>
      <w:r w:rsidRPr="00D77E84">
        <w:rPr>
          <w:rFonts w:eastAsiaTheme="majorEastAsia"/>
          <w:lang w:val="en-GB"/>
        </w:rPr>
        <w:br/>
        <w:t>Familiar GUI and administrative tools reduce the learning curve for IT staff.</w:t>
      </w:r>
    </w:p>
    <w:p w14:paraId="2D169F2F" w14:textId="7CD66DA3" w:rsidR="6A552D89" w:rsidRPr="00D77E84" w:rsidRDefault="6A552D89" w:rsidP="6A552D89">
      <w:pPr>
        <w:pStyle w:val="NormalWeb"/>
        <w:ind w:left="720"/>
        <w:rPr>
          <w:rStyle w:val="Strong"/>
          <w:rFonts w:eastAsiaTheme="majorEastAsia"/>
          <w:b w:val="0"/>
          <w:bCs w:val="0"/>
          <w:lang w:val="en-GB"/>
        </w:rPr>
      </w:pPr>
    </w:p>
    <w:p w14:paraId="5C748867" w14:textId="3F2A3B37" w:rsidR="00A81C4A" w:rsidRDefault="00A81C4A" w:rsidP="002E5D0A">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t xml:space="preserve">Explain the concepts of Active Directory and Domain Controllers in Windows Server. How do these services facilitate user and resource management in a networked environment? </w:t>
      </w:r>
    </w:p>
    <w:p w14:paraId="5F0485E1" w14:textId="13F46F8A" w:rsidR="00212839" w:rsidRPr="00870497" w:rsidRDefault="00212839" w:rsidP="00212839">
      <w:pPr>
        <w:pStyle w:val="NormalWeb"/>
        <w:ind w:left="360" w:firstLine="360"/>
        <w:rPr>
          <w:rStyle w:val="Strong"/>
          <w:rFonts w:eastAsiaTheme="majorEastAsia"/>
          <w:b w:val="0"/>
          <w:bCs w:val="0"/>
          <w:color w:val="FF0000"/>
        </w:rPr>
      </w:pPr>
      <w:r w:rsidRPr="00A94AF5">
        <w:rPr>
          <w:rFonts w:eastAsiaTheme="majorEastAsia"/>
          <w:b/>
          <w:bCs/>
          <w:lang w:val="en-GB"/>
        </w:rPr>
        <w:t>Answer</w:t>
      </w:r>
      <w:r>
        <w:rPr>
          <w:rFonts w:eastAsiaTheme="majorEastAsia"/>
          <w:b/>
          <w:bCs/>
          <w:lang w:val="en-GB"/>
        </w:rPr>
        <w:t>:</w:t>
      </w:r>
    </w:p>
    <w:p w14:paraId="61C1C8B6" w14:textId="77777777" w:rsidR="002E6671" w:rsidRPr="002E6671" w:rsidRDefault="002E6671" w:rsidP="002E6671">
      <w:pPr>
        <w:pStyle w:val="NormalWeb"/>
        <w:ind w:left="720"/>
        <w:rPr>
          <w:rFonts w:eastAsiaTheme="majorEastAsia"/>
          <w:b/>
          <w:bCs/>
          <w:lang w:val="en-GB"/>
        </w:rPr>
      </w:pPr>
      <w:r w:rsidRPr="002E6671">
        <w:rPr>
          <w:rFonts w:eastAsiaTheme="majorEastAsia"/>
          <w:b/>
          <w:bCs/>
          <w:lang w:val="en-GB"/>
        </w:rPr>
        <w:t>Definition:</w:t>
      </w:r>
    </w:p>
    <w:p w14:paraId="623DD18C" w14:textId="77777777" w:rsidR="002E6671" w:rsidRPr="002E6671" w:rsidRDefault="002E6671" w:rsidP="002E6671">
      <w:pPr>
        <w:pStyle w:val="NormalWeb"/>
        <w:ind w:left="720"/>
        <w:rPr>
          <w:rFonts w:eastAsiaTheme="majorEastAsia"/>
          <w:lang w:val="en-GB"/>
        </w:rPr>
      </w:pPr>
      <w:r w:rsidRPr="002E6671">
        <w:rPr>
          <w:rFonts w:eastAsiaTheme="majorEastAsia"/>
          <w:b/>
          <w:bCs/>
          <w:lang w:val="en-GB"/>
        </w:rPr>
        <w:t>Active Directory (AD)</w:t>
      </w:r>
      <w:r w:rsidRPr="002E6671">
        <w:rPr>
          <w:rFonts w:eastAsiaTheme="majorEastAsia"/>
          <w:lang w:val="en-GB"/>
        </w:rPr>
        <w:t xml:space="preserve"> is a directory service developed by Microsoft for Windows domain networks. It stores information about network objects such as users, computers, </w:t>
      </w:r>
      <w:r w:rsidRPr="002E6671">
        <w:rPr>
          <w:rFonts w:eastAsiaTheme="majorEastAsia"/>
          <w:lang w:val="en-GB"/>
        </w:rPr>
        <w:lastRenderedPageBreak/>
        <w:t>printers, and groups, and provides authentication and authorization services within a domain.</w:t>
      </w:r>
    </w:p>
    <w:p w14:paraId="789CC31E" w14:textId="77777777" w:rsidR="002E6671" w:rsidRPr="002E6671" w:rsidRDefault="002E6671" w:rsidP="002E6671">
      <w:pPr>
        <w:pStyle w:val="NormalWeb"/>
        <w:ind w:left="720"/>
        <w:rPr>
          <w:rFonts w:eastAsiaTheme="majorEastAsia"/>
          <w:lang w:val="en-GB"/>
        </w:rPr>
      </w:pPr>
      <w:r w:rsidRPr="002E6671">
        <w:rPr>
          <w:rFonts w:eastAsiaTheme="majorEastAsia"/>
          <w:b/>
          <w:bCs/>
          <w:lang w:val="en-GB"/>
        </w:rPr>
        <w:t>Domain Controller (DC)</w:t>
      </w:r>
      <w:r w:rsidRPr="002E6671">
        <w:rPr>
          <w:rFonts w:eastAsiaTheme="majorEastAsia"/>
          <w:lang w:val="en-GB"/>
        </w:rPr>
        <w:t xml:space="preserve"> is a server that responds to security authentication requests within the domain and manages access to network resources through Active Directory.</w:t>
      </w:r>
    </w:p>
    <w:p w14:paraId="30F65F3E" w14:textId="77777777" w:rsidR="002E6671" w:rsidRPr="002E6671" w:rsidRDefault="00000000" w:rsidP="002E6671">
      <w:pPr>
        <w:pStyle w:val="NormalWeb"/>
        <w:ind w:left="720"/>
        <w:rPr>
          <w:rFonts w:eastAsiaTheme="majorEastAsia"/>
          <w:lang w:val="en-GB"/>
        </w:rPr>
      </w:pPr>
      <w:r>
        <w:rPr>
          <w:rFonts w:eastAsiaTheme="majorEastAsia"/>
          <w:lang w:val="en-GB"/>
        </w:rPr>
        <w:pict w14:anchorId="43B6D4B5">
          <v:rect id="_x0000_i1059" style="width:0;height:1.5pt" o:hralign="center" o:hrstd="t" o:hr="t" fillcolor="#a0a0a0" stroked="f"/>
        </w:pict>
      </w:r>
    </w:p>
    <w:p w14:paraId="76B0A569" w14:textId="77777777" w:rsidR="002E6671" w:rsidRPr="002E6671" w:rsidRDefault="002E6671" w:rsidP="002E6671">
      <w:pPr>
        <w:pStyle w:val="NormalWeb"/>
        <w:ind w:left="720"/>
        <w:rPr>
          <w:rFonts w:eastAsiaTheme="majorEastAsia"/>
          <w:b/>
          <w:bCs/>
          <w:lang w:val="en-GB"/>
        </w:rPr>
      </w:pPr>
      <w:r w:rsidRPr="002E6671">
        <w:rPr>
          <w:rFonts w:eastAsiaTheme="majorEastAsia"/>
          <w:b/>
          <w:bCs/>
          <w:lang w:val="en-GB"/>
        </w:rPr>
        <w:t>Components of Active Directory:</w:t>
      </w:r>
    </w:p>
    <w:p w14:paraId="71C6AFD1" w14:textId="77777777" w:rsidR="002E6671" w:rsidRPr="002E6671" w:rsidRDefault="002E6671" w:rsidP="002E6671">
      <w:pPr>
        <w:pStyle w:val="NormalWeb"/>
        <w:numPr>
          <w:ilvl w:val="0"/>
          <w:numId w:val="107"/>
        </w:numPr>
        <w:rPr>
          <w:rFonts w:eastAsiaTheme="majorEastAsia"/>
          <w:lang w:val="en-GB"/>
        </w:rPr>
      </w:pPr>
      <w:r w:rsidRPr="002E6671">
        <w:rPr>
          <w:rFonts w:eastAsiaTheme="majorEastAsia"/>
          <w:b/>
          <w:bCs/>
          <w:lang w:val="en-GB"/>
        </w:rPr>
        <w:t>Domains:</w:t>
      </w:r>
      <w:r w:rsidRPr="002E6671">
        <w:rPr>
          <w:rFonts w:eastAsiaTheme="majorEastAsia"/>
          <w:lang w:val="en-GB"/>
        </w:rPr>
        <w:br/>
        <w:t>Logical groupings of objects such as users, computers, and devices.</w:t>
      </w:r>
    </w:p>
    <w:p w14:paraId="6E53DCBC" w14:textId="77777777" w:rsidR="002E6671" w:rsidRPr="002E6671" w:rsidRDefault="002E6671" w:rsidP="002E6671">
      <w:pPr>
        <w:pStyle w:val="NormalWeb"/>
        <w:numPr>
          <w:ilvl w:val="0"/>
          <w:numId w:val="107"/>
        </w:numPr>
        <w:rPr>
          <w:rFonts w:eastAsiaTheme="majorEastAsia"/>
          <w:lang w:val="en-GB"/>
        </w:rPr>
      </w:pPr>
      <w:r w:rsidRPr="002E6671">
        <w:rPr>
          <w:rFonts w:eastAsiaTheme="majorEastAsia"/>
          <w:b/>
          <w:bCs/>
          <w:lang w:val="en-GB"/>
        </w:rPr>
        <w:t>Organizational Units (OUs):</w:t>
      </w:r>
      <w:r w:rsidRPr="002E6671">
        <w:rPr>
          <w:rFonts w:eastAsiaTheme="majorEastAsia"/>
          <w:lang w:val="en-GB"/>
        </w:rPr>
        <w:br/>
        <w:t>Subdivisions within a domain used to organize users and apply group policies.</w:t>
      </w:r>
    </w:p>
    <w:p w14:paraId="22480339" w14:textId="77777777" w:rsidR="002E6671" w:rsidRPr="002E6671" w:rsidRDefault="002E6671" w:rsidP="002E6671">
      <w:pPr>
        <w:pStyle w:val="NormalWeb"/>
        <w:numPr>
          <w:ilvl w:val="0"/>
          <w:numId w:val="107"/>
        </w:numPr>
        <w:rPr>
          <w:rFonts w:eastAsiaTheme="majorEastAsia"/>
          <w:lang w:val="en-GB"/>
        </w:rPr>
      </w:pPr>
      <w:r w:rsidRPr="002E6671">
        <w:rPr>
          <w:rFonts w:eastAsiaTheme="majorEastAsia"/>
          <w:b/>
          <w:bCs/>
          <w:lang w:val="en-GB"/>
        </w:rPr>
        <w:t>Trees and Forests:</w:t>
      </w:r>
      <w:r w:rsidRPr="002E6671">
        <w:rPr>
          <w:rFonts w:eastAsiaTheme="majorEastAsia"/>
          <w:lang w:val="en-GB"/>
        </w:rPr>
        <w:br/>
        <w:t>Trees are collections of domains in a hierarchical structure. A forest is a collection of multiple trees that share a common schema.</w:t>
      </w:r>
    </w:p>
    <w:p w14:paraId="3FB05CFA" w14:textId="77777777" w:rsidR="002E6671" w:rsidRPr="002E6671" w:rsidRDefault="002E6671" w:rsidP="002E6671">
      <w:pPr>
        <w:pStyle w:val="NormalWeb"/>
        <w:numPr>
          <w:ilvl w:val="0"/>
          <w:numId w:val="107"/>
        </w:numPr>
        <w:rPr>
          <w:rFonts w:eastAsiaTheme="majorEastAsia"/>
          <w:lang w:val="en-GB"/>
        </w:rPr>
      </w:pPr>
      <w:r w:rsidRPr="002E6671">
        <w:rPr>
          <w:rFonts w:eastAsiaTheme="majorEastAsia"/>
          <w:b/>
          <w:bCs/>
          <w:lang w:val="en-GB"/>
        </w:rPr>
        <w:t xml:space="preserve">Global </w:t>
      </w:r>
      <w:proofErr w:type="spellStart"/>
      <w:r w:rsidRPr="002E6671">
        <w:rPr>
          <w:rFonts w:eastAsiaTheme="majorEastAsia"/>
          <w:b/>
          <w:bCs/>
          <w:lang w:val="en-GB"/>
        </w:rPr>
        <w:t>Catalog</w:t>
      </w:r>
      <w:proofErr w:type="spellEnd"/>
      <w:r w:rsidRPr="002E6671">
        <w:rPr>
          <w:rFonts w:eastAsiaTheme="majorEastAsia"/>
          <w:b/>
          <w:bCs/>
          <w:lang w:val="en-GB"/>
        </w:rPr>
        <w:t>:</w:t>
      </w:r>
      <w:r w:rsidRPr="002E6671">
        <w:rPr>
          <w:rFonts w:eastAsiaTheme="majorEastAsia"/>
          <w:lang w:val="en-GB"/>
        </w:rPr>
        <w:br/>
        <w:t>A distributed data repository containing searchable information about every object in the directory.</w:t>
      </w:r>
    </w:p>
    <w:p w14:paraId="6BEBB04B" w14:textId="77777777" w:rsidR="002E6671" w:rsidRPr="002E6671" w:rsidRDefault="002E6671" w:rsidP="002E6671">
      <w:pPr>
        <w:pStyle w:val="NormalWeb"/>
        <w:numPr>
          <w:ilvl w:val="0"/>
          <w:numId w:val="107"/>
        </w:numPr>
        <w:rPr>
          <w:rFonts w:eastAsiaTheme="majorEastAsia"/>
          <w:lang w:val="en-GB"/>
        </w:rPr>
      </w:pPr>
      <w:r w:rsidRPr="002E6671">
        <w:rPr>
          <w:rFonts w:eastAsiaTheme="majorEastAsia"/>
          <w:b/>
          <w:bCs/>
          <w:lang w:val="en-GB"/>
        </w:rPr>
        <w:t>Schema:</w:t>
      </w:r>
      <w:r w:rsidRPr="002E6671">
        <w:rPr>
          <w:rFonts w:eastAsiaTheme="majorEastAsia"/>
          <w:lang w:val="en-GB"/>
        </w:rPr>
        <w:br/>
        <w:t>Defines the structure of the directory (object types and attributes).</w:t>
      </w:r>
    </w:p>
    <w:p w14:paraId="4BD72668" w14:textId="77777777" w:rsidR="002E6671" w:rsidRPr="002E6671" w:rsidRDefault="00000000" w:rsidP="002E6671">
      <w:pPr>
        <w:pStyle w:val="NormalWeb"/>
        <w:ind w:left="720"/>
        <w:rPr>
          <w:rFonts w:eastAsiaTheme="majorEastAsia"/>
          <w:lang w:val="en-GB"/>
        </w:rPr>
      </w:pPr>
      <w:r>
        <w:rPr>
          <w:rFonts w:eastAsiaTheme="majorEastAsia"/>
          <w:lang w:val="en-GB"/>
        </w:rPr>
        <w:pict w14:anchorId="580B06E2">
          <v:rect id="_x0000_i1060" style="width:0;height:1.5pt" o:hralign="center" o:hrstd="t" o:hr="t" fillcolor="#a0a0a0" stroked="f"/>
        </w:pict>
      </w:r>
    </w:p>
    <w:p w14:paraId="17E932AF" w14:textId="77777777" w:rsidR="002E6671" w:rsidRPr="002E6671" w:rsidRDefault="002E6671" w:rsidP="002E6671">
      <w:pPr>
        <w:pStyle w:val="NormalWeb"/>
        <w:ind w:left="720"/>
        <w:rPr>
          <w:rFonts w:eastAsiaTheme="majorEastAsia"/>
          <w:b/>
          <w:bCs/>
          <w:lang w:val="en-GB"/>
        </w:rPr>
      </w:pPr>
      <w:r w:rsidRPr="002E6671">
        <w:rPr>
          <w:rFonts w:eastAsiaTheme="majorEastAsia"/>
          <w:b/>
          <w:bCs/>
          <w:lang w:val="en-GB"/>
        </w:rPr>
        <w:t>Functions of a Domain Controller:</w:t>
      </w:r>
    </w:p>
    <w:p w14:paraId="684A2150" w14:textId="77777777" w:rsidR="002E6671" w:rsidRPr="002E6671" w:rsidRDefault="002E6671" w:rsidP="002E6671">
      <w:pPr>
        <w:pStyle w:val="NormalWeb"/>
        <w:numPr>
          <w:ilvl w:val="0"/>
          <w:numId w:val="108"/>
        </w:numPr>
        <w:rPr>
          <w:rFonts w:eastAsiaTheme="majorEastAsia"/>
          <w:lang w:val="en-GB"/>
        </w:rPr>
      </w:pPr>
      <w:r w:rsidRPr="002E6671">
        <w:rPr>
          <w:rFonts w:eastAsiaTheme="majorEastAsia"/>
          <w:b/>
          <w:bCs/>
          <w:lang w:val="en-GB"/>
        </w:rPr>
        <w:t>User Authentication:</w:t>
      </w:r>
      <w:r w:rsidRPr="002E6671">
        <w:rPr>
          <w:rFonts w:eastAsiaTheme="majorEastAsia"/>
          <w:lang w:val="en-GB"/>
        </w:rPr>
        <w:br/>
        <w:t>Validates credentials when users log into the network.</w:t>
      </w:r>
    </w:p>
    <w:p w14:paraId="7EECEDAC" w14:textId="77777777" w:rsidR="002E6671" w:rsidRPr="002E6671" w:rsidRDefault="002E6671" w:rsidP="002E6671">
      <w:pPr>
        <w:pStyle w:val="NormalWeb"/>
        <w:numPr>
          <w:ilvl w:val="0"/>
          <w:numId w:val="108"/>
        </w:numPr>
        <w:rPr>
          <w:rFonts w:eastAsiaTheme="majorEastAsia"/>
          <w:lang w:val="en-GB"/>
        </w:rPr>
      </w:pPr>
      <w:r w:rsidRPr="002E6671">
        <w:rPr>
          <w:rFonts w:eastAsiaTheme="majorEastAsia"/>
          <w:b/>
          <w:bCs/>
          <w:lang w:val="en-GB"/>
        </w:rPr>
        <w:t>Authorization:</w:t>
      </w:r>
      <w:r w:rsidRPr="002E6671">
        <w:rPr>
          <w:rFonts w:eastAsiaTheme="majorEastAsia"/>
          <w:lang w:val="en-GB"/>
        </w:rPr>
        <w:br/>
        <w:t>Grants access to shared files, printers, applications, and other resources.</w:t>
      </w:r>
    </w:p>
    <w:p w14:paraId="6266EA1A" w14:textId="77777777" w:rsidR="002E6671" w:rsidRPr="002E6671" w:rsidRDefault="002E6671" w:rsidP="002E6671">
      <w:pPr>
        <w:pStyle w:val="NormalWeb"/>
        <w:numPr>
          <w:ilvl w:val="0"/>
          <w:numId w:val="108"/>
        </w:numPr>
        <w:rPr>
          <w:rFonts w:eastAsiaTheme="majorEastAsia"/>
          <w:lang w:val="en-GB"/>
        </w:rPr>
      </w:pPr>
      <w:r w:rsidRPr="002E6671">
        <w:rPr>
          <w:rFonts w:eastAsiaTheme="majorEastAsia"/>
          <w:b/>
          <w:bCs/>
          <w:lang w:val="en-GB"/>
        </w:rPr>
        <w:t>Policy Enforcement:</w:t>
      </w:r>
      <w:r w:rsidRPr="002E6671">
        <w:rPr>
          <w:rFonts w:eastAsiaTheme="majorEastAsia"/>
          <w:lang w:val="en-GB"/>
        </w:rPr>
        <w:br/>
        <w:t>Applies security and configuration policies through Group Policy.</w:t>
      </w:r>
    </w:p>
    <w:p w14:paraId="212FC2C9" w14:textId="77777777" w:rsidR="002E6671" w:rsidRPr="002E6671" w:rsidRDefault="002E6671" w:rsidP="002E6671">
      <w:pPr>
        <w:pStyle w:val="NormalWeb"/>
        <w:numPr>
          <w:ilvl w:val="0"/>
          <w:numId w:val="108"/>
        </w:numPr>
        <w:rPr>
          <w:rFonts w:eastAsiaTheme="majorEastAsia"/>
          <w:lang w:val="en-GB"/>
        </w:rPr>
      </w:pPr>
      <w:r w:rsidRPr="002E6671">
        <w:rPr>
          <w:rFonts w:eastAsiaTheme="majorEastAsia"/>
          <w:b/>
          <w:bCs/>
          <w:lang w:val="en-GB"/>
        </w:rPr>
        <w:t>Replication:</w:t>
      </w:r>
      <w:r w:rsidRPr="002E6671">
        <w:rPr>
          <w:rFonts w:eastAsiaTheme="majorEastAsia"/>
          <w:lang w:val="en-GB"/>
        </w:rPr>
        <w:br/>
        <w:t>Ensures directory data is synchronized across multiple domain controllers.</w:t>
      </w:r>
    </w:p>
    <w:p w14:paraId="40505C9B" w14:textId="77777777" w:rsidR="002E6671" w:rsidRPr="002E6671" w:rsidRDefault="00000000" w:rsidP="002E6671">
      <w:pPr>
        <w:pStyle w:val="NormalWeb"/>
        <w:ind w:left="720"/>
        <w:rPr>
          <w:rFonts w:eastAsiaTheme="majorEastAsia"/>
          <w:lang w:val="en-GB"/>
        </w:rPr>
      </w:pPr>
      <w:r>
        <w:rPr>
          <w:rFonts w:eastAsiaTheme="majorEastAsia"/>
          <w:lang w:val="en-GB"/>
        </w:rPr>
        <w:pict w14:anchorId="3A13F1DB">
          <v:rect id="_x0000_i1061" style="width:0;height:1.5pt" o:hralign="center" o:hrstd="t" o:hr="t" fillcolor="#a0a0a0" stroked="f"/>
        </w:pict>
      </w:r>
    </w:p>
    <w:p w14:paraId="65FD7A00" w14:textId="77777777" w:rsidR="002E6671" w:rsidRPr="002E6671" w:rsidRDefault="002E6671" w:rsidP="002E6671">
      <w:pPr>
        <w:pStyle w:val="NormalWeb"/>
        <w:ind w:left="720"/>
        <w:rPr>
          <w:rFonts w:eastAsiaTheme="majorEastAsia"/>
          <w:b/>
          <w:bCs/>
          <w:lang w:val="en-GB"/>
        </w:rPr>
      </w:pPr>
      <w:r w:rsidRPr="002E6671">
        <w:rPr>
          <w:rFonts w:eastAsiaTheme="majorEastAsia"/>
          <w:b/>
          <w:bCs/>
          <w:lang w:val="en-GB"/>
        </w:rPr>
        <w:t>How AD and DC Facilitate User and Resource Management:</w:t>
      </w:r>
    </w:p>
    <w:p w14:paraId="483E4E15" w14:textId="77777777" w:rsidR="002E6671" w:rsidRPr="002E6671" w:rsidRDefault="002E6671" w:rsidP="002E6671">
      <w:pPr>
        <w:pStyle w:val="NormalWeb"/>
        <w:numPr>
          <w:ilvl w:val="0"/>
          <w:numId w:val="109"/>
        </w:numPr>
        <w:rPr>
          <w:rFonts w:eastAsiaTheme="majorEastAsia"/>
          <w:lang w:val="en-GB"/>
        </w:rPr>
      </w:pPr>
      <w:r w:rsidRPr="002E6671">
        <w:rPr>
          <w:rFonts w:eastAsiaTheme="majorEastAsia"/>
          <w:b/>
          <w:bCs/>
          <w:lang w:val="en-GB"/>
        </w:rPr>
        <w:t>Centralized User Management:</w:t>
      </w:r>
      <w:r w:rsidRPr="002E6671">
        <w:rPr>
          <w:rFonts w:eastAsiaTheme="majorEastAsia"/>
          <w:lang w:val="en-GB"/>
        </w:rPr>
        <w:br/>
        <w:t>Admins can create, manage, and delete user accounts from a single location.</w:t>
      </w:r>
    </w:p>
    <w:p w14:paraId="19464DAE" w14:textId="77777777" w:rsidR="002E6671" w:rsidRPr="002E6671" w:rsidRDefault="002E6671" w:rsidP="002E6671">
      <w:pPr>
        <w:pStyle w:val="NormalWeb"/>
        <w:numPr>
          <w:ilvl w:val="0"/>
          <w:numId w:val="109"/>
        </w:numPr>
        <w:rPr>
          <w:rFonts w:eastAsiaTheme="majorEastAsia"/>
          <w:lang w:val="en-GB"/>
        </w:rPr>
      </w:pPr>
      <w:r w:rsidRPr="002E6671">
        <w:rPr>
          <w:rFonts w:eastAsiaTheme="majorEastAsia"/>
          <w:b/>
          <w:bCs/>
          <w:lang w:val="en-GB"/>
        </w:rPr>
        <w:t>Group Policy Implementation:</w:t>
      </w:r>
      <w:r w:rsidRPr="002E6671">
        <w:rPr>
          <w:rFonts w:eastAsiaTheme="majorEastAsia"/>
          <w:lang w:val="en-GB"/>
        </w:rPr>
        <w:br/>
        <w:t>Apply standardized settings (e.g., password policies, desktop settings) across all users or specific groups.</w:t>
      </w:r>
    </w:p>
    <w:p w14:paraId="391EBBB7" w14:textId="77777777" w:rsidR="002E6671" w:rsidRPr="002E6671" w:rsidRDefault="002E6671" w:rsidP="002E6671">
      <w:pPr>
        <w:pStyle w:val="NormalWeb"/>
        <w:numPr>
          <w:ilvl w:val="0"/>
          <w:numId w:val="109"/>
        </w:numPr>
        <w:rPr>
          <w:rFonts w:eastAsiaTheme="majorEastAsia"/>
          <w:lang w:val="en-GB"/>
        </w:rPr>
      </w:pPr>
      <w:r w:rsidRPr="002E6671">
        <w:rPr>
          <w:rFonts w:eastAsiaTheme="majorEastAsia"/>
          <w:b/>
          <w:bCs/>
          <w:lang w:val="en-GB"/>
        </w:rPr>
        <w:lastRenderedPageBreak/>
        <w:t>Access Control:</w:t>
      </w:r>
      <w:r w:rsidRPr="002E6671">
        <w:rPr>
          <w:rFonts w:eastAsiaTheme="majorEastAsia"/>
          <w:lang w:val="en-GB"/>
        </w:rPr>
        <w:br/>
        <w:t>Permissions can be managed efficiently through group membership and role assignments.</w:t>
      </w:r>
    </w:p>
    <w:p w14:paraId="6B143B76" w14:textId="77777777" w:rsidR="002E6671" w:rsidRPr="002E6671" w:rsidRDefault="002E6671" w:rsidP="002E6671">
      <w:pPr>
        <w:pStyle w:val="NormalWeb"/>
        <w:numPr>
          <w:ilvl w:val="0"/>
          <w:numId w:val="109"/>
        </w:numPr>
        <w:rPr>
          <w:rFonts w:eastAsiaTheme="majorEastAsia"/>
          <w:lang w:val="en-GB"/>
        </w:rPr>
      </w:pPr>
      <w:r w:rsidRPr="002E6671">
        <w:rPr>
          <w:rFonts w:eastAsiaTheme="majorEastAsia"/>
          <w:b/>
          <w:bCs/>
          <w:lang w:val="en-GB"/>
        </w:rPr>
        <w:t>Resource Allocation:</w:t>
      </w:r>
      <w:r w:rsidRPr="002E6671">
        <w:rPr>
          <w:rFonts w:eastAsiaTheme="majorEastAsia"/>
          <w:lang w:val="en-GB"/>
        </w:rPr>
        <w:br/>
        <w:t>Devices and files can be shared with precise control over who can access or modify them.</w:t>
      </w:r>
    </w:p>
    <w:p w14:paraId="023A11DC" w14:textId="77777777" w:rsidR="002E6671" w:rsidRPr="002E6671" w:rsidRDefault="002E6671" w:rsidP="002E6671">
      <w:pPr>
        <w:pStyle w:val="NormalWeb"/>
        <w:numPr>
          <w:ilvl w:val="0"/>
          <w:numId w:val="109"/>
        </w:numPr>
        <w:rPr>
          <w:rFonts w:eastAsiaTheme="majorEastAsia"/>
          <w:lang w:val="en-GB"/>
        </w:rPr>
      </w:pPr>
      <w:r w:rsidRPr="002E6671">
        <w:rPr>
          <w:rFonts w:eastAsiaTheme="majorEastAsia"/>
          <w:b/>
          <w:bCs/>
          <w:lang w:val="en-GB"/>
        </w:rPr>
        <w:t>Scalability:</w:t>
      </w:r>
      <w:r w:rsidRPr="002E6671">
        <w:rPr>
          <w:rFonts w:eastAsiaTheme="majorEastAsia"/>
          <w:lang w:val="en-GB"/>
        </w:rPr>
        <w:br/>
        <w:t>AD allows managing thousands of users and devices across multiple geographical locations.</w:t>
      </w:r>
    </w:p>
    <w:p w14:paraId="08CBDF4B" w14:textId="77777777" w:rsidR="002E6671" w:rsidRPr="002E6671" w:rsidRDefault="002E6671" w:rsidP="002E6671">
      <w:pPr>
        <w:pStyle w:val="NormalWeb"/>
        <w:numPr>
          <w:ilvl w:val="0"/>
          <w:numId w:val="109"/>
        </w:numPr>
        <w:rPr>
          <w:rFonts w:eastAsiaTheme="majorEastAsia"/>
          <w:lang w:val="en-GB"/>
        </w:rPr>
      </w:pPr>
      <w:r w:rsidRPr="002E6671">
        <w:rPr>
          <w:rFonts w:eastAsiaTheme="majorEastAsia"/>
          <w:b/>
          <w:bCs/>
          <w:lang w:val="en-GB"/>
        </w:rPr>
        <w:t>Security:</w:t>
      </w:r>
      <w:r w:rsidRPr="002E6671">
        <w:rPr>
          <w:rFonts w:eastAsiaTheme="majorEastAsia"/>
          <w:lang w:val="en-GB"/>
        </w:rPr>
        <w:br/>
        <w:t>Offers encryption, secure authentication methods (e.g., Kerberos), and account lockout policies.</w:t>
      </w:r>
    </w:p>
    <w:p w14:paraId="104206D6" w14:textId="77777777" w:rsidR="002E6671" w:rsidRPr="002E6671" w:rsidRDefault="00000000" w:rsidP="002E6671">
      <w:pPr>
        <w:pStyle w:val="NormalWeb"/>
        <w:ind w:left="720"/>
        <w:rPr>
          <w:rFonts w:eastAsiaTheme="majorEastAsia"/>
          <w:lang w:val="en-GB"/>
        </w:rPr>
      </w:pPr>
      <w:r>
        <w:rPr>
          <w:rFonts w:eastAsiaTheme="majorEastAsia"/>
          <w:lang w:val="en-GB"/>
        </w:rPr>
        <w:pict w14:anchorId="2A322BA9">
          <v:rect id="_x0000_i1062" style="width:0;height:1.5pt" o:hralign="center" o:hrstd="t" o:hr="t" fillcolor="#a0a0a0" stroked="f"/>
        </w:pict>
      </w:r>
    </w:p>
    <w:p w14:paraId="500CE7E5" w14:textId="77777777" w:rsidR="002E6671" w:rsidRPr="002E6671" w:rsidRDefault="002E6671" w:rsidP="002E6671">
      <w:pPr>
        <w:pStyle w:val="NormalWeb"/>
        <w:ind w:left="720"/>
        <w:rPr>
          <w:rFonts w:eastAsiaTheme="majorEastAsia"/>
          <w:b/>
          <w:bCs/>
          <w:lang w:val="en-GB"/>
        </w:rPr>
      </w:pPr>
      <w:r w:rsidRPr="002E6671">
        <w:rPr>
          <w:rFonts w:eastAsiaTheme="majorEastAsia"/>
          <w:b/>
          <w:bCs/>
          <w:lang w:val="en-GB"/>
        </w:rPr>
        <w:t>Example:</w:t>
      </w:r>
    </w:p>
    <w:p w14:paraId="1A291492" w14:textId="77777777" w:rsidR="002E6671" w:rsidRPr="002E6671" w:rsidRDefault="002E6671" w:rsidP="002E6671">
      <w:pPr>
        <w:pStyle w:val="NormalWeb"/>
        <w:ind w:left="720"/>
        <w:rPr>
          <w:rFonts w:eastAsiaTheme="majorEastAsia"/>
          <w:lang w:val="en-GB"/>
        </w:rPr>
      </w:pPr>
      <w:r w:rsidRPr="002E6671">
        <w:rPr>
          <w:rFonts w:eastAsiaTheme="majorEastAsia"/>
          <w:lang w:val="en-GB"/>
        </w:rPr>
        <w:t>An enterprise with 500 employees uses Active Directory to:</w:t>
      </w:r>
    </w:p>
    <w:p w14:paraId="3506F510" w14:textId="77777777" w:rsidR="002E6671" w:rsidRPr="002E6671" w:rsidRDefault="002E6671" w:rsidP="002E6671">
      <w:pPr>
        <w:pStyle w:val="NormalWeb"/>
        <w:numPr>
          <w:ilvl w:val="0"/>
          <w:numId w:val="110"/>
        </w:numPr>
        <w:rPr>
          <w:rFonts w:eastAsiaTheme="majorEastAsia"/>
          <w:lang w:val="en-GB"/>
        </w:rPr>
      </w:pPr>
      <w:r w:rsidRPr="002E6671">
        <w:rPr>
          <w:rFonts w:eastAsiaTheme="majorEastAsia"/>
          <w:lang w:val="en-GB"/>
        </w:rPr>
        <w:t>Create user accounts for each employee.</w:t>
      </w:r>
    </w:p>
    <w:p w14:paraId="66F4405A" w14:textId="77777777" w:rsidR="002E6671" w:rsidRPr="002E6671" w:rsidRDefault="002E6671" w:rsidP="002E6671">
      <w:pPr>
        <w:pStyle w:val="NormalWeb"/>
        <w:numPr>
          <w:ilvl w:val="0"/>
          <w:numId w:val="110"/>
        </w:numPr>
        <w:rPr>
          <w:rFonts w:eastAsiaTheme="majorEastAsia"/>
          <w:lang w:val="en-GB"/>
        </w:rPr>
      </w:pPr>
      <w:r w:rsidRPr="002E6671">
        <w:rPr>
          <w:rFonts w:eastAsiaTheme="majorEastAsia"/>
          <w:lang w:val="en-GB"/>
        </w:rPr>
        <w:t>Organize departments (HR, Sales, IT) into OUs.</w:t>
      </w:r>
    </w:p>
    <w:p w14:paraId="435598DB" w14:textId="77777777" w:rsidR="002E6671" w:rsidRPr="002E6671" w:rsidRDefault="002E6671" w:rsidP="002E6671">
      <w:pPr>
        <w:pStyle w:val="NormalWeb"/>
        <w:numPr>
          <w:ilvl w:val="0"/>
          <w:numId w:val="110"/>
        </w:numPr>
        <w:rPr>
          <w:rFonts w:eastAsiaTheme="majorEastAsia"/>
          <w:lang w:val="en-GB"/>
        </w:rPr>
      </w:pPr>
      <w:r w:rsidRPr="002E6671">
        <w:rPr>
          <w:rFonts w:eastAsiaTheme="majorEastAsia"/>
          <w:lang w:val="en-GB"/>
        </w:rPr>
        <w:t>Use a Domain Controller to verify login credentials.</w:t>
      </w:r>
    </w:p>
    <w:p w14:paraId="45D5F36F" w14:textId="77777777" w:rsidR="002E6671" w:rsidRPr="002E6671" w:rsidRDefault="002E6671" w:rsidP="002E6671">
      <w:pPr>
        <w:pStyle w:val="NormalWeb"/>
        <w:numPr>
          <w:ilvl w:val="0"/>
          <w:numId w:val="110"/>
        </w:numPr>
        <w:rPr>
          <w:rFonts w:eastAsiaTheme="majorEastAsia"/>
          <w:lang w:val="en-GB"/>
        </w:rPr>
      </w:pPr>
      <w:r w:rsidRPr="002E6671">
        <w:rPr>
          <w:rFonts w:eastAsiaTheme="majorEastAsia"/>
          <w:lang w:val="en-GB"/>
        </w:rPr>
        <w:t>Apply different desktop wallpapers and drive mappings using Group Policies.</w:t>
      </w:r>
    </w:p>
    <w:p w14:paraId="0D84C783" w14:textId="2EF6D95C" w:rsidR="6A552D89" w:rsidRPr="002E6671" w:rsidRDefault="6A552D89" w:rsidP="6A552D89">
      <w:pPr>
        <w:pStyle w:val="NormalWeb"/>
        <w:ind w:left="720"/>
        <w:rPr>
          <w:rStyle w:val="Strong"/>
          <w:rFonts w:eastAsiaTheme="majorEastAsia"/>
          <w:b w:val="0"/>
          <w:bCs w:val="0"/>
          <w:lang w:val="en-GB"/>
        </w:rPr>
      </w:pPr>
    </w:p>
    <w:p w14:paraId="7DA1D1C6" w14:textId="678D97CA" w:rsidR="00A81C4A" w:rsidRDefault="00A81C4A" w:rsidP="002E5D0A">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t xml:space="preserve">Describe various Windows Server roles and features that are essential for network services. Provide examples of roles and their functionalities in enterprise networks. </w:t>
      </w:r>
    </w:p>
    <w:p w14:paraId="5D96CA30" w14:textId="6EE715B4" w:rsidR="00212839" w:rsidRPr="00870497" w:rsidRDefault="00212839" w:rsidP="00212839">
      <w:pPr>
        <w:pStyle w:val="NormalWeb"/>
        <w:ind w:left="360"/>
        <w:rPr>
          <w:rStyle w:val="Strong"/>
          <w:rFonts w:eastAsiaTheme="majorEastAsia"/>
          <w:b w:val="0"/>
          <w:bCs w:val="0"/>
          <w:color w:val="FF0000"/>
        </w:rPr>
      </w:pPr>
      <w:r w:rsidRPr="00A94AF5">
        <w:rPr>
          <w:rFonts w:eastAsiaTheme="majorEastAsia"/>
          <w:b/>
          <w:bCs/>
          <w:lang w:val="en-GB"/>
        </w:rPr>
        <w:t>Answer</w:t>
      </w:r>
      <w:r>
        <w:rPr>
          <w:rFonts w:eastAsiaTheme="majorEastAsia"/>
          <w:b/>
          <w:bCs/>
          <w:lang w:val="en-GB"/>
        </w:rPr>
        <w:t>:</w:t>
      </w:r>
    </w:p>
    <w:p w14:paraId="3009F7AD" w14:textId="77777777" w:rsidR="00B1608E" w:rsidRPr="00B1608E" w:rsidRDefault="00B1608E" w:rsidP="00B1608E">
      <w:pPr>
        <w:pStyle w:val="NormalWeb"/>
        <w:ind w:left="360"/>
        <w:rPr>
          <w:rFonts w:eastAsiaTheme="majorEastAsia"/>
          <w:b/>
          <w:bCs/>
          <w:lang w:val="en-GB"/>
        </w:rPr>
      </w:pPr>
      <w:r w:rsidRPr="00B1608E">
        <w:rPr>
          <w:rFonts w:eastAsiaTheme="majorEastAsia"/>
          <w:b/>
          <w:bCs/>
          <w:lang w:val="en-GB"/>
        </w:rPr>
        <w:t>Definition:</w:t>
      </w:r>
    </w:p>
    <w:p w14:paraId="096F6940" w14:textId="77777777" w:rsidR="00B1608E" w:rsidRPr="00B1608E" w:rsidRDefault="00B1608E" w:rsidP="00B1608E">
      <w:pPr>
        <w:pStyle w:val="NormalWeb"/>
        <w:ind w:left="360"/>
        <w:rPr>
          <w:rFonts w:eastAsiaTheme="majorEastAsia"/>
          <w:lang w:val="en-GB"/>
        </w:rPr>
      </w:pPr>
      <w:r w:rsidRPr="00B1608E">
        <w:rPr>
          <w:rFonts w:eastAsiaTheme="majorEastAsia"/>
          <w:lang w:val="en-GB"/>
        </w:rPr>
        <w:t xml:space="preserve">In Windows Server, </w:t>
      </w:r>
      <w:r w:rsidRPr="00B1608E">
        <w:rPr>
          <w:rFonts w:eastAsiaTheme="majorEastAsia"/>
          <w:b/>
          <w:bCs/>
          <w:lang w:val="en-GB"/>
        </w:rPr>
        <w:t>roles</w:t>
      </w:r>
      <w:r w:rsidRPr="00B1608E">
        <w:rPr>
          <w:rFonts w:eastAsiaTheme="majorEastAsia"/>
          <w:lang w:val="en-GB"/>
        </w:rPr>
        <w:t xml:space="preserve"> are sets of software programs that enable a server to perform specific functions for users or other computers in a network. </w:t>
      </w:r>
      <w:r w:rsidRPr="00B1608E">
        <w:rPr>
          <w:rFonts w:eastAsiaTheme="majorEastAsia"/>
          <w:b/>
          <w:bCs/>
          <w:lang w:val="en-GB"/>
        </w:rPr>
        <w:t>Features</w:t>
      </w:r>
      <w:r w:rsidRPr="00B1608E">
        <w:rPr>
          <w:rFonts w:eastAsiaTheme="majorEastAsia"/>
          <w:lang w:val="en-GB"/>
        </w:rPr>
        <w:t xml:space="preserve"> are optional components that support the server roles or enhance server functionality.</w:t>
      </w:r>
    </w:p>
    <w:p w14:paraId="12256ECB" w14:textId="77777777" w:rsidR="00B1608E" w:rsidRPr="00B1608E" w:rsidRDefault="00000000" w:rsidP="00B1608E">
      <w:pPr>
        <w:pStyle w:val="NormalWeb"/>
        <w:ind w:left="360"/>
        <w:rPr>
          <w:rFonts w:eastAsiaTheme="majorEastAsia"/>
          <w:lang w:val="en-GB"/>
        </w:rPr>
      </w:pPr>
      <w:r>
        <w:rPr>
          <w:rFonts w:eastAsiaTheme="majorEastAsia"/>
          <w:lang w:val="en-GB"/>
        </w:rPr>
        <w:pict w14:anchorId="005CE03E">
          <v:rect id="_x0000_i1063" style="width:0;height:1.5pt" o:hralign="center" o:hrstd="t" o:hr="t" fillcolor="#a0a0a0" stroked="f"/>
        </w:pict>
      </w:r>
    </w:p>
    <w:p w14:paraId="411815DC" w14:textId="77777777" w:rsidR="00B1608E" w:rsidRPr="00B1608E" w:rsidRDefault="00B1608E" w:rsidP="00B1608E">
      <w:pPr>
        <w:pStyle w:val="NormalWeb"/>
        <w:ind w:left="360"/>
        <w:rPr>
          <w:rFonts w:eastAsiaTheme="majorEastAsia"/>
          <w:b/>
          <w:bCs/>
          <w:lang w:val="en-GB"/>
        </w:rPr>
      </w:pPr>
      <w:r w:rsidRPr="00B1608E">
        <w:rPr>
          <w:rFonts w:eastAsiaTheme="majorEastAsia"/>
          <w:b/>
          <w:bCs/>
          <w:lang w:val="en-GB"/>
        </w:rPr>
        <w:t>Essential Windows Server Roles for Network Services:</w:t>
      </w:r>
    </w:p>
    <w:p w14:paraId="540B6C47" w14:textId="77777777" w:rsidR="00B1608E" w:rsidRPr="00B1608E" w:rsidRDefault="00B1608E" w:rsidP="00B8032A">
      <w:pPr>
        <w:pStyle w:val="NormalWeb"/>
        <w:numPr>
          <w:ilvl w:val="0"/>
          <w:numId w:val="111"/>
        </w:numPr>
        <w:rPr>
          <w:rFonts w:eastAsiaTheme="majorEastAsia"/>
          <w:lang w:val="en-GB"/>
        </w:rPr>
      </w:pPr>
      <w:r w:rsidRPr="00B1608E">
        <w:rPr>
          <w:rFonts w:eastAsiaTheme="majorEastAsia"/>
          <w:b/>
          <w:bCs/>
          <w:lang w:val="en-GB"/>
        </w:rPr>
        <w:t>Active Directory Domain Services (AD DS):</w:t>
      </w:r>
    </w:p>
    <w:p w14:paraId="5545CFBC" w14:textId="77777777" w:rsidR="00B1608E" w:rsidRPr="00B1608E" w:rsidRDefault="00B1608E" w:rsidP="00B8032A">
      <w:pPr>
        <w:pStyle w:val="NormalWeb"/>
        <w:numPr>
          <w:ilvl w:val="1"/>
          <w:numId w:val="111"/>
        </w:numPr>
        <w:rPr>
          <w:rFonts w:eastAsiaTheme="majorEastAsia"/>
          <w:lang w:val="en-GB"/>
        </w:rPr>
      </w:pPr>
      <w:r w:rsidRPr="00B1608E">
        <w:rPr>
          <w:rFonts w:eastAsiaTheme="majorEastAsia"/>
          <w:lang w:val="en-GB"/>
        </w:rPr>
        <w:t>Enables centralized user and resource management.</w:t>
      </w:r>
    </w:p>
    <w:p w14:paraId="723F475F" w14:textId="77777777" w:rsidR="00B1608E" w:rsidRPr="00B1608E" w:rsidRDefault="00B1608E" w:rsidP="00B8032A">
      <w:pPr>
        <w:pStyle w:val="NormalWeb"/>
        <w:numPr>
          <w:ilvl w:val="1"/>
          <w:numId w:val="111"/>
        </w:numPr>
        <w:rPr>
          <w:rFonts w:eastAsiaTheme="majorEastAsia"/>
          <w:lang w:val="en-GB"/>
        </w:rPr>
      </w:pPr>
      <w:r w:rsidRPr="00B1608E">
        <w:rPr>
          <w:rFonts w:eastAsiaTheme="majorEastAsia"/>
          <w:lang w:val="en-GB"/>
        </w:rPr>
        <w:t>Provides authentication, authorization, and directory services.</w:t>
      </w:r>
    </w:p>
    <w:p w14:paraId="00A1ECD2" w14:textId="77777777" w:rsidR="00B1608E" w:rsidRPr="00B1608E" w:rsidRDefault="00B1608E" w:rsidP="00B8032A">
      <w:pPr>
        <w:pStyle w:val="NormalWeb"/>
        <w:numPr>
          <w:ilvl w:val="1"/>
          <w:numId w:val="111"/>
        </w:numPr>
        <w:rPr>
          <w:rFonts w:eastAsiaTheme="majorEastAsia"/>
          <w:lang w:val="en-GB"/>
        </w:rPr>
      </w:pPr>
      <w:r w:rsidRPr="00B1608E">
        <w:rPr>
          <w:rFonts w:eastAsiaTheme="majorEastAsia"/>
          <w:b/>
          <w:bCs/>
          <w:lang w:val="en-GB"/>
        </w:rPr>
        <w:t>Example:</w:t>
      </w:r>
      <w:r w:rsidRPr="00B1608E">
        <w:rPr>
          <w:rFonts w:eastAsiaTheme="majorEastAsia"/>
          <w:lang w:val="en-GB"/>
        </w:rPr>
        <w:t xml:space="preserve"> Managing user logins and group policies in a corporate network.</w:t>
      </w:r>
    </w:p>
    <w:p w14:paraId="5F06D794" w14:textId="77777777" w:rsidR="00B1608E" w:rsidRPr="00B1608E" w:rsidRDefault="00B1608E" w:rsidP="00B8032A">
      <w:pPr>
        <w:pStyle w:val="NormalWeb"/>
        <w:numPr>
          <w:ilvl w:val="0"/>
          <w:numId w:val="111"/>
        </w:numPr>
        <w:rPr>
          <w:rFonts w:eastAsiaTheme="majorEastAsia"/>
          <w:lang w:val="en-GB"/>
        </w:rPr>
      </w:pPr>
      <w:r w:rsidRPr="00B1608E">
        <w:rPr>
          <w:rFonts w:eastAsiaTheme="majorEastAsia"/>
          <w:b/>
          <w:bCs/>
          <w:lang w:val="en-GB"/>
        </w:rPr>
        <w:t>DNS Server (Domain Name System):</w:t>
      </w:r>
    </w:p>
    <w:p w14:paraId="248937D0" w14:textId="77777777" w:rsidR="00B1608E" w:rsidRPr="00B1608E" w:rsidRDefault="00B1608E" w:rsidP="00B8032A">
      <w:pPr>
        <w:pStyle w:val="NormalWeb"/>
        <w:numPr>
          <w:ilvl w:val="1"/>
          <w:numId w:val="111"/>
        </w:numPr>
        <w:rPr>
          <w:rFonts w:eastAsiaTheme="majorEastAsia"/>
          <w:lang w:val="en-GB"/>
        </w:rPr>
      </w:pPr>
      <w:r w:rsidRPr="00B1608E">
        <w:rPr>
          <w:rFonts w:eastAsiaTheme="majorEastAsia"/>
          <w:lang w:val="en-GB"/>
        </w:rPr>
        <w:t>Resolves domain names (like www.example.com) into IP addresses.</w:t>
      </w:r>
    </w:p>
    <w:p w14:paraId="3F2EECD8" w14:textId="77777777" w:rsidR="00B1608E" w:rsidRPr="00B1608E" w:rsidRDefault="00B1608E" w:rsidP="00B8032A">
      <w:pPr>
        <w:pStyle w:val="NormalWeb"/>
        <w:numPr>
          <w:ilvl w:val="1"/>
          <w:numId w:val="111"/>
        </w:numPr>
        <w:rPr>
          <w:rFonts w:eastAsiaTheme="majorEastAsia"/>
          <w:lang w:val="en-GB"/>
        </w:rPr>
      </w:pPr>
      <w:r w:rsidRPr="00B1608E">
        <w:rPr>
          <w:rFonts w:eastAsiaTheme="majorEastAsia"/>
          <w:lang w:val="en-GB"/>
        </w:rPr>
        <w:t>Crucial for web browsing, email routing, and domain joining.</w:t>
      </w:r>
    </w:p>
    <w:p w14:paraId="064102D9" w14:textId="77777777" w:rsidR="00B1608E" w:rsidRPr="00B1608E" w:rsidRDefault="00B1608E" w:rsidP="00B8032A">
      <w:pPr>
        <w:pStyle w:val="NormalWeb"/>
        <w:numPr>
          <w:ilvl w:val="1"/>
          <w:numId w:val="111"/>
        </w:numPr>
        <w:rPr>
          <w:rFonts w:eastAsiaTheme="majorEastAsia"/>
          <w:lang w:val="en-GB"/>
        </w:rPr>
      </w:pPr>
      <w:r w:rsidRPr="00B1608E">
        <w:rPr>
          <w:rFonts w:eastAsiaTheme="majorEastAsia"/>
          <w:b/>
          <w:bCs/>
          <w:lang w:val="en-GB"/>
        </w:rPr>
        <w:lastRenderedPageBreak/>
        <w:t>Example:</w:t>
      </w:r>
      <w:r w:rsidRPr="00B1608E">
        <w:rPr>
          <w:rFonts w:eastAsiaTheme="majorEastAsia"/>
          <w:lang w:val="en-GB"/>
        </w:rPr>
        <w:t xml:space="preserve"> Internal name resolution for company-hosted web and application servers.</w:t>
      </w:r>
    </w:p>
    <w:p w14:paraId="0716F349" w14:textId="77777777" w:rsidR="00B1608E" w:rsidRPr="00B1608E" w:rsidRDefault="00B1608E" w:rsidP="00B8032A">
      <w:pPr>
        <w:pStyle w:val="NormalWeb"/>
        <w:numPr>
          <w:ilvl w:val="0"/>
          <w:numId w:val="111"/>
        </w:numPr>
        <w:rPr>
          <w:rFonts w:eastAsiaTheme="majorEastAsia"/>
          <w:lang w:val="en-GB"/>
        </w:rPr>
      </w:pPr>
      <w:r w:rsidRPr="00B1608E">
        <w:rPr>
          <w:rFonts w:eastAsiaTheme="majorEastAsia"/>
          <w:b/>
          <w:bCs/>
          <w:lang w:val="en-GB"/>
        </w:rPr>
        <w:t>DHCP Server (Dynamic Host Configuration Protocol):</w:t>
      </w:r>
    </w:p>
    <w:p w14:paraId="167FF0B1" w14:textId="77777777" w:rsidR="00B1608E" w:rsidRPr="00B1608E" w:rsidRDefault="00B1608E" w:rsidP="00B8032A">
      <w:pPr>
        <w:pStyle w:val="NormalWeb"/>
        <w:numPr>
          <w:ilvl w:val="1"/>
          <w:numId w:val="111"/>
        </w:numPr>
        <w:rPr>
          <w:rFonts w:eastAsiaTheme="majorEastAsia"/>
          <w:lang w:val="en-GB"/>
        </w:rPr>
      </w:pPr>
      <w:r w:rsidRPr="00B1608E">
        <w:rPr>
          <w:rFonts w:eastAsiaTheme="majorEastAsia"/>
          <w:lang w:val="en-GB"/>
        </w:rPr>
        <w:t>Automatically assigns IP addresses and network configurations to client devices.</w:t>
      </w:r>
    </w:p>
    <w:p w14:paraId="4541807B" w14:textId="77777777" w:rsidR="00B1608E" w:rsidRPr="00B1608E" w:rsidRDefault="00B1608E" w:rsidP="00B8032A">
      <w:pPr>
        <w:pStyle w:val="NormalWeb"/>
        <w:numPr>
          <w:ilvl w:val="1"/>
          <w:numId w:val="111"/>
        </w:numPr>
        <w:rPr>
          <w:rFonts w:eastAsiaTheme="majorEastAsia"/>
          <w:lang w:val="en-GB"/>
        </w:rPr>
      </w:pPr>
      <w:r w:rsidRPr="00B1608E">
        <w:rPr>
          <w:rFonts w:eastAsiaTheme="majorEastAsia"/>
          <w:lang w:val="en-GB"/>
        </w:rPr>
        <w:t>Reduces administrative overhead and prevents IP conflicts.</w:t>
      </w:r>
    </w:p>
    <w:p w14:paraId="7CEAC1C7" w14:textId="77777777" w:rsidR="00B1608E" w:rsidRPr="00B1608E" w:rsidRDefault="00B1608E" w:rsidP="00B8032A">
      <w:pPr>
        <w:pStyle w:val="NormalWeb"/>
        <w:numPr>
          <w:ilvl w:val="1"/>
          <w:numId w:val="111"/>
        </w:numPr>
        <w:rPr>
          <w:rFonts w:eastAsiaTheme="majorEastAsia"/>
          <w:lang w:val="en-GB"/>
        </w:rPr>
      </w:pPr>
      <w:r w:rsidRPr="00B1608E">
        <w:rPr>
          <w:rFonts w:eastAsiaTheme="majorEastAsia"/>
          <w:b/>
          <w:bCs/>
          <w:lang w:val="en-GB"/>
        </w:rPr>
        <w:t>Example:</w:t>
      </w:r>
      <w:r w:rsidRPr="00B1608E">
        <w:rPr>
          <w:rFonts w:eastAsiaTheme="majorEastAsia"/>
          <w:lang w:val="en-GB"/>
        </w:rPr>
        <w:t xml:space="preserve"> Assigning IP addresses to all devices in an office network.</w:t>
      </w:r>
    </w:p>
    <w:p w14:paraId="5518D9FD" w14:textId="77777777" w:rsidR="00B1608E" w:rsidRPr="00B1608E" w:rsidRDefault="00B1608E" w:rsidP="00B8032A">
      <w:pPr>
        <w:pStyle w:val="NormalWeb"/>
        <w:numPr>
          <w:ilvl w:val="0"/>
          <w:numId w:val="111"/>
        </w:numPr>
        <w:rPr>
          <w:rFonts w:eastAsiaTheme="majorEastAsia"/>
          <w:lang w:val="en-GB"/>
        </w:rPr>
      </w:pPr>
      <w:r w:rsidRPr="00B1608E">
        <w:rPr>
          <w:rFonts w:eastAsiaTheme="majorEastAsia"/>
          <w:b/>
          <w:bCs/>
          <w:lang w:val="en-GB"/>
        </w:rPr>
        <w:t>File and Storage Services:</w:t>
      </w:r>
    </w:p>
    <w:p w14:paraId="356FB1ED" w14:textId="77777777" w:rsidR="00B1608E" w:rsidRPr="00B1608E" w:rsidRDefault="00B1608E" w:rsidP="00B8032A">
      <w:pPr>
        <w:pStyle w:val="NormalWeb"/>
        <w:numPr>
          <w:ilvl w:val="1"/>
          <w:numId w:val="111"/>
        </w:numPr>
        <w:rPr>
          <w:rFonts w:eastAsiaTheme="majorEastAsia"/>
          <w:lang w:val="en-GB"/>
        </w:rPr>
      </w:pPr>
      <w:r w:rsidRPr="00B1608E">
        <w:rPr>
          <w:rFonts w:eastAsiaTheme="majorEastAsia"/>
          <w:lang w:val="en-GB"/>
        </w:rPr>
        <w:t>Provides shared access to files and folders across the network.</w:t>
      </w:r>
    </w:p>
    <w:p w14:paraId="1909A3F9" w14:textId="77777777" w:rsidR="00B1608E" w:rsidRPr="00B1608E" w:rsidRDefault="00B1608E" w:rsidP="00B8032A">
      <w:pPr>
        <w:pStyle w:val="NormalWeb"/>
        <w:numPr>
          <w:ilvl w:val="1"/>
          <w:numId w:val="111"/>
        </w:numPr>
        <w:rPr>
          <w:rFonts w:eastAsiaTheme="majorEastAsia"/>
          <w:lang w:val="en-GB"/>
        </w:rPr>
      </w:pPr>
      <w:r w:rsidRPr="00B1608E">
        <w:rPr>
          <w:rFonts w:eastAsiaTheme="majorEastAsia"/>
          <w:lang w:val="en-GB"/>
        </w:rPr>
        <w:t>Includes NTFS permissions, disk quotas, and DFS (Distributed File System).</w:t>
      </w:r>
    </w:p>
    <w:p w14:paraId="21E436E4" w14:textId="77777777" w:rsidR="00B1608E" w:rsidRPr="00B1608E" w:rsidRDefault="00B1608E" w:rsidP="00B8032A">
      <w:pPr>
        <w:pStyle w:val="NormalWeb"/>
        <w:numPr>
          <w:ilvl w:val="1"/>
          <w:numId w:val="111"/>
        </w:numPr>
        <w:rPr>
          <w:rFonts w:eastAsiaTheme="majorEastAsia"/>
          <w:lang w:val="en-GB"/>
        </w:rPr>
      </w:pPr>
      <w:r w:rsidRPr="00B1608E">
        <w:rPr>
          <w:rFonts w:eastAsiaTheme="majorEastAsia"/>
          <w:b/>
          <w:bCs/>
          <w:lang w:val="en-GB"/>
        </w:rPr>
        <w:t>Example:</w:t>
      </w:r>
      <w:r w:rsidRPr="00B1608E">
        <w:rPr>
          <w:rFonts w:eastAsiaTheme="majorEastAsia"/>
          <w:lang w:val="en-GB"/>
        </w:rPr>
        <w:t xml:space="preserve"> Shared drive for employee documents and department folders.</w:t>
      </w:r>
    </w:p>
    <w:p w14:paraId="4B1A7B7B" w14:textId="77777777" w:rsidR="00B1608E" w:rsidRPr="00B1608E" w:rsidRDefault="00B1608E" w:rsidP="00B8032A">
      <w:pPr>
        <w:pStyle w:val="NormalWeb"/>
        <w:numPr>
          <w:ilvl w:val="0"/>
          <w:numId w:val="111"/>
        </w:numPr>
        <w:rPr>
          <w:rFonts w:eastAsiaTheme="majorEastAsia"/>
          <w:lang w:val="en-GB"/>
        </w:rPr>
      </w:pPr>
      <w:r w:rsidRPr="00B1608E">
        <w:rPr>
          <w:rFonts w:eastAsiaTheme="majorEastAsia"/>
          <w:b/>
          <w:bCs/>
          <w:lang w:val="en-GB"/>
        </w:rPr>
        <w:t>Web Server (IIS - Internet Information Services):</w:t>
      </w:r>
    </w:p>
    <w:p w14:paraId="51FFEF6E" w14:textId="77777777" w:rsidR="00B1608E" w:rsidRPr="00B1608E" w:rsidRDefault="00B1608E" w:rsidP="00B8032A">
      <w:pPr>
        <w:pStyle w:val="NormalWeb"/>
        <w:numPr>
          <w:ilvl w:val="1"/>
          <w:numId w:val="111"/>
        </w:numPr>
        <w:rPr>
          <w:rFonts w:eastAsiaTheme="majorEastAsia"/>
          <w:lang w:val="en-GB"/>
        </w:rPr>
      </w:pPr>
      <w:r w:rsidRPr="00B1608E">
        <w:rPr>
          <w:rFonts w:eastAsiaTheme="majorEastAsia"/>
          <w:lang w:val="en-GB"/>
        </w:rPr>
        <w:t>Hosts websites and web applications on the Windows Server.</w:t>
      </w:r>
    </w:p>
    <w:p w14:paraId="62912F51" w14:textId="77777777" w:rsidR="00B1608E" w:rsidRPr="00B1608E" w:rsidRDefault="00B1608E" w:rsidP="00B8032A">
      <w:pPr>
        <w:pStyle w:val="NormalWeb"/>
        <w:numPr>
          <w:ilvl w:val="1"/>
          <w:numId w:val="111"/>
        </w:numPr>
        <w:rPr>
          <w:rFonts w:eastAsiaTheme="majorEastAsia"/>
          <w:lang w:val="en-GB"/>
        </w:rPr>
      </w:pPr>
      <w:r w:rsidRPr="00B1608E">
        <w:rPr>
          <w:rFonts w:eastAsiaTheme="majorEastAsia"/>
          <w:lang w:val="en-GB"/>
        </w:rPr>
        <w:t>Supports ASP.NET, PHP, and HTML websites.</w:t>
      </w:r>
    </w:p>
    <w:p w14:paraId="76D126E4" w14:textId="77777777" w:rsidR="00B1608E" w:rsidRPr="00B1608E" w:rsidRDefault="00B1608E" w:rsidP="00B8032A">
      <w:pPr>
        <w:pStyle w:val="NormalWeb"/>
        <w:numPr>
          <w:ilvl w:val="1"/>
          <w:numId w:val="111"/>
        </w:numPr>
        <w:rPr>
          <w:rFonts w:eastAsiaTheme="majorEastAsia"/>
          <w:lang w:val="en-GB"/>
        </w:rPr>
      </w:pPr>
      <w:r w:rsidRPr="00B1608E">
        <w:rPr>
          <w:rFonts w:eastAsiaTheme="majorEastAsia"/>
          <w:b/>
          <w:bCs/>
          <w:lang w:val="en-GB"/>
        </w:rPr>
        <w:t>Example:</w:t>
      </w:r>
      <w:r w:rsidRPr="00B1608E">
        <w:rPr>
          <w:rFonts w:eastAsiaTheme="majorEastAsia"/>
          <w:lang w:val="en-GB"/>
        </w:rPr>
        <w:t xml:space="preserve"> Hosting the company’s intranet portal or public website.</w:t>
      </w:r>
    </w:p>
    <w:p w14:paraId="50CDEB51" w14:textId="77777777" w:rsidR="00B1608E" w:rsidRPr="00B1608E" w:rsidRDefault="00B1608E" w:rsidP="00B8032A">
      <w:pPr>
        <w:pStyle w:val="NormalWeb"/>
        <w:numPr>
          <w:ilvl w:val="0"/>
          <w:numId w:val="111"/>
        </w:numPr>
        <w:rPr>
          <w:rFonts w:eastAsiaTheme="majorEastAsia"/>
          <w:lang w:val="en-GB"/>
        </w:rPr>
      </w:pPr>
      <w:r w:rsidRPr="00B1608E">
        <w:rPr>
          <w:rFonts w:eastAsiaTheme="majorEastAsia"/>
          <w:b/>
          <w:bCs/>
          <w:lang w:val="en-GB"/>
        </w:rPr>
        <w:t>Remote Desktop Services (RDS):</w:t>
      </w:r>
    </w:p>
    <w:p w14:paraId="06C97140" w14:textId="77777777" w:rsidR="00B1608E" w:rsidRPr="00B1608E" w:rsidRDefault="00B1608E" w:rsidP="00B8032A">
      <w:pPr>
        <w:pStyle w:val="NormalWeb"/>
        <w:numPr>
          <w:ilvl w:val="1"/>
          <w:numId w:val="111"/>
        </w:numPr>
        <w:rPr>
          <w:rFonts w:eastAsiaTheme="majorEastAsia"/>
          <w:lang w:val="en-GB"/>
        </w:rPr>
      </w:pPr>
      <w:r w:rsidRPr="00B1608E">
        <w:rPr>
          <w:rFonts w:eastAsiaTheme="majorEastAsia"/>
          <w:lang w:val="en-GB"/>
        </w:rPr>
        <w:t>Allows users to access desktops and applications hosted on a server.</w:t>
      </w:r>
    </w:p>
    <w:p w14:paraId="790A4A29" w14:textId="77777777" w:rsidR="00B1608E" w:rsidRPr="00B1608E" w:rsidRDefault="00B1608E" w:rsidP="00B8032A">
      <w:pPr>
        <w:pStyle w:val="NormalWeb"/>
        <w:numPr>
          <w:ilvl w:val="1"/>
          <w:numId w:val="111"/>
        </w:numPr>
        <w:rPr>
          <w:rFonts w:eastAsiaTheme="majorEastAsia"/>
          <w:lang w:val="en-GB"/>
        </w:rPr>
      </w:pPr>
      <w:r w:rsidRPr="00B1608E">
        <w:rPr>
          <w:rFonts w:eastAsiaTheme="majorEastAsia"/>
          <w:lang w:val="en-GB"/>
        </w:rPr>
        <w:t>Supports remote work and centralized application delivery.</w:t>
      </w:r>
    </w:p>
    <w:p w14:paraId="1ACC03A7" w14:textId="77777777" w:rsidR="00B1608E" w:rsidRPr="00B1608E" w:rsidRDefault="00B1608E" w:rsidP="00B8032A">
      <w:pPr>
        <w:pStyle w:val="NormalWeb"/>
        <w:numPr>
          <w:ilvl w:val="1"/>
          <w:numId w:val="111"/>
        </w:numPr>
        <w:rPr>
          <w:rFonts w:eastAsiaTheme="majorEastAsia"/>
          <w:lang w:val="en-GB"/>
        </w:rPr>
      </w:pPr>
      <w:r w:rsidRPr="00B1608E">
        <w:rPr>
          <w:rFonts w:eastAsiaTheme="majorEastAsia"/>
          <w:b/>
          <w:bCs/>
          <w:lang w:val="en-GB"/>
        </w:rPr>
        <w:t>Example:</w:t>
      </w:r>
      <w:r w:rsidRPr="00B1608E">
        <w:rPr>
          <w:rFonts w:eastAsiaTheme="majorEastAsia"/>
          <w:lang w:val="en-GB"/>
        </w:rPr>
        <w:t xml:space="preserve"> Remote desktop access for employees working from home.</w:t>
      </w:r>
    </w:p>
    <w:p w14:paraId="1FB4E1C8" w14:textId="77777777" w:rsidR="00B1608E" w:rsidRPr="00B1608E" w:rsidRDefault="00B1608E" w:rsidP="00B8032A">
      <w:pPr>
        <w:pStyle w:val="NormalWeb"/>
        <w:numPr>
          <w:ilvl w:val="0"/>
          <w:numId w:val="111"/>
        </w:numPr>
        <w:rPr>
          <w:rFonts w:eastAsiaTheme="majorEastAsia"/>
          <w:lang w:val="en-GB"/>
        </w:rPr>
      </w:pPr>
      <w:r w:rsidRPr="00B1608E">
        <w:rPr>
          <w:rFonts w:eastAsiaTheme="majorEastAsia"/>
          <w:b/>
          <w:bCs/>
          <w:lang w:val="en-GB"/>
        </w:rPr>
        <w:t>Print and Document Services:</w:t>
      </w:r>
    </w:p>
    <w:p w14:paraId="79466D66" w14:textId="77777777" w:rsidR="00B1608E" w:rsidRPr="00B1608E" w:rsidRDefault="00B1608E" w:rsidP="00B8032A">
      <w:pPr>
        <w:pStyle w:val="NormalWeb"/>
        <w:numPr>
          <w:ilvl w:val="1"/>
          <w:numId w:val="111"/>
        </w:numPr>
        <w:rPr>
          <w:rFonts w:eastAsiaTheme="majorEastAsia"/>
          <w:lang w:val="en-GB"/>
        </w:rPr>
      </w:pPr>
      <w:r w:rsidRPr="00B1608E">
        <w:rPr>
          <w:rFonts w:eastAsiaTheme="majorEastAsia"/>
          <w:lang w:val="en-GB"/>
        </w:rPr>
        <w:t>Manages printers and print queues across the network.</w:t>
      </w:r>
    </w:p>
    <w:p w14:paraId="1DDFE7A7" w14:textId="77777777" w:rsidR="00B1608E" w:rsidRPr="00B1608E" w:rsidRDefault="00B1608E" w:rsidP="00B8032A">
      <w:pPr>
        <w:pStyle w:val="NormalWeb"/>
        <w:numPr>
          <w:ilvl w:val="1"/>
          <w:numId w:val="111"/>
        </w:numPr>
        <w:rPr>
          <w:rFonts w:eastAsiaTheme="majorEastAsia"/>
          <w:lang w:val="en-GB"/>
        </w:rPr>
      </w:pPr>
      <w:r w:rsidRPr="00B1608E">
        <w:rPr>
          <w:rFonts w:eastAsiaTheme="majorEastAsia"/>
          <w:lang w:val="en-GB"/>
        </w:rPr>
        <w:t>Allows centralized print server setup.</w:t>
      </w:r>
    </w:p>
    <w:p w14:paraId="31C6C66A" w14:textId="77777777" w:rsidR="00B1608E" w:rsidRPr="00B1608E" w:rsidRDefault="00B1608E" w:rsidP="00B8032A">
      <w:pPr>
        <w:pStyle w:val="NormalWeb"/>
        <w:numPr>
          <w:ilvl w:val="1"/>
          <w:numId w:val="111"/>
        </w:numPr>
        <w:rPr>
          <w:rFonts w:eastAsiaTheme="majorEastAsia"/>
          <w:lang w:val="en-GB"/>
        </w:rPr>
      </w:pPr>
      <w:r w:rsidRPr="00B1608E">
        <w:rPr>
          <w:rFonts w:eastAsiaTheme="majorEastAsia"/>
          <w:b/>
          <w:bCs/>
          <w:lang w:val="en-GB"/>
        </w:rPr>
        <w:t>Example:</w:t>
      </w:r>
      <w:r w:rsidRPr="00B1608E">
        <w:rPr>
          <w:rFonts w:eastAsiaTheme="majorEastAsia"/>
          <w:lang w:val="en-GB"/>
        </w:rPr>
        <w:t xml:space="preserve"> A print server handling all print jobs in a company floor.</w:t>
      </w:r>
    </w:p>
    <w:p w14:paraId="31B694B2" w14:textId="77777777" w:rsidR="00B1608E" w:rsidRPr="00B1608E" w:rsidRDefault="00B1608E" w:rsidP="00B8032A">
      <w:pPr>
        <w:pStyle w:val="NormalWeb"/>
        <w:numPr>
          <w:ilvl w:val="0"/>
          <w:numId w:val="111"/>
        </w:numPr>
        <w:rPr>
          <w:rFonts w:eastAsiaTheme="majorEastAsia"/>
          <w:lang w:val="en-GB"/>
        </w:rPr>
      </w:pPr>
      <w:r w:rsidRPr="00B1608E">
        <w:rPr>
          <w:rFonts w:eastAsiaTheme="majorEastAsia"/>
          <w:b/>
          <w:bCs/>
          <w:lang w:val="en-GB"/>
        </w:rPr>
        <w:t>Hyper-V:</w:t>
      </w:r>
    </w:p>
    <w:p w14:paraId="44732F61" w14:textId="77777777" w:rsidR="00B1608E" w:rsidRPr="00B1608E" w:rsidRDefault="00B1608E" w:rsidP="00B8032A">
      <w:pPr>
        <w:pStyle w:val="NormalWeb"/>
        <w:numPr>
          <w:ilvl w:val="1"/>
          <w:numId w:val="111"/>
        </w:numPr>
        <w:rPr>
          <w:rFonts w:eastAsiaTheme="majorEastAsia"/>
          <w:lang w:val="en-GB"/>
        </w:rPr>
      </w:pPr>
      <w:r w:rsidRPr="00B1608E">
        <w:rPr>
          <w:rFonts w:eastAsiaTheme="majorEastAsia"/>
          <w:lang w:val="en-GB"/>
        </w:rPr>
        <w:t>Built-in virtualization platform for creating and managing virtual machines.</w:t>
      </w:r>
    </w:p>
    <w:p w14:paraId="11ED775B" w14:textId="77777777" w:rsidR="00B1608E" w:rsidRPr="00B1608E" w:rsidRDefault="00B1608E" w:rsidP="00B8032A">
      <w:pPr>
        <w:pStyle w:val="NormalWeb"/>
        <w:numPr>
          <w:ilvl w:val="1"/>
          <w:numId w:val="111"/>
        </w:numPr>
        <w:rPr>
          <w:rFonts w:eastAsiaTheme="majorEastAsia"/>
          <w:lang w:val="en-GB"/>
        </w:rPr>
      </w:pPr>
      <w:r w:rsidRPr="00B1608E">
        <w:rPr>
          <w:rFonts w:eastAsiaTheme="majorEastAsia"/>
          <w:lang w:val="en-GB"/>
        </w:rPr>
        <w:t>Improves hardware utilization and testing environments.</w:t>
      </w:r>
    </w:p>
    <w:p w14:paraId="5E088CBD" w14:textId="77777777" w:rsidR="00B1608E" w:rsidRPr="00B1608E" w:rsidRDefault="00B1608E" w:rsidP="00B8032A">
      <w:pPr>
        <w:pStyle w:val="NormalWeb"/>
        <w:numPr>
          <w:ilvl w:val="1"/>
          <w:numId w:val="111"/>
        </w:numPr>
        <w:rPr>
          <w:rFonts w:eastAsiaTheme="majorEastAsia"/>
          <w:lang w:val="en-GB"/>
        </w:rPr>
      </w:pPr>
      <w:r w:rsidRPr="00B1608E">
        <w:rPr>
          <w:rFonts w:eastAsiaTheme="majorEastAsia"/>
          <w:b/>
          <w:bCs/>
          <w:lang w:val="en-GB"/>
        </w:rPr>
        <w:t>Example:</w:t>
      </w:r>
      <w:r w:rsidRPr="00B1608E">
        <w:rPr>
          <w:rFonts w:eastAsiaTheme="majorEastAsia"/>
          <w:lang w:val="en-GB"/>
        </w:rPr>
        <w:t xml:space="preserve"> Hosting multiple virtual servers on a single physical machine.</w:t>
      </w:r>
    </w:p>
    <w:p w14:paraId="090C0EB9" w14:textId="77777777" w:rsidR="00B1608E" w:rsidRPr="00B1608E" w:rsidRDefault="00000000" w:rsidP="00B1608E">
      <w:pPr>
        <w:pStyle w:val="NormalWeb"/>
        <w:ind w:left="360"/>
        <w:rPr>
          <w:rFonts w:eastAsiaTheme="majorEastAsia"/>
          <w:lang w:val="en-GB"/>
        </w:rPr>
      </w:pPr>
      <w:r>
        <w:rPr>
          <w:rFonts w:eastAsiaTheme="majorEastAsia"/>
          <w:lang w:val="en-GB"/>
        </w:rPr>
        <w:pict w14:anchorId="06135E01">
          <v:rect id="_x0000_i1064" style="width:0;height:1.5pt" o:hralign="center" o:hrstd="t" o:hr="t" fillcolor="#a0a0a0" stroked="f"/>
        </w:pict>
      </w:r>
    </w:p>
    <w:p w14:paraId="2E9D7D70" w14:textId="77777777" w:rsidR="00B1608E" w:rsidRPr="00B1608E" w:rsidRDefault="00B1608E" w:rsidP="00B1608E">
      <w:pPr>
        <w:pStyle w:val="NormalWeb"/>
        <w:ind w:left="360"/>
        <w:rPr>
          <w:rFonts w:eastAsiaTheme="majorEastAsia"/>
          <w:b/>
          <w:bCs/>
          <w:lang w:val="en-GB"/>
        </w:rPr>
      </w:pPr>
      <w:r w:rsidRPr="00B1608E">
        <w:rPr>
          <w:rFonts w:eastAsiaTheme="majorEastAsia"/>
          <w:b/>
          <w:bCs/>
          <w:lang w:val="en-GB"/>
        </w:rPr>
        <w:t>Key Features Supporting Server Roles:</w:t>
      </w:r>
    </w:p>
    <w:p w14:paraId="6AE20E4C" w14:textId="77777777" w:rsidR="00B1608E" w:rsidRPr="00B1608E" w:rsidRDefault="00B1608E" w:rsidP="00B8032A">
      <w:pPr>
        <w:pStyle w:val="NormalWeb"/>
        <w:numPr>
          <w:ilvl w:val="0"/>
          <w:numId w:val="112"/>
        </w:numPr>
        <w:rPr>
          <w:rFonts w:eastAsiaTheme="majorEastAsia"/>
          <w:lang w:val="en-GB"/>
        </w:rPr>
      </w:pPr>
      <w:r w:rsidRPr="00B1608E">
        <w:rPr>
          <w:rFonts w:eastAsiaTheme="majorEastAsia"/>
          <w:b/>
          <w:bCs/>
          <w:lang w:val="en-GB"/>
        </w:rPr>
        <w:t>Group Policy Management:</w:t>
      </w:r>
    </w:p>
    <w:p w14:paraId="7D4B66ED" w14:textId="77777777" w:rsidR="00B1608E" w:rsidRPr="00B1608E" w:rsidRDefault="00B1608E" w:rsidP="00B8032A">
      <w:pPr>
        <w:pStyle w:val="NormalWeb"/>
        <w:numPr>
          <w:ilvl w:val="1"/>
          <w:numId w:val="112"/>
        </w:numPr>
        <w:rPr>
          <w:rFonts w:eastAsiaTheme="majorEastAsia"/>
          <w:lang w:val="en-GB"/>
        </w:rPr>
      </w:pPr>
      <w:r w:rsidRPr="00B1608E">
        <w:rPr>
          <w:rFonts w:eastAsiaTheme="majorEastAsia"/>
          <w:lang w:val="en-GB"/>
        </w:rPr>
        <w:t>Controls user and computer environments through policies.</w:t>
      </w:r>
    </w:p>
    <w:p w14:paraId="50B892E6" w14:textId="77777777" w:rsidR="00B1608E" w:rsidRPr="00B1608E" w:rsidRDefault="00B1608E" w:rsidP="00B8032A">
      <w:pPr>
        <w:pStyle w:val="NormalWeb"/>
        <w:numPr>
          <w:ilvl w:val="1"/>
          <w:numId w:val="112"/>
        </w:numPr>
        <w:rPr>
          <w:rFonts w:eastAsiaTheme="majorEastAsia"/>
          <w:lang w:val="en-GB"/>
        </w:rPr>
      </w:pPr>
      <w:r w:rsidRPr="00B1608E">
        <w:rPr>
          <w:rFonts w:eastAsiaTheme="majorEastAsia"/>
          <w:lang w:val="en-GB"/>
        </w:rPr>
        <w:t>Ensures consistent configurations across the network.</w:t>
      </w:r>
    </w:p>
    <w:p w14:paraId="53E864AF" w14:textId="77777777" w:rsidR="00B1608E" w:rsidRPr="00B1608E" w:rsidRDefault="00B1608E" w:rsidP="00B8032A">
      <w:pPr>
        <w:pStyle w:val="NormalWeb"/>
        <w:numPr>
          <w:ilvl w:val="0"/>
          <w:numId w:val="112"/>
        </w:numPr>
        <w:rPr>
          <w:rFonts w:eastAsiaTheme="majorEastAsia"/>
          <w:lang w:val="en-GB"/>
        </w:rPr>
      </w:pPr>
      <w:r w:rsidRPr="00B1608E">
        <w:rPr>
          <w:rFonts w:eastAsiaTheme="majorEastAsia"/>
          <w:b/>
          <w:bCs/>
          <w:lang w:val="en-GB"/>
        </w:rPr>
        <w:t>Windows Server Backup:</w:t>
      </w:r>
    </w:p>
    <w:p w14:paraId="156B7354" w14:textId="77777777" w:rsidR="00B1608E" w:rsidRPr="00B1608E" w:rsidRDefault="00B1608E" w:rsidP="00B8032A">
      <w:pPr>
        <w:pStyle w:val="NormalWeb"/>
        <w:numPr>
          <w:ilvl w:val="1"/>
          <w:numId w:val="112"/>
        </w:numPr>
        <w:rPr>
          <w:rFonts w:eastAsiaTheme="majorEastAsia"/>
          <w:lang w:val="en-GB"/>
        </w:rPr>
      </w:pPr>
      <w:r w:rsidRPr="00B1608E">
        <w:rPr>
          <w:rFonts w:eastAsiaTheme="majorEastAsia"/>
          <w:lang w:val="en-GB"/>
        </w:rPr>
        <w:t>Provides scheduled backup and recovery of data and system states.</w:t>
      </w:r>
    </w:p>
    <w:p w14:paraId="56342A9E" w14:textId="77777777" w:rsidR="00B1608E" w:rsidRPr="00B1608E" w:rsidRDefault="00B1608E" w:rsidP="00B8032A">
      <w:pPr>
        <w:pStyle w:val="NormalWeb"/>
        <w:numPr>
          <w:ilvl w:val="0"/>
          <w:numId w:val="112"/>
        </w:numPr>
        <w:rPr>
          <w:rFonts w:eastAsiaTheme="majorEastAsia"/>
          <w:lang w:val="en-GB"/>
        </w:rPr>
      </w:pPr>
      <w:r w:rsidRPr="00B1608E">
        <w:rPr>
          <w:rFonts w:eastAsiaTheme="majorEastAsia"/>
          <w:b/>
          <w:bCs/>
          <w:lang w:val="en-GB"/>
        </w:rPr>
        <w:t>Failover Clustering:</w:t>
      </w:r>
    </w:p>
    <w:p w14:paraId="2A53C5B8" w14:textId="77777777" w:rsidR="00B1608E" w:rsidRPr="00B1608E" w:rsidRDefault="00B1608E" w:rsidP="00B8032A">
      <w:pPr>
        <w:pStyle w:val="NormalWeb"/>
        <w:numPr>
          <w:ilvl w:val="1"/>
          <w:numId w:val="112"/>
        </w:numPr>
        <w:rPr>
          <w:rFonts w:eastAsiaTheme="majorEastAsia"/>
          <w:lang w:val="en-GB"/>
        </w:rPr>
      </w:pPr>
      <w:r w:rsidRPr="00B1608E">
        <w:rPr>
          <w:rFonts w:eastAsiaTheme="majorEastAsia"/>
          <w:lang w:val="en-GB"/>
        </w:rPr>
        <w:t>Ensures high availability of applications and services.</w:t>
      </w:r>
    </w:p>
    <w:p w14:paraId="6AD4E0E8" w14:textId="77777777" w:rsidR="00B1608E" w:rsidRPr="00B1608E" w:rsidRDefault="00B1608E" w:rsidP="00B8032A">
      <w:pPr>
        <w:pStyle w:val="NormalWeb"/>
        <w:numPr>
          <w:ilvl w:val="0"/>
          <w:numId w:val="112"/>
        </w:numPr>
        <w:rPr>
          <w:rFonts w:eastAsiaTheme="majorEastAsia"/>
          <w:lang w:val="en-GB"/>
        </w:rPr>
      </w:pPr>
      <w:r w:rsidRPr="00B1608E">
        <w:rPr>
          <w:rFonts w:eastAsiaTheme="majorEastAsia"/>
          <w:b/>
          <w:bCs/>
          <w:lang w:val="en-GB"/>
        </w:rPr>
        <w:t>BitLocker Drive Encryption:</w:t>
      </w:r>
    </w:p>
    <w:p w14:paraId="3463C7BB" w14:textId="085D58BC" w:rsidR="6A552D89" w:rsidRDefault="00B1608E" w:rsidP="00B8032A">
      <w:pPr>
        <w:pStyle w:val="NormalWeb"/>
        <w:numPr>
          <w:ilvl w:val="1"/>
          <w:numId w:val="112"/>
        </w:numPr>
        <w:rPr>
          <w:rFonts w:eastAsiaTheme="majorEastAsia"/>
          <w:lang w:val="en-GB"/>
        </w:rPr>
      </w:pPr>
      <w:r w:rsidRPr="00B1608E">
        <w:rPr>
          <w:rFonts w:eastAsiaTheme="majorEastAsia"/>
          <w:lang w:val="en-GB"/>
        </w:rPr>
        <w:t>Enhances security by encrypting server drives.</w:t>
      </w:r>
    </w:p>
    <w:p w14:paraId="409B0A73" w14:textId="77777777" w:rsidR="00212839" w:rsidRDefault="00212839" w:rsidP="00212839">
      <w:pPr>
        <w:pStyle w:val="NormalWeb"/>
        <w:rPr>
          <w:rFonts w:eastAsiaTheme="majorEastAsia"/>
        </w:rPr>
      </w:pPr>
    </w:p>
    <w:p w14:paraId="10CEAB46" w14:textId="77777777" w:rsidR="00212839" w:rsidRDefault="00212839" w:rsidP="00212839">
      <w:pPr>
        <w:pStyle w:val="NormalWeb"/>
        <w:rPr>
          <w:rFonts w:eastAsiaTheme="majorEastAsia"/>
        </w:rPr>
      </w:pPr>
    </w:p>
    <w:p w14:paraId="40D496B8" w14:textId="77777777" w:rsidR="00212839" w:rsidRDefault="00212839" w:rsidP="00212839">
      <w:pPr>
        <w:pStyle w:val="NormalWeb"/>
        <w:rPr>
          <w:rFonts w:eastAsiaTheme="majorEastAsia"/>
        </w:rPr>
      </w:pPr>
    </w:p>
    <w:p w14:paraId="3B9D37B9" w14:textId="77777777" w:rsidR="00212839" w:rsidRDefault="00212839" w:rsidP="00212839">
      <w:pPr>
        <w:pStyle w:val="NormalWeb"/>
        <w:rPr>
          <w:rFonts w:eastAsiaTheme="majorEastAsia"/>
        </w:rPr>
      </w:pPr>
    </w:p>
    <w:p w14:paraId="65E02898" w14:textId="77777777" w:rsidR="00212839" w:rsidRPr="00895446" w:rsidRDefault="00212839" w:rsidP="00212839">
      <w:pPr>
        <w:pStyle w:val="NormalWeb"/>
        <w:rPr>
          <w:rStyle w:val="Strong"/>
          <w:rFonts w:eastAsiaTheme="majorEastAsia"/>
          <w:b w:val="0"/>
          <w:bCs w:val="0"/>
          <w:lang w:val="en-GB"/>
        </w:rPr>
      </w:pPr>
    </w:p>
    <w:p w14:paraId="43F98A85" w14:textId="11F7A750" w:rsidR="00A81C4A" w:rsidRDefault="00A81C4A" w:rsidP="002E5D0A">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t xml:space="preserve">Discuss Windows Server security principles, focusing on Group Policies. How do Group Policies enhance security and manageability in a Windows Server environment? Provide examples of common security configurations using Group Policies. </w:t>
      </w:r>
    </w:p>
    <w:p w14:paraId="13D29199" w14:textId="77777777" w:rsidR="00212839" w:rsidRDefault="00212839" w:rsidP="00212839">
      <w:pPr>
        <w:pStyle w:val="NormalWeb"/>
        <w:ind w:left="360"/>
        <w:rPr>
          <w:rStyle w:val="Strong"/>
          <w:rFonts w:eastAsiaTheme="majorEastAsia"/>
          <w:b w:val="0"/>
          <w:bCs w:val="0"/>
          <w:color w:val="FF0000"/>
        </w:rPr>
      </w:pPr>
    </w:p>
    <w:p w14:paraId="7697B7FD" w14:textId="303021C5" w:rsidR="00212839" w:rsidRDefault="00212839" w:rsidP="00212839">
      <w:pPr>
        <w:pStyle w:val="NormalWeb"/>
        <w:ind w:left="360"/>
        <w:rPr>
          <w:rStyle w:val="Strong"/>
          <w:rFonts w:eastAsiaTheme="majorEastAsia"/>
          <w:b w:val="0"/>
          <w:bCs w:val="0"/>
          <w:color w:val="FF0000"/>
        </w:rPr>
      </w:pPr>
      <w:r w:rsidRPr="00A94AF5">
        <w:rPr>
          <w:rFonts w:eastAsiaTheme="majorEastAsia"/>
          <w:b/>
          <w:bCs/>
          <w:lang w:val="en-GB"/>
        </w:rPr>
        <w:t>Answer</w:t>
      </w:r>
      <w:r>
        <w:rPr>
          <w:rFonts w:eastAsiaTheme="majorEastAsia"/>
          <w:b/>
          <w:bCs/>
          <w:lang w:val="en-GB"/>
        </w:rPr>
        <w:t>:</w:t>
      </w:r>
    </w:p>
    <w:p w14:paraId="3A479AD6" w14:textId="77777777" w:rsidR="00895446" w:rsidRPr="00895446" w:rsidRDefault="00895446" w:rsidP="00895446">
      <w:pPr>
        <w:pStyle w:val="NormalWeb"/>
        <w:ind w:left="720"/>
        <w:rPr>
          <w:rFonts w:eastAsiaTheme="majorEastAsia"/>
          <w:b/>
          <w:bCs/>
          <w:lang w:val="en-GB"/>
        </w:rPr>
      </w:pPr>
      <w:r w:rsidRPr="00895446">
        <w:rPr>
          <w:rFonts w:eastAsiaTheme="majorEastAsia"/>
          <w:b/>
          <w:bCs/>
          <w:lang w:val="en-GB"/>
        </w:rPr>
        <w:t>Windows Server Security Principles:</w:t>
      </w:r>
    </w:p>
    <w:p w14:paraId="680BD483" w14:textId="77777777" w:rsidR="00895446" w:rsidRPr="00895446" w:rsidRDefault="00895446" w:rsidP="00B8032A">
      <w:pPr>
        <w:pStyle w:val="NormalWeb"/>
        <w:numPr>
          <w:ilvl w:val="0"/>
          <w:numId w:val="113"/>
        </w:numPr>
        <w:rPr>
          <w:rFonts w:eastAsiaTheme="majorEastAsia"/>
          <w:lang w:val="en-GB"/>
        </w:rPr>
      </w:pPr>
      <w:r w:rsidRPr="00895446">
        <w:rPr>
          <w:rFonts w:eastAsiaTheme="majorEastAsia"/>
          <w:b/>
          <w:bCs/>
          <w:lang w:val="en-GB"/>
        </w:rPr>
        <w:t>Least Privilege:</w:t>
      </w:r>
      <w:r w:rsidRPr="00895446">
        <w:rPr>
          <w:rFonts w:eastAsiaTheme="majorEastAsia"/>
          <w:lang w:val="en-GB"/>
        </w:rPr>
        <w:br/>
        <w:t>Grant users only the permissions they need to perform their tasks.</w:t>
      </w:r>
    </w:p>
    <w:p w14:paraId="28E49E73" w14:textId="77777777" w:rsidR="00895446" w:rsidRPr="00895446" w:rsidRDefault="00895446" w:rsidP="00B8032A">
      <w:pPr>
        <w:pStyle w:val="NormalWeb"/>
        <w:numPr>
          <w:ilvl w:val="0"/>
          <w:numId w:val="113"/>
        </w:numPr>
        <w:rPr>
          <w:rFonts w:eastAsiaTheme="majorEastAsia"/>
          <w:lang w:val="en-GB"/>
        </w:rPr>
      </w:pPr>
      <w:proofErr w:type="spellStart"/>
      <w:r w:rsidRPr="00895446">
        <w:rPr>
          <w:rFonts w:eastAsiaTheme="majorEastAsia"/>
          <w:b/>
          <w:bCs/>
          <w:lang w:val="en-GB"/>
        </w:rPr>
        <w:t>Defense</w:t>
      </w:r>
      <w:proofErr w:type="spellEnd"/>
      <w:r w:rsidRPr="00895446">
        <w:rPr>
          <w:rFonts w:eastAsiaTheme="majorEastAsia"/>
          <w:b/>
          <w:bCs/>
          <w:lang w:val="en-GB"/>
        </w:rPr>
        <w:t xml:space="preserve"> in Depth:</w:t>
      </w:r>
      <w:r w:rsidRPr="00895446">
        <w:rPr>
          <w:rFonts w:eastAsiaTheme="majorEastAsia"/>
          <w:lang w:val="en-GB"/>
        </w:rPr>
        <w:br/>
        <w:t>Implement multiple layers of security (e.g., firewall, encryption, user access control).</w:t>
      </w:r>
    </w:p>
    <w:p w14:paraId="659F7B17" w14:textId="77777777" w:rsidR="00895446" w:rsidRPr="00895446" w:rsidRDefault="00895446" w:rsidP="00B8032A">
      <w:pPr>
        <w:pStyle w:val="NormalWeb"/>
        <w:numPr>
          <w:ilvl w:val="0"/>
          <w:numId w:val="113"/>
        </w:numPr>
        <w:rPr>
          <w:rFonts w:eastAsiaTheme="majorEastAsia"/>
          <w:lang w:val="en-GB"/>
        </w:rPr>
      </w:pPr>
      <w:r w:rsidRPr="00895446">
        <w:rPr>
          <w:rFonts w:eastAsiaTheme="majorEastAsia"/>
          <w:b/>
          <w:bCs/>
          <w:lang w:val="en-GB"/>
        </w:rPr>
        <w:t>Authentication and Authorization:</w:t>
      </w:r>
      <w:r w:rsidRPr="00895446">
        <w:rPr>
          <w:rFonts w:eastAsiaTheme="majorEastAsia"/>
          <w:lang w:val="en-GB"/>
        </w:rPr>
        <w:br/>
        <w:t>Ensure users are who they claim to be (authentication) and have proper access rights (authorization).</w:t>
      </w:r>
    </w:p>
    <w:p w14:paraId="32420EFA" w14:textId="77777777" w:rsidR="00895446" w:rsidRPr="00895446" w:rsidRDefault="00895446" w:rsidP="00B8032A">
      <w:pPr>
        <w:pStyle w:val="NormalWeb"/>
        <w:numPr>
          <w:ilvl w:val="0"/>
          <w:numId w:val="113"/>
        </w:numPr>
        <w:rPr>
          <w:rFonts w:eastAsiaTheme="majorEastAsia"/>
          <w:lang w:val="en-GB"/>
        </w:rPr>
      </w:pPr>
      <w:r w:rsidRPr="00895446">
        <w:rPr>
          <w:rFonts w:eastAsiaTheme="majorEastAsia"/>
          <w:b/>
          <w:bCs/>
          <w:lang w:val="en-GB"/>
        </w:rPr>
        <w:t>Auditing and Monitoring:</w:t>
      </w:r>
      <w:r w:rsidRPr="00895446">
        <w:rPr>
          <w:rFonts w:eastAsiaTheme="majorEastAsia"/>
          <w:lang w:val="en-GB"/>
        </w:rPr>
        <w:br/>
        <w:t>Log and review events to detect unauthorized activities or potential breaches.</w:t>
      </w:r>
    </w:p>
    <w:p w14:paraId="2B455CB2" w14:textId="77777777" w:rsidR="00895446" w:rsidRPr="00895446" w:rsidRDefault="00895446" w:rsidP="00B8032A">
      <w:pPr>
        <w:pStyle w:val="NormalWeb"/>
        <w:numPr>
          <w:ilvl w:val="0"/>
          <w:numId w:val="113"/>
        </w:numPr>
        <w:rPr>
          <w:rFonts w:eastAsiaTheme="majorEastAsia"/>
          <w:lang w:val="en-GB"/>
        </w:rPr>
      </w:pPr>
      <w:r w:rsidRPr="00895446">
        <w:rPr>
          <w:rFonts w:eastAsiaTheme="majorEastAsia"/>
          <w:b/>
          <w:bCs/>
          <w:lang w:val="en-GB"/>
        </w:rPr>
        <w:t>Patch and Update Management:</w:t>
      </w:r>
      <w:r w:rsidRPr="00895446">
        <w:rPr>
          <w:rFonts w:eastAsiaTheme="majorEastAsia"/>
          <w:lang w:val="en-GB"/>
        </w:rPr>
        <w:br/>
        <w:t>Keep the system updated to protect against known vulnerabilities.</w:t>
      </w:r>
    </w:p>
    <w:p w14:paraId="1F01E445" w14:textId="77777777" w:rsidR="00895446" w:rsidRPr="00895446" w:rsidRDefault="00000000" w:rsidP="00895446">
      <w:pPr>
        <w:pStyle w:val="NormalWeb"/>
        <w:ind w:left="720"/>
        <w:rPr>
          <w:rFonts w:eastAsiaTheme="majorEastAsia"/>
          <w:lang w:val="en-GB"/>
        </w:rPr>
      </w:pPr>
      <w:r>
        <w:rPr>
          <w:rFonts w:eastAsiaTheme="majorEastAsia"/>
          <w:lang w:val="en-GB"/>
        </w:rPr>
        <w:pict w14:anchorId="0D96CE4D">
          <v:rect id="_x0000_i1065" style="width:0;height:1.5pt" o:hralign="center" o:hrstd="t" o:hr="t" fillcolor="#a0a0a0" stroked="f"/>
        </w:pict>
      </w:r>
    </w:p>
    <w:p w14:paraId="269EE91C" w14:textId="77777777" w:rsidR="00895446" w:rsidRPr="00895446" w:rsidRDefault="00895446" w:rsidP="00895446">
      <w:pPr>
        <w:pStyle w:val="NormalWeb"/>
        <w:ind w:left="720"/>
        <w:rPr>
          <w:rFonts w:eastAsiaTheme="majorEastAsia"/>
          <w:b/>
          <w:bCs/>
          <w:lang w:val="en-GB"/>
        </w:rPr>
      </w:pPr>
      <w:r w:rsidRPr="00895446">
        <w:rPr>
          <w:rFonts w:eastAsiaTheme="majorEastAsia"/>
          <w:b/>
          <w:bCs/>
          <w:lang w:val="en-GB"/>
        </w:rPr>
        <w:t>What is Group Policy?</w:t>
      </w:r>
    </w:p>
    <w:p w14:paraId="396199EF" w14:textId="77777777" w:rsidR="00895446" w:rsidRPr="00895446" w:rsidRDefault="00895446" w:rsidP="00895446">
      <w:pPr>
        <w:pStyle w:val="NormalWeb"/>
        <w:ind w:left="720"/>
        <w:rPr>
          <w:rFonts w:eastAsiaTheme="majorEastAsia"/>
          <w:lang w:val="en-GB"/>
        </w:rPr>
      </w:pPr>
      <w:r w:rsidRPr="00895446">
        <w:rPr>
          <w:rFonts w:eastAsiaTheme="majorEastAsia"/>
          <w:b/>
          <w:bCs/>
          <w:lang w:val="en-GB"/>
        </w:rPr>
        <w:t>Group Policy</w:t>
      </w:r>
      <w:r w:rsidRPr="00895446">
        <w:rPr>
          <w:rFonts w:eastAsiaTheme="majorEastAsia"/>
          <w:lang w:val="en-GB"/>
        </w:rPr>
        <w:t xml:space="preserve"> is a Windows Server feature used to centrally manage and configure operating systems, applications, and user settings in an Active Directory environment.</w:t>
      </w:r>
    </w:p>
    <w:p w14:paraId="705B3997" w14:textId="77777777" w:rsidR="00895446" w:rsidRPr="00895446" w:rsidRDefault="00895446" w:rsidP="00895446">
      <w:pPr>
        <w:pStyle w:val="NormalWeb"/>
        <w:ind w:left="720"/>
        <w:rPr>
          <w:rFonts w:eastAsiaTheme="majorEastAsia"/>
          <w:lang w:val="en-GB"/>
        </w:rPr>
      </w:pPr>
      <w:r w:rsidRPr="00895446">
        <w:rPr>
          <w:rFonts w:eastAsiaTheme="majorEastAsia"/>
          <w:lang w:val="en-GB"/>
        </w:rPr>
        <w:t xml:space="preserve">Group Policies are enforced through </w:t>
      </w:r>
      <w:r w:rsidRPr="00895446">
        <w:rPr>
          <w:rFonts w:eastAsiaTheme="majorEastAsia"/>
          <w:b/>
          <w:bCs/>
          <w:lang w:val="en-GB"/>
        </w:rPr>
        <w:t>Group Policy Objects (GPOs)</w:t>
      </w:r>
      <w:r w:rsidRPr="00895446">
        <w:rPr>
          <w:rFonts w:eastAsiaTheme="majorEastAsia"/>
          <w:lang w:val="en-GB"/>
        </w:rPr>
        <w:t xml:space="preserve"> and can be applied to users or computers based on their position in the Active Directory hierarchy (site, domain, or organizational unit).</w:t>
      </w:r>
    </w:p>
    <w:p w14:paraId="76BD58E7" w14:textId="77777777" w:rsidR="00895446" w:rsidRPr="00895446" w:rsidRDefault="00000000" w:rsidP="00895446">
      <w:pPr>
        <w:pStyle w:val="NormalWeb"/>
        <w:ind w:left="720"/>
        <w:rPr>
          <w:rFonts w:eastAsiaTheme="majorEastAsia"/>
          <w:lang w:val="en-GB"/>
        </w:rPr>
      </w:pPr>
      <w:r>
        <w:rPr>
          <w:rFonts w:eastAsiaTheme="majorEastAsia"/>
          <w:lang w:val="en-GB"/>
        </w:rPr>
        <w:pict w14:anchorId="6D752AF9">
          <v:rect id="_x0000_i1066" style="width:0;height:1.5pt" o:hralign="center" o:hrstd="t" o:hr="t" fillcolor="#a0a0a0" stroked="f"/>
        </w:pict>
      </w:r>
    </w:p>
    <w:p w14:paraId="59088A48" w14:textId="77777777" w:rsidR="00895446" w:rsidRPr="00895446" w:rsidRDefault="00895446" w:rsidP="00895446">
      <w:pPr>
        <w:pStyle w:val="NormalWeb"/>
        <w:ind w:left="720"/>
        <w:rPr>
          <w:rFonts w:eastAsiaTheme="majorEastAsia"/>
          <w:b/>
          <w:bCs/>
          <w:lang w:val="en-GB"/>
        </w:rPr>
      </w:pPr>
      <w:r w:rsidRPr="00895446">
        <w:rPr>
          <w:rFonts w:eastAsiaTheme="majorEastAsia"/>
          <w:b/>
          <w:bCs/>
          <w:lang w:val="en-GB"/>
        </w:rPr>
        <w:t>How Group Policies Enhance Security and Manageability:</w:t>
      </w:r>
    </w:p>
    <w:p w14:paraId="37ADC971" w14:textId="77777777" w:rsidR="00895446" w:rsidRPr="00895446" w:rsidRDefault="00895446" w:rsidP="00B8032A">
      <w:pPr>
        <w:pStyle w:val="NormalWeb"/>
        <w:numPr>
          <w:ilvl w:val="0"/>
          <w:numId w:val="114"/>
        </w:numPr>
        <w:rPr>
          <w:rFonts w:eastAsiaTheme="majorEastAsia"/>
          <w:lang w:val="en-GB"/>
        </w:rPr>
      </w:pPr>
      <w:r w:rsidRPr="00895446">
        <w:rPr>
          <w:rFonts w:eastAsiaTheme="majorEastAsia"/>
          <w:b/>
          <w:bCs/>
          <w:lang w:val="en-GB"/>
        </w:rPr>
        <w:t>Centralized Control:</w:t>
      </w:r>
      <w:r w:rsidRPr="00895446">
        <w:rPr>
          <w:rFonts w:eastAsiaTheme="majorEastAsia"/>
          <w:lang w:val="en-GB"/>
        </w:rPr>
        <w:br/>
        <w:t>Administrators can apply consistent security settings to all users and devices from a single location.</w:t>
      </w:r>
    </w:p>
    <w:p w14:paraId="2115D35D" w14:textId="77777777" w:rsidR="00895446" w:rsidRPr="00895446" w:rsidRDefault="00895446" w:rsidP="00B8032A">
      <w:pPr>
        <w:pStyle w:val="NormalWeb"/>
        <w:numPr>
          <w:ilvl w:val="0"/>
          <w:numId w:val="114"/>
        </w:numPr>
        <w:rPr>
          <w:rFonts w:eastAsiaTheme="majorEastAsia"/>
          <w:lang w:val="en-GB"/>
        </w:rPr>
      </w:pPr>
      <w:r w:rsidRPr="00895446">
        <w:rPr>
          <w:rFonts w:eastAsiaTheme="majorEastAsia"/>
          <w:b/>
          <w:bCs/>
          <w:lang w:val="en-GB"/>
        </w:rPr>
        <w:t>Standardization:</w:t>
      </w:r>
      <w:r w:rsidRPr="00895446">
        <w:rPr>
          <w:rFonts w:eastAsiaTheme="majorEastAsia"/>
          <w:lang w:val="en-GB"/>
        </w:rPr>
        <w:br/>
        <w:t>Ensures all systems follow uniform configurations and security policies.</w:t>
      </w:r>
    </w:p>
    <w:p w14:paraId="5D5A4C0F" w14:textId="77777777" w:rsidR="00895446" w:rsidRPr="00895446" w:rsidRDefault="00895446" w:rsidP="00B8032A">
      <w:pPr>
        <w:pStyle w:val="NormalWeb"/>
        <w:numPr>
          <w:ilvl w:val="0"/>
          <w:numId w:val="114"/>
        </w:numPr>
        <w:rPr>
          <w:rFonts w:eastAsiaTheme="majorEastAsia"/>
          <w:lang w:val="en-GB"/>
        </w:rPr>
      </w:pPr>
      <w:r w:rsidRPr="00895446">
        <w:rPr>
          <w:rFonts w:eastAsiaTheme="majorEastAsia"/>
          <w:b/>
          <w:bCs/>
          <w:lang w:val="en-GB"/>
        </w:rPr>
        <w:lastRenderedPageBreak/>
        <w:t>Automatic Policy Enforcement:</w:t>
      </w:r>
      <w:r w:rsidRPr="00895446">
        <w:rPr>
          <w:rFonts w:eastAsiaTheme="majorEastAsia"/>
          <w:lang w:val="en-GB"/>
        </w:rPr>
        <w:br/>
        <w:t>Policies are applied automatically during login or system refresh, reducing human error.</w:t>
      </w:r>
    </w:p>
    <w:p w14:paraId="6C24BAE8" w14:textId="77777777" w:rsidR="00895446" w:rsidRPr="00895446" w:rsidRDefault="00895446" w:rsidP="00B8032A">
      <w:pPr>
        <w:pStyle w:val="NormalWeb"/>
        <w:numPr>
          <w:ilvl w:val="0"/>
          <w:numId w:val="114"/>
        </w:numPr>
        <w:rPr>
          <w:rFonts w:eastAsiaTheme="majorEastAsia"/>
          <w:lang w:val="en-GB"/>
        </w:rPr>
      </w:pPr>
      <w:r w:rsidRPr="00895446">
        <w:rPr>
          <w:rFonts w:eastAsiaTheme="majorEastAsia"/>
          <w:b/>
          <w:bCs/>
          <w:lang w:val="en-GB"/>
        </w:rPr>
        <w:t>Time-Saving:</w:t>
      </w:r>
      <w:r w:rsidRPr="00895446">
        <w:rPr>
          <w:rFonts w:eastAsiaTheme="majorEastAsia"/>
          <w:lang w:val="en-GB"/>
        </w:rPr>
        <w:br/>
        <w:t>Eliminates the need to manually configure each system.</w:t>
      </w:r>
    </w:p>
    <w:p w14:paraId="58233FDB" w14:textId="77777777" w:rsidR="00895446" w:rsidRPr="00895446" w:rsidRDefault="00895446" w:rsidP="00B8032A">
      <w:pPr>
        <w:pStyle w:val="NormalWeb"/>
        <w:numPr>
          <w:ilvl w:val="0"/>
          <w:numId w:val="114"/>
        </w:numPr>
        <w:rPr>
          <w:rFonts w:eastAsiaTheme="majorEastAsia"/>
          <w:lang w:val="en-GB"/>
        </w:rPr>
      </w:pPr>
      <w:r w:rsidRPr="00895446">
        <w:rPr>
          <w:rFonts w:eastAsiaTheme="majorEastAsia"/>
          <w:b/>
          <w:bCs/>
          <w:lang w:val="en-GB"/>
        </w:rPr>
        <w:t>Compliance and Auditing:</w:t>
      </w:r>
      <w:r w:rsidRPr="00895446">
        <w:rPr>
          <w:rFonts w:eastAsiaTheme="majorEastAsia"/>
          <w:lang w:val="en-GB"/>
        </w:rPr>
        <w:br/>
        <w:t>Helps maintain compliance with organizational or regulatory standards.</w:t>
      </w:r>
    </w:p>
    <w:p w14:paraId="5B558BD9" w14:textId="77777777" w:rsidR="00895446" w:rsidRPr="00895446" w:rsidRDefault="00000000" w:rsidP="00895446">
      <w:pPr>
        <w:pStyle w:val="NormalWeb"/>
        <w:ind w:left="720"/>
        <w:rPr>
          <w:rFonts w:eastAsiaTheme="majorEastAsia"/>
          <w:lang w:val="en-GB"/>
        </w:rPr>
      </w:pPr>
      <w:r>
        <w:rPr>
          <w:rFonts w:eastAsiaTheme="majorEastAsia"/>
          <w:lang w:val="en-GB"/>
        </w:rPr>
        <w:pict w14:anchorId="42FE8BD7">
          <v:rect id="_x0000_i1067" style="width:0;height:1.5pt" o:hralign="center" o:hrstd="t" o:hr="t" fillcolor="#a0a0a0" stroked="f"/>
        </w:pict>
      </w:r>
    </w:p>
    <w:p w14:paraId="7BE2F51F" w14:textId="77777777" w:rsidR="00895446" w:rsidRPr="00895446" w:rsidRDefault="00895446" w:rsidP="00895446">
      <w:pPr>
        <w:pStyle w:val="NormalWeb"/>
        <w:ind w:left="720"/>
        <w:rPr>
          <w:rFonts w:eastAsiaTheme="majorEastAsia"/>
          <w:b/>
          <w:bCs/>
          <w:lang w:val="en-GB"/>
        </w:rPr>
      </w:pPr>
      <w:r w:rsidRPr="00895446">
        <w:rPr>
          <w:rFonts w:eastAsiaTheme="majorEastAsia"/>
          <w:b/>
          <w:bCs/>
          <w:lang w:val="en-GB"/>
        </w:rPr>
        <w:t>Examples of Common Security Configurations Using Group Policies:</w:t>
      </w:r>
    </w:p>
    <w:p w14:paraId="4CE298AD" w14:textId="77777777" w:rsidR="00895446" w:rsidRPr="00895446" w:rsidRDefault="00895446" w:rsidP="00B8032A">
      <w:pPr>
        <w:pStyle w:val="NormalWeb"/>
        <w:numPr>
          <w:ilvl w:val="0"/>
          <w:numId w:val="115"/>
        </w:numPr>
        <w:rPr>
          <w:rFonts w:eastAsiaTheme="majorEastAsia"/>
          <w:lang w:val="en-GB"/>
        </w:rPr>
      </w:pPr>
      <w:r w:rsidRPr="00895446">
        <w:rPr>
          <w:rFonts w:eastAsiaTheme="majorEastAsia"/>
          <w:b/>
          <w:bCs/>
          <w:lang w:val="en-GB"/>
        </w:rPr>
        <w:t>Password Policy:</w:t>
      </w:r>
    </w:p>
    <w:p w14:paraId="2C080CC6" w14:textId="77777777" w:rsidR="00895446" w:rsidRPr="00895446" w:rsidRDefault="00895446" w:rsidP="00B8032A">
      <w:pPr>
        <w:pStyle w:val="NormalWeb"/>
        <w:numPr>
          <w:ilvl w:val="1"/>
          <w:numId w:val="115"/>
        </w:numPr>
        <w:rPr>
          <w:rFonts w:eastAsiaTheme="majorEastAsia"/>
          <w:lang w:val="en-GB"/>
        </w:rPr>
      </w:pPr>
      <w:r w:rsidRPr="00895446">
        <w:rPr>
          <w:rFonts w:eastAsiaTheme="majorEastAsia"/>
          <w:lang w:val="en-GB"/>
        </w:rPr>
        <w:t>Enforce minimum password length and complexity.</w:t>
      </w:r>
    </w:p>
    <w:p w14:paraId="4BDEDF4C" w14:textId="77777777" w:rsidR="00B8032A" w:rsidRPr="00B8032A" w:rsidRDefault="00895446" w:rsidP="00B8032A">
      <w:pPr>
        <w:pStyle w:val="NormalWeb"/>
        <w:numPr>
          <w:ilvl w:val="1"/>
          <w:numId w:val="115"/>
        </w:numPr>
        <w:rPr>
          <w:rFonts w:eastAsiaTheme="majorEastAsia"/>
          <w:lang w:val="en-GB"/>
        </w:rPr>
      </w:pPr>
      <w:r w:rsidRPr="00895446">
        <w:rPr>
          <w:rFonts w:eastAsiaTheme="majorEastAsia"/>
          <w:lang w:val="en-GB"/>
        </w:rPr>
        <w:t>Example:</w:t>
      </w:r>
    </w:p>
    <w:p w14:paraId="567235C1" w14:textId="77777777" w:rsidR="00895446" w:rsidRPr="00895446" w:rsidRDefault="00895446" w:rsidP="00B8032A">
      <w:pPr>
        <w:pStyle w:val="NormalWeb"/>
        <w:ind w:left="1440"/>
        <w:rPr>
          <w:rFonts w:eastAsiaTheme="majorEastAsia"/>
          <w:lang w:val="en-GB"/>
        </w:rPr>
      </w:pPr>
      <w:r w:rsidRPr="00895446">
        <w:rPr>
          <w:rFonts w:eastAsiaTheme="majorEastAsia"/>
          <w:lang w:val="en-GB"/>
        </w:rPr>
        <w:t>Enforce password history: 10 passwords remembered</w:t>
      </w:r>
    </w:p>
    <w:p w14:paraId="7685205A" w14:textId="77777777" w:rsidR="00895446" w:rsidRPr="00895446" w:rsidRDefault="00895446" w:rsidP="00B8032A">
      <w:pPr>
        <w:pStyle w:val="NormalWeb"/>
        <w:ind w:left="720" w:firstLine="720"/>
        <w:rPr>
          <w:rFonts w:eastAsiaTheme="majorEastAsia"/>
          <w:lang w:val="en-GB"/>
        </w:rPr>
      </w:pPr>
      <w:r w:rsidRPr="00895446">
        <w:rPr>
          <w:rFonts w:eastAsiaTheme="majorEastAsia"/>
          <w:lang w:val="en-GB"/>
        </w:rPr>
        <w:t>Minimum password length: 8 characters</w:t>
      </w:r>
    </w:p>
    <w:p w14:paraId="6C370478" w14:textId="77777777" w:rsidR="00895446" w:rsidRPr="00895446" w:rsidRDefault="00895446" w:rsidP="00B8032A">
      <w:pPr>
        <w:pStyle w:val="NormalWeb"/>
        <w:numPr>
          <w:ilvl w:val="0"/>
          <w:numId w:val="115"/>
        </w:numPr>
        <w:rPr>
          <w:rFonts w:eastAsiaTheme="majorEastAsia"/>
          <w:lang w:val="en-GB"/>
        </w:rPr>
      </w:pPr>
      <w:r w:rsidRPr="00895446">
        <w:rPr>
          <w:rFonts w:eastAsiaTheme="majorEastAsia"/>
          <w:b/>
          <w:bCs/>
          <w:lang w:val="en-GB"/>
        </w:rPr>
        <w:t>Account Lockout Policy:</w:t>
      </w:r>
    </w:p>
    <w:p w14:paraId="15B35F77" w14:textId="77777777" w:rsidR="00895446" w:rsidRPr="00895446" w:rsidRDefault="00895446" w:rsidP="00B8032A">
      <w:pPr>
        <w:pStyle w:val="NormalWeb"/>
        <w:numPr>
          <w:ilvl w:val="1"/>
          <w:numId w:val="115"/>
        </w:numPr>
        <w:rPr>
          <w:rFonts w:eastAsiaTheme="majorEastAsia"/>
          <w:lang w:val="en-GB"/>
        </w:rPr>
      </w:pPr>
      <w:r w:rsidRPr="00895446">
        <w:rPr>
          <w:rFonts w:eastAsiaTheme="majorEastAsia"/>
          <w:lang w:val="en-GB"/>
        </w:rPr>
        <w:t>Lock accounts after a certain number of failed login attempts.</w:t>
      </w:r>
    </w:p>
    <w:p w14:paraId="1D62130D" w14:textId="77777777" w:rsidR="00895446" w:rsidRPr="00895446" w:rsidRDefault="00895446" w:rsidP="00B8032A">
      <w:pPr>
        <w:pStyle w:val="NormalWeb"/>
        <w:numPr>
          <w:ilvl w:val="1"/>
          <w:numId w:val="115"/>
        </w:numPr>
        <w:rPr>
          <w:rFonts w:eastAsiaTheme="majorEastAsia"/>
          <w:lang w:val="en-GB"/>
        </w:rPr>
      </w:pPr>
      <w:r w:rsidRPr="00895446">
        <w:rPr>
          <w:rFonts w:eastAsiaTheme="majorEastAsia"/>
          <w:lang w:val="en-GB"/>
        </w:rPr>
        <w:t>Example:</w:t>
      </w:r>
    </w:p>
    <w:p w14:paraId="67A29201" w14:textId="77777777" w:rsidR="00895446" w:rsidRPr="00895446" w:rsidRDefault="00895446" w:rsidP="00B8032A">
      <w:pPr>
        <w:pStyle w:val="NormalWeb"/>
        <w:ind w:left="1440"/>
        <w:rPr>
          <w:rFonts w:eastAsiaTheme="majorEastAsia"/>
          <w:lang w:val="en-GB"/>
        </w:rPr>
      </w:pPr>
      <w:r w:rsidRPr="00895446">
        <w:rPr>
          <w:rFonts w:eastAsiaTheme="majorEastAsia"/>
          <w:lang w:val="en-GB"/>
        </w:rPr>
        <w:t>Account lockout threshold: 5 attempts</w:t>
      </w:r>
    </w:p>
    <w:p w14:paraId="62C822A1" w14:textId="77777777" w:rsidR="00895446" w:rsidRPr="00895446" w:rsidRDefault="00895446" w:rsidP="00B8032A">
      <w:pPr>
        <w:pStyle w:val="NormalWeb"/>
        <w:ind w:left="720" w:firstLine="720"/>
        <w:rPr>
          <w:rFonts w:eastAsiaTheme="majorEastAsia"/>
          <w:lang w:val="en-GB"/>
        </w:rPr>
      </w:pPr>
      <w:r w:rsidRPr="00895446">
        <w:rPr>
          <w:rFonts w:eastAsiaTheme="majorEastAsia"/>
          <w:lang w:val="en-GB"/>
        </w:rPr>
        <w:t>Lockout duration: 15 minutes</w:t>
      </w:r>
    </w:p>
    <w:p w14:paraId="32E55467" w14:textId="77777777" w:rsidR="00895446" w:rsidRPr="00895446" w:rsidRDefault="00895446" w:rsidP="00B8032A">
      <w:pPr>
        <w:pStyle w:val="NormalWeb"/>
        <w:numPr>
          <w:ilvl w:val="0"/>
          <w:numId w:val="115"/>
        </w:numPr>
        <w:rPr>
          <w:rFonts w:eastAsiaTheme="majorEastAsia"/>
          <w:lang w:val="en-GB"/>
        </w:rPr>
      </w:pPr>
      <w:r w:rsidRPr="00895446">
        <w:rPr>
          <w:rFonts w:eastAsiaTheme="majorEastAsia"/>
          <w:b/>
          <w:bCs/>
          <w:lang w:val="en-GB"/>
        </w:rPr>
        <w:t>Disable USB Storage:</w:t>
      </w:r>
    </w:p>
    <w:p w14:paraId="22E3CC0F" w14:textId="77777777" w:rsidR="00895446" w:rsidRPr="00895446" w:rsidRDefault="00895446" w:rsidP="00B8032A">
      <w:pPr>
        <w:pStyle w:val="NormalWeb"/>
        <w:numPr>
          <w:ilvl w:val="1"/>
          <w:numId w:val="115"/>
        </w:numPr>
        <w:rPr>
          <w:rFonts w:eastAsiaTheme="majorEastAsia"/>
          <w:lang w:val="en-GB"/>
        </w:rPr>
      </w:pPr>
      <w:r w:rsidRPr="00895446">
        <w:rPr>
          <w:rFonts w:eastAsiaTheme="majorEastAsia"/>
          <w:lang w:val="en-GB"/>
        </w:rPr>
        <w:t>Prevent users from copying data to external drives.</w:t>
      </w:r>
    </w:p>
    <w:p w14:paraId="181830B8" w14:textId="77777777" w:rsidR="00895446" w:rsidRPr="00895446" w:rsidRDefault="00895446" w:rsidP="00B8032A">
      <w:pPr>
        <w:pStyle w:val="NormalWeb"/>
        <w:numPr>
          <w:ilvl w:val="1"/>
          <w:numId w:val="115"/>
        </w:numPr>
        <w:rPr>
          <w:rFonts w:eastAsiaTheme="majorEastAsia"/>
          <w:lang w:val="en-GB"/>
        </w:rPr>
      </w:pPr>
      <w:r w:rsidRPr="00895446">
        <w:rPr>
          <w:rFonts w:eastAsiaTheme="majorEastAsia"/>
          <w:lang w:val="en-GB"/>
        </w:rPr>
        <w:t>Path: Computer Configuration &gt; Administrative Templates &gt; System &gt; Removable Storage Access</w:t>
      </w:r>
    </w:p>
    <w:p w14:paraId="7311D171" w14:textId="77777777" w:rsidR="00895446" w:rsidRPr="00895446" w:rsidRDefault="00895446" w:rsidP="00B8032A">
      <w:pPr>
        <w:pStyle w:val="NormalWeb"/>
        <w:numPr>
          <w:ilvl w:val="0"/>
          <w:numId w:val="115"/>
        </w:numPr>
        <w:rPr>
          <w:rFonts w:eastAsiaTheme="majorEastAsia"/>
          <w:lang w:val="en-GB"/>
        </w:rPr>
      </w:pPr>
      <w:r w:rsidRPr="00895446">
        <w:rPr>
          <w:rFonts w:eastAsiaTheme="majorEastAsia"/>
          <w:b/>
          <w:bCs/>
          <w:lang w:val="en-GB"/>
        </w:rPr>
        <w:t>Firewall and Defender Settings:</w:t>
      </w:r>
    </w:p>
    <w:p w14:paraId="0D9CCAA6" w14:textId="77777777" w:rsidR="00895446" w:rsidRPr="00895446" w:rsidRDefault="00895446" w:rsidP="00B8032A">
      <w:pPr>
        <w:pStyle w:val="NormalWeb"/>
        <w:numPr>
          <w:ilvl w:val="1"/>
          <w:numId w:val="115"/>
        </w:numPr>
        <w:rPr>
          <w:rFonts w:eastAsiaTheme="majorEastAsia"/>
          <w:lang w:val="en-GB"/>
        </w:rPr>
      </w:pPr>
      <w:r w:rsidRPr="00895446">
        <w:rPr>
          <w:rFonts w:eastAsiaTheme="majorEastAsia"/>
          <w:lang w:val="en-GB"/>
        </w:rPr>
        <w:t>Enforce Windows Firewall rules and enable Windows Defender antivirus.</w:t>
      </w:r>
    </w:p>
    <w:p w14:paraId="5316F9AD" w14:textId="77777777" w:rsidR="00895446" w:rsidRPr="00895446" w:rsidRDefault="00895446" w:rsidP="00B8032A">
      <w:pPr>
        <w:pStyle w:val="NormalWeb"/>
        <w:numPr>
          <w:ilvl w:val="0"/>
          <w:numId w:val="115"/>
        </w:numPr>
        <w:rPr>
          <w:rFonts w:eastAsiaTheme="majorEastAsia"/>
          <w:lang w:val="en-GB"/>
        </w:rPr>
      </w:pPr>
      <w:r w:rsidRPr="00895446">
        <w:rPr>
          <w:rFonts w:eastAsiaTheme="majorEastAsia"/>
          <w:b/>
          <w:bCs/>
          <w:lang w:val="en-GB"/>
        </w:rPr>
        <w:t>Software Restriction Policies:</w:t>
      </w:r>
    </w:p>
    <w:p w14:paraId="3375449B" w14:textId="77777777" w:rsidR="00895446" w:rsidRPr="00895446" w:rsidRDefault="00895446" w:rsidP="00B8032A">
      <w:pPr>
        <w:pStyle w:val="NormalWeb"/>
        <w:numPr>
          <w:ilvl w:val="1"/>
          <w:numId w:val="115"/>
        </w:numPr>
        <w:rPr>
          <w:rFonts w:eastAsiaTheme="majorEastAsia"/>
          <w:lang w:val="en-GB"/>
        </w:rPr>
      </w:pPr>
      <w:r w:rsidRPr="00895446">
        <w:rPr>
          <w:rFonts w:eastAsiaTheme="majorEastAsia"/>
          <w:lang w:val="en-GB"/>
        </w:rPr>
        <w:t>Block the execution of unauthorized or harmful software.</w:t>
      </w:r>
    </w:p>
    <w:p w14:paraId="34D5B138" w14:textId="77777777" w:rsidR="00895446" w:rsidRPr="00895446" w:rsidRDefault="00895446" w:rsidP="00B8032A">
      <w:pPr>
        <w:pStyle w:val="NormalWeb"/>
        <w:numPr>
          <w:ilvl w:val="0"/>
          <w:numId w:val="115"/>
        </w:numPr>
        <w:rPr>
          <w:rFonts w:eastAsiaTheme="majorEastAsia"/>
          <w:lang w:val="en-GB"/>
        </w:rPr>
      </w:pPr>
      <w:r w:rsidRPr="00895446">
        <w:rPr>
          <w:rFonts w:eastAsiaTheme="majorEastAsia"/>
          <w:b/>
          <w:bCs/>
          <w:lang w:val="en-GB"/>
        </w:rPr>
        <w:t>User Rights Assignment:</w:t>
      </w:r>
    </w:p>
    <w:p w14:paraId="04FC930E" w14:textId="77777777" w:rsidR="00895446" w:rsidRPr="00895446" w:rsidRDefault="00895446" w:rsidP="00B8032A">
      <w:pPr>
        <w:pStyle w:val="NormalWeb"/>
        <w:numPr>
          <w:ilvl w:val="1"/>
          <w:numId w:val="115"/>
        </w:numPr>
        <w:rPr>
          <w:rFonts w:eastAsiaTheme="majorEastAsia"/>
          <w:lang w:val="en-GB"/>
        </w:rPr>
      </w:pPr>
      <w:r w:rsidRPr="00895446">
        <w:rPr>
          <w:rFonts w:eastAsiaTheme="majorEastAsia"/>
          <w:lang w:val="en-GB"/>
        </w:rPr>
        <w:t>Control who can log in locally, access via RDP, shut down the system, etc.</w:t>
      </w:r>
    </w:p>
    <w:p w14:paraId="68A22E2A" w14:textId="77777777" w:rsidR="00895446" w:rsidRPr="00895446" w:rsidRDefault="00895446" w:rsidP="00B8032A">
      <w:pPr>
        <w:pStyle w:val="NormalWeb"/>
        <w:numPr>
          <w:ilvl w:val="0"/>
          <w:numId w:val="115"/>
        </w:numPr>
        <w:rPr>
          <w:rFonts w:eastAsiaTheme="majorEastAsia"/>
          <w:lang w:val="en-GB"/>
        </w:rPr>
      </w:pPr>
      <w:r w:rsidRPr="00895446">
        <w:rPr>
          <w:rFonts w:eastAsiaTheme="majorEastAsia"/>
          <w:b/>
          <w:bCs/>
          <w:lang w:val="en-GB"/>
        </w:rPr>
        <w:t>Automatic Updates Configuration:</w:t>
      </w:r>
    </w:p>
    <w:p w14:paraId="30D1F64C" w14:textId="77777777" w:rsidR="00895446" w:rsidRPr="00895446" w:rsidRDefault="00895446" w:rsidP="00B8032A">
      <w:pPr>
        <w:pStyle w:val="NormalWeb"/>
        <w:numPr>
          <w:ilvl w:val="1"/>
          <w:numId w:val="115"/>
        </w:numPr>
        <w:rPr>
          <w:rFonts w:eastAsiaTheme="majorEastAsia"/>
          <w:lang w:val="en-GB"/>
        </w:rPr>
      </w:pPr>
      <w:r w:rsidRPr="00895446">
        <w:rPr>
          <w:rFonts w:eastAsiaTheme="majorEastAsia"/>
          <w:lang w:val="en-GB"/>
        </w:rPr>
        <w:t>Schedule updates and reboots to avoid disruption during work hours.</w:t>
      </w:r>
    </w:p>
    <w:p w14:paraId="2B4330EB" w14:textId="77777777" w:rsidR="00895446" w:rsidRDefault="00895446" w:rsidP="00895446">
      <w:pPr>
        <w:pStyle w:val="NormalWeb"/>
        <w:ind w:left="720"/>
        <w:rPr>
          <w:rStyle w:val="Strong"/>
          <w:rFonts w:eastAsiaTheme="majorEastAsia"/>
          <w:b w:val="0"/>
          <w:bCs w:val="0"/>
          <w:lang w:val="en-GB"/>
        </w:rPr>
      </w:pPr>
    </w:p>
    <w:p w14:paraId="583FF50A" w14:textId="77777777" w:rsidR="00B8032A" w:rsidRDefault="00B8032A" w:rsidP="00895446">
      <w:pPr>
        <w:pStyle w:val="NormalWeb"/>
        <w:ind w:left="720"/>
        <w:rPr>
          <w:rStyle w:val="Strong"/>
          <w:rFonts w:eastAsiaTheme="majorEastAsia"/>
          <w:b w:val="0"/>
          <w:bCs w:val="0"/>
          <w:lang w:val="en-GB"/>
        </w:rPr>
      </w:pPr>
    </w:p>
    <w:p w14:paraId="0298B08F" w14:textId="77777777" w:rsidR="00B8032A" w:rsidRDefault="00B8032A" w:rsidP="00895446">
      <w:pPr>
        <w:pStyle w:val="NormalWeb"/>
        <w:ind w:left="720"/>
        <w:rPr>
          <w:rStyle w:val="Strong"/>
          <w:rFonts w:eastAsiaTheme="majorEastAsia"/>
          <w:b w:val="0"/>
          <w:bCs w:val="0"/>
          <w:lang w:val="en-GB"/>
        </w:rPr>
      </w:pPr>
    </w:p>
    <w:p w14:paraId="3F1549B9" w14:textId="77777777" w:rsidR="00BA73BC" w:rsidRDefault="00BA73BC" w:rsidP="00895446">
      <w:pPr>
        <w:pStyle w:val="NormalWeb"/>
        <w:ind w:left="720"/>
        <w:rPr>
          <w:rStyle w:val="Strong"/>
          <w:rFonts w:eastAsiaTheme="majorEastAsia"/>
          <w:b w:val="0"/>
          <w:bCs w:val="0"/>
          <w:lang w:val="en-GB"/>
        </w:rPr>
      </w:pPr>
    </w:p>
    <w:p w14:paraId="2C450544" w14:textId="77777777" w:rsidR="00BA73BC" w:rsidRPr="00895446" w:rsidRDefault="00BA73BC" w:rsidP="00212839">
      <w:pPr>
        <w:pStyle w:val="NormalWeb"/>
        <w:rPr>
          <w:rStyle w:val="Strong"/>
          <w:rFonts w:eastAsiaTheme="majorEastAsia"/>
          <w:b w:val="0"/>
          <w:bCs w:val="0"/>
          <w:lang w:val="en-GB"/>
        </w:rPr>
      </w:pPr>
    </w:p>
    <w:p w14:paraId="3C36D426" w14:textId="59F349D7" w:rsidR="008F2F0C" w:rsidRDefault="008F2F0C" w:rsidP="002E5D0A">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t xml:space="preserve">Explain the roles and functions of TCP/IP, DNS, and DHCP protocols in computer networking. How do these protocols work together to enable communication within a network? </w:t>
      </w:r>
    </w:p>
    <w:p w14:paraId="3466DEA4" w14:textId="3BD06119" w:rsidR="00A90F05" w:rsidRDefault="00A90F05" w:rsidP="00A90F05">
      <w:pPr>
        <w:pStyle w:val="NormalWeb"/>
        <w:rPr>
          <w:rStyle w:val="Strong"/>
          <w:rFonts w:eastAsiaTheme="majorEastAsia"/>
          <w:b w:val="0"/>
          <w:bCs w:val="0"/>
          <w:color w:val="FF0000"/>
        </w:rPr>
      </w:pPr>
      <w:r w:rsidRPr="00A94AF5">
        <w:rPr>
          <w:rFonts w:eastAsiaTheme="majorEastAsia"/>
          <w:b/>
          <w:bCs/>
          <w:lang w:val="en-GB"/>
        </w:rPr>
        <w:t>Answer</w:t>
      </w:r>
      <w:r>
        <w:rPr>
          <w:rFonts w:eastAsiaTheme="majorEastAsia"/>
          <w:b/>
          <w:bCs/>
          <w:lang w:val="en-GB"/>
        </w:rPr>
        <w:t>:</w:t>
      </w:r>
    </w:p>
    <w:p w14:paraId="68C50E2C" w14:textId="77777777" w:rsidR="005B4C7E" w:rsidRPr="005B4C7E" w:rsidRDefault="005B4C7E" w:rsidP="005B4C7E">
      <w:pPr>
        <w:pStyle w:val="NormalWeb"/>
        <w:rPr>
          <w:rFonts w:eastAsiaTheme="majorEastAsia"/>
          <w:b/>
          <w:bCs/>
          <w:lang w:val="en-GB"/>
        </w:rPr>
      </w:pPr>
      <w:r w:rsidRPr="005B4C7E">
        <w:rPr>
          <w:rFonts w:eastAsiaTheme="majorEastAsia"/>
          <w:b/>
          <w:bCs/>
          <w:lang w:val="en-GB"/>
        </w:rPr>
        <w:t>1. Introduction:</w:t>
      </w:r>
    </w:p>
    <w:p w14:paraId="6ABDAC89" w14:textId="77777777" w:rsidR="005B4C7E" w:rsidRPr="005B4C7E" w:rsidRDefault="005B4C7E" w:rsidP="005B4C7E">
      <w:pPr>
        <w:pStyle w:val="NormalWeb"/>
        <w:rPr>
          <w:rFonts w:eastAsiaTheme="majorEastAsia"/>
          <w:lang w:val="en-GB"/>
        </w:rPr>
      </w:pPr>
      <w:r w:rsidRPr="005B4C7E">
        <w:rPr>
          <w:rFonts w:eastAsiaTheme="majorEastAsia"/>
          <w:lang w:val="en-GB"/>
        </w:rPr>
        <w:t xml:space="preserve">Computer networks rely on a set of communication protocols to ensure smooth data transmission, device identification, and addressing. Among the most important are </w:t>
      </w:r>
      <w:r w:rsidRPr="005B4C7E">
        <w:rPr>
          <w:rFonts w:eastAsiaTheme="majorEastAsia"/>
          <w:b/>
          <w:bCs/>
          <w:lang w:val="en-GB"/>
        </w:rPr>
        <w:t>TCP/IP</w:t>
      </w:r>
      <w:r w:rsidRPr="005B4C7E">
        <w:rPr>
          <w:rFonts w:eastAsiaTheme="majorEastAsia"/>
          <w:lang w:val="en-GB"/>
        </w:rPr>
        <w:t xml:space="preserve">, </w:t>
      </w:r>
      <w:r w:rsidRPr="005B4C7E">
        <w:rPr>
          <w:rFonts w:eastAsiaTheme="majorEastAsia"/>
          <w:b/>
          <w:bCs/>
          <w:lang w:val="en-GB"/>
        </w:rPr>
        <w:t>DNS</w:t>
      </w:r>
      <w:r w:rsidRPr="005B4C7E">
        <w:rPr>
          <w:rFonts w:eastAsiaTheme="majorEastAsia"/>
          <w:lang w:val="en-GB"/>
        </w:rPr>
        <w:t xml:space="preserve">, and </w:t>
      </w:r>
      <w:r w:rsidRPr="005B4C7E">
        <w:rPr>
          <w:rFonts w:eastAsiaTheme="majorEastAsia"/>
          <w:b/>
          <w:bCs/>
          <w:lang w:val="en-GB"/>
        </w:rPr>
        <w:t>DHCP</w:t>
      </w:r>
      <w:r w:rsidRPr="005B4C7E">
        <w:rPr>
          <w:rFonts w:eastAsiaTheme="majorEastAsia"/>
          <w:lang w:val="en-GB"/>
        </w:rPr>
        <w:t>, which work together to provide connectivity, address management, and name resolution.</w:t>
      </w:r>
    </w:p>
    <w:p w14:paraId="0990FBF5" w14:textId="77777777" w:rsidR="005B4C7E" w:rsidRPr="005B4C7E" w:rsidRDefault="00000000" w:rsidP="005B4C7E">
      <w:pPr>
        <w:pStyle w:val="NormalWeb"/>
        <w:rPr>
          <w:rFonts w:eastAsiaTheme="majorEastAsia"/>
          <w:lang w:val="en-GB"/>
        </w:rPr>
      </w:pPr>
      <w:r>
        <w:rPr>
          <w:rFonts w:eastAsiaTheme="majorEastAsia"/>
          <w:lang w:val="en-GB"/>
        </w:rPr>
        <w:pict w14:anchorId="64162145">
          <v:rect id="_x0000_i1068" style="width:0;height:1.5pt" o:hralign="center" o:hrstd="t" o:hr="t" fillcolor="#a0a0a0" stroked="f"/>
        </w:pict>
      </w:r>
    </w:p>
    <w:p w14:paraId="1A1EA6F8" w14:textId="77777777" w:rsidR="005B4C7E" w:rsidRPr="005B4C7E" w:rsidRDefault="005B4C7E" w:rsidP="005B4C7E">
      <w:pPr>
        <w:pStyle w:val="NormalWeb"/>
        <w:rPr>
          <w:rFonts w:eastAsiaTheme="majorEastAsia"/>
          <w:b/>
          <w:bCs/>
          <w:lang w:val="en-GB"/>
        </w:rPr>
      </w:pPr>
      <w:r w:rsidRPr="005B4C7E">
        <w:rPr>
          <w:rFonts w:eastAsiaTheme="majorEastAsia"/>
          <w:b/>
          <w:bCs/>
          <w:lang w:val="en-GB"/>
        </w:rPr>
        <w:t>2. TCP/IP Protocol:</w:t>
      </w:r>
    </w:p>
    <w:p w14:paraId="24F83E14" w14:textId="77777777" w:rsidR="005B4C7E" w:rsidRPr="005B4C7E" w:rsidRDefault="005B4C7E" w:rsidP="005B4C7E">
      <w:pPr>
        <w:pStyle w:val="NormalWeb"/>
        <w:rPr>
          <w:rFonts w:eastAsiaTheme="majorEastAsia"/>
          <w:lang w:val="en-GB"/>
        </w:rPr>
      </w:pPr>
      <w:r w:rsidRPr="005B4C7E">
        <w:rPr>
          <w:rFonts w:eastAsiaTheme="majorEastAsia"/>
          <w:b/>
          <w:bCs/>
          <w:lang w:val="en-GB"/>
        </w:rPr>
        <w:t>Transmission Control Protocol/Internet Protocol (TCP/IP)</w:t>
      </w:r>
      <w:r w:rsidRPr="005B4C7E">
        <w:rPr>
          <w:rFonts w:eastAsiaTheme="majorEastAsia"/>
          <w:lang w:val="en-GB"/>
        </w:rPr>
        <w:t xml:space="preserve"> is the foundational suite of communication protocols for the internet and most private networks.</w:t>
      </w:r>
    </w:p>
    <w:p w14:paraId="627251C4" w14:textId="77777777" w:rsidR="005B4C7E" w:rsidRPr="005B4C7E" w:rsidRDefault="005B4C7E" w:rsidP="005B4C7E">
      <w:pPr>
        <w:pStyle w:val="NormalWeb"/>
        <w:numPr>
          <w:ilvl w:val="0"/>
          <w:numId w:val="155"/>
        </w:numPr>
        <w:rPr>
          <w:rFonts w:eastAsiaTheme="majorEastAsia"/>
          <w:lang w:val="en-GB"/>
        </w:rPr>
      </w:pPr>
      <w:r w:rsidRPr="005B4C7E">
        <w:rPr>
          <w:rFonts w:eastAsiaTheme="majorEastAsia"/>
          <w:b/>
          <w:bCs/>
          <w:lang w:val="en-GB"/>
        </w:rPr>
        <w:t>TCP (Transmission Control Protocol):</w:t>
      </w:r>
    </w:p>
    <w:p w14:paraId="56B7B780" w14:textId="77777777" w:rsidR="005B4C7E" w:rsidRPr="005B4C7E" w:rsidRDefault="005B4C7E" w:rsidP="005B4C7E">
      <w:pPr>
        <w:pStyle w:val="NormalWeb"/>
        <w:numPr>
          <w:ilvl w:val="1"/>
          <w:numId w:val="155"/>
        </w:numPr>
        <w:rPr>
          <w:rFonts w:eastAsiaTheme="majorEastAsia"/>
          <w:lang w:val="en-GB"/>
        </w:rPr>
      </w:pPr>
      <w:r w:rsidRPr="005B4C7E">
        <w:rPr>
          <w:rFonts w:eastAsiaTheme="majorEastAsia"/>
          <w:lang w:val="en-GB"/>
        </w:rPr>
        <w:t>Ensures reliable, ordered, and error-checked delivery of data between devices.</w:t>
      </w:r>
    </w:p>
    <w:p w14:paraId="61078789" w14:textId="77777777" w:rsidR="005B4C7E" w:rsidRPr="005B4C7E" w:rsidRDefault="005B4C7E" w:rsidP="005B4C7E">
      <w:pPr>
        <w:pStyle w:val="NormalWeb"/>
        <w:numPr>
          <w:ilvl w:val="1"/>
          <w:numId w:val="155"/>
        </w:numPr>
        <w:rPr>
          <w:rFonts w:eastAsiaTheme="majorEastAsia"/>
          <w:lang w:val="en-GB"/>
        </w:rPr>
      </w:pPr>
      <w:r w:rsidRPr="005B4C7E">
        <w:rPr>
          <w:rFonts w:eastAsiaTheme="majorEastAsia"/>
          <w:lang w:val="en-GB"/>
        </w:rPr>
        <w:t>Breaks data into packets, sends them, and reassembles them at the destination.</w:t>
      </w:r>
    </w:p>
    <w:p w14:paraId="78E76B08" w14:textId="77777777" w:rsidR="005B4C7E" w:rsidRPr="005B4C7E" w:rsidRDefault="005B4C7E" w:rsidP="005B4C7E">
      <w:pPr>
        <w:pStyle w:val="NormalWeb"/>
        <w:numPr>
          <w:ilvl w:val="0"/>
          <w:numId w:val="155"/>
        </w:numPr>
        <w:rPr>
          <w:rFonts w:eastAsiaTheme="majorEastAsia"/>
          <w:lang w:val="en-GB"/>
        </w:rPr>
      </w:pPr>
      <w:r w:rsidRPr="005B4C7E">
        <w:rPr>
          <w:rFonts w:eastAsiaTheme="majorEastAsia"/>
          <w:b/>
          <w:bCs/>
          <w:lang w:val="en-GB"/>
        </w:rPr>
        <w:t>IP (Internet Protocol):</w:t>
      </w:r>
    </w:p>
    <w:p w14:paraId="6102110F" w14:textId="77777777" w:rsidR="005B4C7E" w:rsidRPr="005B4C7E" w:rsidRDefault="005B4C7E" w:rsidP="005B4C7E">
      <w:pPr>
        <w:pStyle w:val="NormalWeb"/>
        <w:numPr>
          <w:ilvl w:val="1"/>
          <w:numId w:val="155"/>
        </w:numPr>
        <w:rPr>
          <w:rFonts w:eastAsiaTheme="majorEastAsia"/>
          <w:lang w:val="en-GB"/>
        </w:rPr>
      </w:pPr>
      <w:r w:rsidRPr="005B4C7E">
        <w:rPr>
          <w:rFonts w:eastAsiaTheme="majorEastAsia"/>
          <w:lang w:val="en-GB"/>
        </w:rPr>
        <w:t>Handles addressing and routing of data packets from source to destination.</w:t>
      </w:r>
    </w:p>
    <w:p w14:paraId="27554FBB" w14:textId="77777777" w:rsidR="005B4C7E" w:rsidRPr="005B4C7E" w:rsidRDefault="005B4C7E" w:rsidP="005B4C7E">
      <w:pPr>
        <w:pStyle w:val="NormalWeb"/>
        <w:numPr>
          <w:ilvl w:val="1"/>
          <w:numId w:val="155"/>
        </w:numPr>
        <w:rPr>
          <w:rFonts w:eastAsiaTheme="majorEastAsia"/>
          <w:lang w:val="en-GB"/>
        </w:rPr>
      </w:pPr>
      <w:r w:rsidRPr="005B4C7E">
        <w:rPr>
          <w:rFonts w:eastAsiaTheme="majorEastAsia"/>
          <w:lang w:val="en-GB"/>
        </w:rPr>
        <w:t>Assigns each device a unique IP address.</w:t>
      </w:r>
    </w:p>
    <w:p w14:paraId="0EE08643" w14:textId="77777777" w:rsidR="005B4C7E" w:rsidRPr="005B4C7E" w:rsidRDefault="005B4C7E" w:rsidP="005B4C7E">
      <w:pPr>
        <w:pStyle w:val="NormalWeb"/>
        <w:rPr>
          <w:rFonts w:eastAsiaTheme="majorEastAsia"/>
          <w:lang w:val="en-GB"/>
        </w:rPr>
      </w:pPr>
      <w:r w:rsidRPr="005B4C7E">
        <w:rPr>
          <w:rFonts w:eastAsiaTheme="majorEastAsia"/>
          <w:b/>
          <w:bCs/>
          <w:lang w:val="en-GB"/>
        </w:rPr>
        <w:t>Function:</w:t>
      </w:r>
      <w:r w:rsidRPr="005B4C7E">
        <w:rPr>
          <w:rFonts w:eastAsiaTheme="majorEastAsia"/>
          <w:lang w:val="en-GB"/>
        </w:rPr>
        <w:br/>
        <w:t>TCP/IP enables communication between devices across local and wide area networks by providing standardized rules for packet exchange.</w:t>
      </w:r>
    </w:p>
    <w:p w14:paraId="568B7D33" w14:textId="77777777" w:rsidR="005B4C7E" w:rsidRPr="005B4C7E" w:rsidRDefault="00000000" w:rsidP="005B4C7E">
      <w:pPr>
        <w:pStyle w:val="NormalWeb"/>
        <w:rPr>
          <w:rFonts w:eastAsiaTheme="majorEastAsia"/>
          <w:lang w:val="en-GB"/>
        </w:rPr>
      </w:pPr>
      <w:r>
        <w:rPr>
          <w:rFonts w:eastAsiaTheme="majorEastAsia"/>
          <w:lang w:val="en-GB"/>
        </w:rPr>
        <w:pict w14:anchorId="4007413D">
          <v:rect id="_x0000_i1069" style="width:0;height:1.5pt" o:hralign="center" o:hrstd="t" o:hr="t" fillcolor="#a0a0a0" stroked="f"/>
        </w:pict>
      </w:r>
    </w:p>
    <w:p w14:paraId="404EE498" w14:textId="77777777" w:rsidR="005B4C7E" w:rsidRPr="005B4C7E" w:rsidRDefault="005B4C7E" w:rsidP="005B4C7E">
      <w:pPr>
        <w:pStyle w:val="NormalWeb"/>
        <w:rPr>
          <w:rFonts w:eastAsiaTheme="majorEastAsia"/>
          <w:b/>
          <w:bCs/>
          <w:lang w:val="en-GB"/>
        </w:rPr>
      </w:pPr>
      <w:r w:rsidRPr="005B4C7E">
        <w:rPr>
          <w:rFonts w:eastAsiaTheme="majorEastAsia"/>
          <w:b/>
          <w:bCs/>
          <w:lang w:val="en-GB"/>
        </w:rPr>
        <w:t>3. DNS (Domain Name System):</w:t>
      </w:r>
    </w:p>
    <w:p w14:paraId="2DA4779B" w14:textId="77777777" w:rsidR="005B4C7E" w:rsidRPr="005B4C7E" w:rsidRDefault="005B4C7E" w:rsidP="005B4C7E">
      <w:pPr>
        <w:pStyle w:val="NormalWeb"/>
        <w:rPr>
          <w:rFonts w:eastAsiaTheme="majorEastAsia"/>
          <w:lang w:val="en-GB"/>
        </w:rPr>
      </w:pPr>
      <w:r w:rsidRPr="005B4C7E">
        <w:rPr>
          <w:rFonts w:eastAsiaTheme="majorEastAsia"/>
          <w:b/>
          <w:bCs/>
          <w:lang w:val="en-GB"/>
        </w:rPr>
        <w:t>DNS</w:t>
      </w:r>
      <w:r w:rsidRPr="005B4C7E">
        <w:rPr>
          <w:rFonts w:eastAsiaTheme="majorEastAsia"/>
          <w:lang w:val="en-GB"/>
        </w:rPr>
        <w:t xml:space="preserve"> translates human-readable domain names (like www.google.com) into machine-readable IP addresses (like 142.250.186.68).</w:t>
      </w:r>
    </w:p>
    <w:p w14:paraId="198D4DBA" w14:textId="77777777" w:rsidR="005B4C7E" w:rsidRPr="005B4C7E" w:rsidRDefault="005B4C7E" w:rsidP="005B4C7E">
      <w:pPr>
        <w:pStyle w:val="NormalWeb"/>
        <w:numPr>
          <w:ilvl w:val="0"/>
          <w:numId w:val="156"/>
        </w:numPr>
        <w:rPr>
          <w:rFonts w:eastAsiaTheme="majorEastAsia"/>
          <w:lang w:val="en-GB"/>
        </w:rPr>
      </w:pPr>
      <w:r w:rsidRPr="005B4C7E">
        <w:rPr>
          <w:rFonts w:eastAsiaTheme="majorEastAsia"/>
          <w:lang w:val="en-GB"/>
        </w:rPr>
        <w:t xml:space="preserve">Acts like a </w:t>
      </w:r>
      <w:r w:rsidRPr="005B4C7E">
        <w:rPr>
          <w:rFonts w:eastAsiaTheme="majorEastAsia"/>
          <w:b/>
          <w:bCs/>
          <w:lang w:val="en-GB"/>
        </w:rPr>
        <w:t>phonebook</w:t>
      </w:r>
      <w:r w:rsidRPr="005B4C7E">
        <w:rPr>
          <w:rFonts w:eastAsiaTheme="majorEastAsia"/>
          <w:lang w:val="en-GB"/>
        </w:rPr>
        <w:t xml:space="preserve"> for the internet.</w:t>
      </w:r>
    </w:p>
    <w:p w14:paraId="5CEB98EF" w14:textId="77777777" w:rsidR="005B4C7E" w:rsidRPr="005B4C7E" w:rsidRDefault="005B4C7E" w:rsidP="005B4C7E">
      <w:pPr>
        <w:pStyle w:val="NormalWeb"/>
        <w:numPr>
          <w:ilvl w:val="0"/>
          <w:numId w:val="156"/>
        </w:numPr>
        <w:rPr>
          <w:rFonts w:eastAsiaTheme="majorEastAsia"/>
          <w:lang w:val="en-GB"/>
        </w:rPr>
      </w:pPr>
      <w:r w:rsidRPr="005B4C7E">
        <w:rPr>
          <w:rFonts w:eastAsiaTheme="majorEastAsia"/>
          <w:lang w:val="en-GB"/>
        </w:rPr>
        <w:t>Resolves names through a hierarchy of DNS servers (root, TLD, and authoritative).</w:t>
      </w:r>
    </w:p>
    <w:p w14:paraId="5556E3C9" w14:textId="77777777" w:rsidR="005B4C7E" w:rsidRPr="005B4C7E" w:rsidRDefault="005B4C7E" w:rsidP="005B4C7E">
      <w:pPr>
        <w:pStyle w:val="NormalWeb"/>
        <w:rPr>
          <w:rFonts w:eastAsiaTheme="majorEastAsia"/>
          <w:lang w:val="en-GB"/>
        </w:rPr>
      </w:pPr>
      <w:r w:rsidRPr="005B4C7E">
        <w:rPr>
          <w:rFonts w:eastAsiaTheme="majorEastAsia"/>
          <w:b/>
          <w:bCs/>
          <w:lang w:val="en-GB"/>
        </w:rPr>
        <w:lastRenderedPageBreak/>
        <w:t>Function:</w:t>
      </w:r>
      <w:r w:rsidRPr="005B4C7E">
        <w:rPr>
          <w:rFonts w:eastAsiaTheme="majorEastAsia"/>
          <w:lang w:val="en-GB"/>
        </w:rPr>
        <w:br/>
        <w:t>DNS allows users to access websites and services using easy-to-remember domain names instead of IP addresses.</w:t>
      </w:r>
    </w:p>
    <w:p w14:paraId="016D837E" w14:textId="77777777" w:rsidR="005B4C7E" w:rsidRPr="005B4C7E" w:rsidRDefault="00000000" w:rsidP="005B4C7E">
      <w:pPr>
        <w:pStyle w:val="NormalWeb"/>
        <w:rPr>
          <w:rFonts w:eastAsiaTheme="majorEastAsia"/>
          <w:lang w:val="en-GB"/>
        </w:rPr>
      </w:pPr>
      <w:r>
        <w:rPr>
          <w:rFonts w:eastAsiaTheme="majorEastAsia"/>
          <w:lang w:val="en-GB"/>
        </w:rPr>
        <w:pict w14:anchorId="715E8D96">
          <v:rect id="_x0000_i1070" style="width:0;height:1.5pt" o:hralign="center" o:hrstd="t" o:hr="t" fillcolor="#a0a0a0" stroked="f"/>
        </w:pict>
      </w:r>
    </w:p>
    <w:p w14:paraId="615A3AB5" w14:textId="77777777" w:rsidR="005B4C7E" w:rsidRPr="005B4C7E" w:rsidRDefault="005B4C7E" w:rsidP="005B4C7E">
      <w:pPr>
        <w:pStyle w:val="NormalWeb"/>
        <w:rPr>
          <w:rFonts w:eastAsiaTheme="majorEastAsia"/>
          <w:b/>
          <w:bCs/>
          <w:lang w:val="en-GB"/>
        </w:rPr>
      </w:pPr>
      <w:r w:rsidRPr="005B4C7E">
        <w:rPr>
          <w:rFonts w:eastAsiaTheme="majorEastAsia"/>
          <w:b/>
          <w:bCs/>
          <w:lang w:val="en-GB"/>
        </w:rPr>
        <w:t>4. DHCP (Dynamic Host Configuration Protocol):</w:t>
      </w:r>
    </w:p>
    <w:p w14:paraId="5D8B2BF6" w14:textId="77777777" w:rsidR="005B4C7E" w:rsidRPr="005B4C7E" w:rsidRDefault="005B4C7E" w:rsidP="005B4C7E">
      <w:pPr>
        <w:pStyle w:val="NormalWeb"/>
        <w:rPr>
          <w:rFonts w:eastAsiaTheme="majorEastAsia"/>
          <w:lang w:val="en-GB"/>
        </w:rPr>
      </w:pPr>
      <w:r w:rsidRPr="005B4C7E">
        <w:rPr>
          <w:rFonts w:eastAsiaTheme="majorEastAsia"/>
          <w:b/>
          <w:bCs/>
          <w:lang w:val="en-GB"/>
        </w:rPr>
        <w:t>DHCP</w:t>
      </w:r>
      <w:r w:rsidRPr="005B4C7E">
        <w:rPr>
          <w:rFonts w:eastAsiaTheme="majorEastAsia"/>
          <w:lang w:val="en-GB"/>
        </w:rPr>
        <w:t xml:space="preserve"> automatically assigns IP addresses and other network configuration parameters (like subnet mask, gateway, DNS server) to devices on a network.</w:t>
      </w:r>
    </w:p>
    <w:p w14:paraId="3F226B7C" w14:textId="77777777" w:rsidR="005B4C7E" w:rsidRPr="005B4C7E" w:rsidRDefault="005B4C7E" w:rsidP="005B4C7E">
      <w:pPr>
        <w:pStyle w:val="NormalWeb"/>
        <w:numPr>
          <w:ilvl w:val="0"/>
          <w:numId w:val="157"/>
        </w:numPr>
        <w:rPr>
          <w:rFonts w:eastAsiaTheme="majorEastAsia"/>
          <w:lang w:val="en-GB"/>
        </w:rPr>
      </w:pPr>
      <w:r w:rsidRPr="005B4C7E">
        <w:rPr>
          <w:rFonts w:eastAsiaTheme="majorEastAsia"/>
          <w:lang w:val="en-GB"/>
        </w:rPr>
        <w:t>Reduces manual configuration errors.</w:t>
      </w:r>
    </w:p>
    <w:p w14:paraId="26825C33" w14:textId="77777777" w:rsidR="005B4C7E" w:rsidRPr="005B4C7E" w:rsidRDefault="005B4C7E" w:rsidP="005B4C7E">
      <w:pPr>
        <w:pStyle w:val="NormalWeb"/>
        <w:numPr>
          <w:ilvl w:val="0"/>
          <w:numId w:val="157"/>
        </w:numPr>
        <w:rPr>
          <w:rFonts w:eastAsiaTheme="majorEastAsia"/>
          <w:lang w:val="en-GB"/>
        </w:rPr>
      </w:pPr>
      <w:r w:rsidRPr="005B4C7E">
        <w:rPr>
          <w:rFonts w:eastAsiaTheme="majorEastAsia"/>
          <w:lang w:val="en-GB"/>
        </w:rPr>
        <w:t>Helps manage IP address pools efficiently.</w:t>
      </w:r>
    </w:p>
    <w:p w14:paraId="7217D66F" w14:textId="77777777" w:rsidR="005B4C7E" w:rsidRPr="005B4C7E" w:rsidRDefault="005B4C7E" w:rsidP="005B4C7E">
      <w:pPr>
        <w:pStyle w:val="NormalWeb"/>
        <w:rPr>
          <w:rFonts w:eastAsiaTheme="majorEastAsia"/>
          <w:lang w:val="en-GB"/>
        </w:rPr>
      </w:pPr>
      <w:r w:rsidRPr="005B4C7E">
        <w:rPr>
          <w:rFonts w:eastAsiaTheme="majorEastAsia"/>
          <w:b/>
          <w:bCs/>
          <w:lang w:val="en-GB"/>
        </w:rPr>
        <w:t>Function:</w:t>
      </w:r>
      <w:r w:rsidRPr="005B4C7E">
        <w:rPr>
          <w:rFonts w:eastAsiaTheme="majorEastAsia"/>
          <w:lang w:val="en-GB"/>
        </w:rPr>
        <w:br/>
        <w:t>DHCP enables devices to join networks dynamically without requiring manual IP address setup.</w:t>
      </w:r>
    </w:p>
    <w:p w14:paraId="178A4C39" w14:textId="77777777" w:rsidR="005B4C7E" w:rsidRPr="005B4C7E" w:rsidRDefault="00000000" w:rsidP="005B4C7E">
      <w:pPr>
        <w:pStyle w:val="NormalWeb"/>
        <w:rPr>
          <w:rFonts w:eastAsiaTheme="majorEastAsia"/>
          <w:lang w:val="en-GB"/>
        </w:rPr>
      </w:pPr>
      <w:r>
        <w:rPr>
          <w:rFonts w:eastAsiaTheme="majorEastAsia"/>
          <w:lang w:val="en-GB"/>
        </w:rPr>
        <w:pict w14:anchorId="536A97D2">
          <v:rect id="_x0000_i1071" style="width:0;height:1.5pt" o:hralign="center" o:hrstd="t" o:hr="t" fillcolor="#a0a0a0" stroked="f"/>
        </w:pict>
      </w:r>
    </w:p>
    <w:p w14:paraId="2F9AEFC3" w14:textId="77777777" w:rsidR="005B4C7E" w:rsidRPr="005B4C7E" w:rsidRDefault="005B4C7E" w:rsidP="005B4C7E">
      <w:pPr>
        <w:pStyle w:val="NormalWeb"/>
        <w:rPr>
          <w:rFonts w:eastAsiaTheme="majorEastAsia"/>
          <w:b/>
          <w:bCs/>
          <w:lang w:val="en-GB"/>
        </w:rPr>
      </w:pPr>
      <w:r w:rsidRPr="005B4C7E">
        <w:rPr>
          <w:rFonts w:eastAsiaTheme="majorEastAsia"/>
          <w:b/>
          <w:bCs/>
          <w:lang w:val="en-GB"/>
        </w:rPr>
        <w:t>5. How They Work Together:</w:t>
      </w:r>
    </w:p>
    <w:p w14:paraId="65ECE980" w14:textId="77777777" w:rsidR="005B4C7E" w:rsidRPr="005B4C7E" w:rsidRDefault="005B4C7E" w:rsidP="005B4C7E">
      <w:pPr>
        <w:pStyle w:val="NormalWeb"/>
        <w:rPr>
          <w:rFonts w:eastAsiaTheme="majorEastAsia"/>
          <w:lang w:val="en-GB"/>
        </w:rPr>
      </w:pPr>
      <w:r w:rsidRPr="005B4C7E">
        <w:rPr>
          <w:rFonts w:eastAsiaTheme="majorEastAsia"/>
          <w:lang w:val="en-GB"/>
        </w:rPr>
        <w:t>When a user accesses a website:</w:t>
      </w:r>
    </w:p>
    <w:p w14:paraId="4CC6AF49" w14:textId="77777777" w:rsidR="005B4C7E" w:rsidRPr="005B4C7E" w:rsidRDefault="005B4C7E" w:rsidP="005B4C7E">
      <w:pPr>
        <w:pStyle w:val="NormalWeb"/>
        <w:numPr>
          <w:ilvl w:val="0"/>
          <w:numId w:val="158"/>
        </w:numPr>
        <w:rPr>
          <w:rFonts w:eastAsiaTheme="majorEastAsia"/>
          <w:lang w:val="en-GB"/>
        </w:rPr>
      </w:pPr>
      <w:r w:rsidRPr="005B4C7E">
        <w:rPr>
          <w:rFonts w:eastAsiaTheme="majorEastAsia"/>
          <w:b/>
          <w:bCs/>
          <w:lang w:val="en-GB"/>
        </w:rPr>
        <w:t>DHCP</w:t>
      </w:r>
      <w:r w:rsidRPr="005B4C7E">
        <w:rPr>
          <w:rFonts w:eastAsiaTheme="majorEastAsia"/>
          <w:lang w:val="en-GB"/>
        </w:rPr>
        <w:t xml:space="preserve"> assigns the device an IP address so it can communicate on the network.</w:t>
      </w:r>
    </w:p>
    <w:p w14:paraId="7D3F70E9" w14:textId="77777777" w:rsidR="005B4C7E" w:rsidRPr="005B4C7E" w:rsidRDefault="005B4C7E" w:rsidP="005B4C7E">
      <w:pPr>
        <w:pStyle w:val="NormalWeb"/>
        <w:numPr>
          <w:ilvl w:val="0"/>
          <w:numId w:val="158"/>
        </w:numPr>
        <w:rPr>
          <w:rFonts w:eastAsiaTheme="majorEastAsia"/>
          <w:lang w:val="en-GB"/>
        </w:rPr>
      </w:pPr>
      <w:r w:rsidRPr="005B4C7E">
        <w:rPr>
          <w:rFonts w:eastAsiaTheme="majorEastAsia"/>
          <w:lang w:val="en-GB"/>
        </w:rPr>
        <w:t>The user types a domain name into a browser.</w:t>
      </w:r>
    </w:p>
    <w:p w14:paraId="05DBA258" w14:textId="77777777" w:rsidR="005B4C7E" w:rsidRPr="005B4C7E" w:rsidRDefault="005B4C7E" w:rsidP="005B4C7E">
      <w:pPr>
        <w:pStyle w:val="NormalWeb"/>
        <w:numPr>
          <w:ilvl w:val="0"/>
          <w:numId w:val="158"/>
        </w:numPr>
        <w:rPr>
          <w:rFonts w:eastAsiaTheme="majorEastAsia"/>
          <w:lang w:val="en-GB"/>
        </w:rPr>
      </w:pPr>
      <w:r w:rsidRPr="005B4C7E">
        <w:rPr>
          <w:rFonts w:eastAsiaTheme="majorEastAsia"/>
          <w:b/>
          <w:bCs/>
          <w:lang w:val="en-GB"/>
        </w:rPr>
        <w:t>DNS</w:t>
      </w:r>
      <w:r w:rsidRPr="005B4C7E">
        <w:rPr>
          <w:rFonts w:eastAsiaTheme="majorEastAsia"/>
          <w:lang w:val="en-GB"/>
        </w:rPr>
        <w:t xml:space="preserve"> resolves the domain name to the correct IP address of the web server.</w:t>
      </w:r>
    </w:p>
    <w:p w14:paraId="55EFBBA5" w14:textId="77777777" w:rsidR="005B4C7E" w:rsidRPr="005B4C7E" w:rsidRDefault="005B4C7E" w:rsidP="005B4C7E">
      <w:pPr>
        <w:pStyle w:val="NormalWeb"/>
        <w:numPr>
          <w:ilvl w:val="0"/>
          <w:numId w:val="158"/>
        </w:numPr>
        <w:rPr>
          <w:rFonts w:eastAsiaTheme="majorEastAsia"/>
          <w:lang w:val="en-GB"/>
        </w:rPr>
      </w:pPr>
      <w:r w:rsidRPr="005B4C7E">
        <w:rPr>
          <w:rFonts w:eastAsiaTheme="majorEastAsia"/>
          <w:lang w:val="en-GB"/>
        </w:rPr>
        <w:t xml:space="preserve">The browser uses </w:t>
      </w:r>
      <w:r w:rsidRPr="005B4C7E">
        <w:rPr>
          <w:rFonts w:eastAsiaTheme="majorEastAsia"/>
          <w:b/>
          <w:bCs/>
          <w:lang w:val="en-GB"/>
        </w:rPr>
        <w:t>TCP/IP</w:t>
      </w:r>
      <w:r w:rsidRPr="005B4C7E">
        <w:rPr>
          <w:rFonts w:eastAsiaTheme="majorEastAsia"/>
          <w:lang w:val="en-GB"/>
        </w:rPr>
        <w:t xml:space="preserve"> to establish a connection and send/receive data packets from the web server.</w:t>
      </w:r>
    </w:p>
    <w:p w14:paraId="68FE9330" w14:textId="77777777" w:rsidR="005B4C7E" w:rsidRPr="005B4C7E" w:rsidRDefault="00000000" w:rsidP="005B4C7E">
      <w:pPr>
        <w:pStyle w:val="NormalWeb"/>
        <w:rPr>
          <w:rFonts w:eastAsiaTheme="majorEastAsia"/>
          <w:lang w:val="en-GB"/>
        </w:rPr>
      </w:pPr>
      <w:r>
        <w:rPr>
          <w:rFonts w:eastAsiaTheme="majorEastAsia"/>
          <w:lang w:val="en-GB"/>
        </w:rPr>
        <w:pict w14:anchorId="3B4F3585">
          <v:rect id="_x0000_i1072" style="width:0;height:1.5pt" o:hralign="center" o:hrstd="t" o:hr="t" fillcolor="#a0a0a0" stroked="f"/>
        </w:pict>
      </w:r>
    </w:p>
    <w:p w14:paraId="09618802" w14:textId="77777777" w:rsidR="005B4C7E" w:rsidRPr="005B4C7E" w:rsidRDefault="005B4C7E" w:rsidP="005B4C7E">
      <w:pPr>
        <w:pStyle w:val="NormalWeb"/>
        <w:rPr>
          <w:rFonts w:eastAsiaTheme="majorEastAsia"/>
          <w:b/>
          <w:bCs/>
          <w:lang w:val="en-GB"/>
        </w:rPr>
      </w:pPr>
      <w:r w:rsidRPr="005B4C7E">
        <w:rPr>
          <w:rFonts w:eastAsiaTheme="majorEastAsia"/>
          <w:b/>
          <w:bCs/>
          <w:lang w:val="en-GB"/>
        </w:rPr>
        <w:t>6. Diagram (Optional in Exams):</w:t>
      </w:r>
    </w:p>
    <w:p w14:paraId="6753C9DD" w14:textId="77777777" w:rsidR="005B4C7E" w:rsidRPr="005B4C7E" w:rsidRDefault="005B4C7E" w:rsidP="005B4C7E">
      <w:pPr>
        <w:pStyle w:val="NormalWeb"/>
        <w:rPr>
          <w:rFonts w:eastAsiaTheme="majorEastAsia"/>
          <w:lang w:val="en-GB"/>
        </w:rPr>
      </w:pPr>
      <w:r w:rsidRPr="005B4C7E">
        <w:rPr>
          <w:rFonts w:eastAsiaTheme="majorEastAsia"/>
          <w:lang w:val="en-GB"/>
        </w:rPr>
        <w:t>User Device</w:t>
      </w:r>
    </w:p>
    <w:p w14:paraId="1474048C" w14:textId="77777777" w:rsidR="005B4C7E" w:rsidRPr="005B4C7E" w:rsidRDefault="005B4C7E" w:rsidP="005B4C7E">
      <w:pPr>
        <w:pStyle w:val="NormalWeb"/>
        <w:rPr>
          <w:rFonts w:eastAsiaTheme="majorEastAsia"/>
          <w:lang w:val="en-GB"/>
        </w:rPr>
      </w:pPr>
      <w:r w:rsidRPr="005B4C7E">
        <w:rPr>
          <w:rFonts w:eastAsiaTheme="majorEastAsia"/>
          <w:lang w:val="en-GB"/>
        </w:rPr>
        <w:t xml:space="preserve">   |</w:t>
      </w:r>
    </w:p>
    <w:p w14:paraId="41DF197E" w14:textId="77777777" w:rsidR="005B4C7E" w:rsidRPr="005B4C7E" w:rsidRDefault="005B4C7E" w:rsidP="005B4C7E">
      <w:pPr>
        <w:pStyle w:val="NormalWeb"/>
        <w:rPr>
          <w:rFonts w:eastAsiaTheme="majorEastAsia"/>
          <w:lang w:val="en-GB"/>
        </w:rPr>
      </w:pPr>
      <w:r w:rsidRPr="005B4C7E">
        <w:rPr>
          <w:rFonts w:eastAsiaTheme="majorEastAsia"/>
          <w:lang w:val="en-GB"/>
        </w:rPr>
        <w:t xml:space="preserve">   |-- DHCP --&gt; Gets IP: 192.168.1.5</w:t>
      </w:r>
    </w:p>
    <w:p w14:paraId="26E1DE2D" w14:textId="77777777" w:rsidR="005B4C7E" w:rsidRPr="005B4C7E" w:rsidRDefault="005B4C7E" w:rsidP="005B4C7E">
      <w:pPr>
        <w:pStyle w:val="NormalWeb"/>
        <w:rPr>
          <w:rFonts w:eastAsiaTheme="majorEastAsia"/>
          <w:lang w:val="en-GB"/>
        </w:rPr>
      </w:pPr>
      <w:r w:rsidRPr="005B4C7E">
        <w:rPr>
          <w:rFonts w:eastAsiaTheme="majorEastAsia"/>
          <w:lang w:val="en-GB"/>
        </w:rPr>
        <w:t xml:space="preserve">   |</w:t>
      </w:r>
    </w:p>
    <w:p w14:paraId="4215314D" w14:textId="77777777" w:rsidR="005B4C7E" w:rsidRPr="005B4C7E" w:rsidRDefault="005B4C7E" w:rsidP="005B4C7E">
      <w:pPr>
        <w:pStyle w:val="NormalWeb"/>
        <w:rPr>
          <w:rFonts w:eastAsiaTheme="majorEastAsia"/>
          <w:lang w:val="en-GB"/>
        </w:rPr>
      </w:pPr>
      <w:r w:rsidRPr="005B4C7E">
        <w:rPr>
          <w:rFonts w:eastAsiaTheme="majorEastAsia"/>
          <w:lang w:val="en-GB"/>
        </w:rPr>
        <w:t xml:space="preserve">   |-- DNS --&gt; Resolves www.example.com to 93.184.216.34</w:t>
      </w:r>
    </w:p>
    <w:p w14:paraId="42111F5B" w14:textId="77777777" w:rsidR="005B4C7E" w:rsidRPr="005B4C7E" w:rsidRDefault="005B4C7E" w:rsidP="005B4C7E">
      <w:pPr>
        <w:pStyle w:val="NormalWeb"/>
        <w:rPr>
          <w:rFonts w:eastAsiaTheme="majorEastAsia"/>
          <w:lang w:val="en-GB"/>
        </w:rPr>
      </w:pPr>
      <w:r w:rsidRPr="005B4C7E">
        <w:rPr>
          <w:rFonts w:eastAsiaTheme="majorEastAsia"/>
          <w:lang w:val="en-GB"/>
        </w:rPr>
        <w:t xml:space="preserve">   |</w:t>
      </w:r>
    </w:p>
    <w:p w14:paraId="25ECAB5F" w14:textId="77777777" w:rsidR="005B4C7E" w:rsidRPr="005B4C7E" w:rsidRDefault="005B4C7E" w:rsidP="005B4C7E">
      <w:pPr>
        <w:pStyle w:val="NormalWeb"/>
        <w:rPr>
          <w:rFonts w:eastAsiaTheme="majorEastAsia"/>
          <w:lang w:val="en-GB"/>
        </w:rPr>
      </w:pPr>
      <w:r w:rsidRPr="005B4C7E">
        <w:rPr>
          <w:rFonts w:eastAsiaTheme="majorEastAsia"/>
          <w:lang w:val="en-GB"/>
        </w:rPr>
        <w:t xml:space="preserve">   |-- TCP/IP --&gt; Connects to web server using IP</w:t>
      </w:r>
    </w:p>
    <w:p w14:paraId="4766FB29" w14:textId="77777777" w:rsidR="005B4C7E" w:rsidRDefault="005B4C7E" w:rsidP="005B4C7E">
      <w:pPr>
        <w:pStyle w:val="NormalWeb"/>
        <w:rPr>
          <w:rStyle w:val="Strong"/>
          <w:rFonts w:eastAsiaTheme="majorEastAsia"/>
          <w:b w:val="0"/>
          <w:bCs w:val="0"/>
          <w:lang w:val="en-GB"/>
        </w:rPr>
      </w:pPr>
    </w:p>
    <w:p w14:paraId="6D37CE8A" w14:textId="77777777" w:rsidR="005B4C7E" w:rsidRDefault="005B4C7E" w:rsidP="005B4C7E">
      <w:pPr>
        <w:pStyle w:val="NormalWeb"/>
        <w:rPr>
          <w:rStyle w:val="Strong"/>
          <w:rFonts w:eastAsiaTheme="majorEastAsia"/>
          <w:b w:val="0"/>
          <w:bCs w:val="0"/>
          <w:lang w:val="en-GB"/>
        </w:rPr>
      </w:pPr>
    </w:p>
    <w:p w14:paraId="184514B4" w14:textId="77777777" w:rsidR="005B4C7E" w:rsidRPr="005B4C7E" w:rsidRDefault="005B4C7E" w:rsidP="005B4C7E">
      <w:pPr>
        <w:pStyle w:val="NormalWeb"/>
        <w:rPr>
          <w:rStyle w:val="Strong"/>
          <w:rFonts w:eastAsiaTheme="majorEastAsia"/>
          <w:b w:val="0"/>
          <w:bCs w:val="0"/>
          <w:lang w:val="en-GB"/>
        </w:rPr>
      </w:pPr>
    </w:p>
    <w:p w14:paraId="1E7589A7" w14:textId="3F27167B" w:rsidR="008F2F0C" w:rsidRDefault="008F2F0C" w:rsidP="002E5D0A">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t>Describe the concept of IP addressing and subnetting. Provide examples of different IP address classes and explain how subnetting helps in efficient network management.</w:t>
      </w:r>
    </w:p>
    <w:p w14:paraId="1525C338" w14:textId="0C0ABDE5" w:rsidR="00A90F05" w:rsidRPr="00870497" w:rsidRDefault="00A90F05" w:rsidP="00A90F05">
      <w:pPr>
        <w:pStyle w:val="NormalWeb"/>
        <w:rPr>
          <w:rStyle w:val="Strong"/>
          <w:rFonts w:eastAsiaTheme="majorEastAsia"/>
          <w:b w:val="0"/>
          <w:bCs w:val="0"/>
          <w:color w:val="FF0000"/>
        </w:rPr>
      </w:pPr>
      <w:r w:rsidRPr="00A94AF5">
        <w:rPr>
          <w:rFonts w:eastAsiaTheme="majorEastAsia"/>
          <w:b/>
          <w:bCs/>
          <w:lang w:val="en-GB"/>
        </w:rPr>
        <w:t>Answer</w:t>
      </w:r>
      <w:r>
        <w:rPr>
          <w:rFonts w:eastAsiaTheme="majorEastAsia"/>
          <w:b/>
          <w:bCs/>
          <w:lang w:val="en-GB"/>
        </w:rPr>
        <w:t>:</w:t>
      </w:r>
    </w:p>
    <w:p w14:paraId="3A0FB40E" w14:textId="77777777" w:rsidR="00753422" w:rsidRPr="00753422" w:rsidRDefault="00753422" w:rsidP="00753422">
      <w:pPr>
        <w:pStyle w:val="NormalWeb"/>
        <w:ind w:left="360"/>
        <w:rPr>
          <w:rFonts w:eastAsiaTheme="majorEastAsia"/>
          <w:b/>
          <w:bCs/>
          <w:lang w:val="en-GB"/>
        </w:rPr>
      </w:pPr>
      <w:r w:rsidRPr="00753422">
        <w:rPr>
          <w:rFonts w:eastAsiaTheme="majorEastAsia"/>
          <w:b/>
          <w:bCs/>
          <w:lang w:val="en-GB"/>
        </w:rPr>
        <w:t>1. IP Addressing:</w:t>
      </w:r>
    </w:p>
    <w:p w14:paraId="077B3DC1" w14:textId="77777777" w:rsidR="00753422" w:rsidRPr="00753422" w:rsidRDefault="00753422" w:rsidP="00753422">
      <w:pPr>
        <w:pStyle w:val="NormalWeb"/>
        <w:ind w:left="360"/>
        <w:rPr>
          <w:rFonts w:eastAsiaTheme="majorEastAsia"/>
          <w:lang w:val="en-GB"/>
        </w:rPr>
      </w:pPr>
      <w:r w:rsidRPr="00753422">
        <w:rPr>
          <w:rFonts w:eastAsiaTheme="majorEastAsia"/>
          <w:lang w:val="en-GB"/>
        </w:rPr>
        <w:t xml:space="preserve">An </w:t>
      </w:r>
      <w:r w:rsidRPr="00753422">
        <w:rPr>
          <w:rFonts w:eastAsiaTheme="majorEastAsia"/>
          <w:b/>
          <w:bCs/>
          <w:lang w:val="en-GB"/>
        </w:rPr>
        <w:t>IP address (Internet Protocol address)</w:t>
      </w:r>
      <w:r w:rsidRPr="00753422">
        <w:rPr>
          <w:rFonts w:eastAsiaTheme="majorEastAsia"/>
          <w:lang w:val="en-GB"/>
        </w:rPr>
        <w:t xml:space="preserve"> is a unique identifier assigned to each device connected to a network. It allows devices to communicate over a network such as the Internet or a local area network (LAN).</w:t>
      </w:r>
    </w:p>
    <w:p w14:paraId="1DFCBF3A" w14:textId="77777777" w:rsidR="00753422" w:rsidRPr="00753422" w:rsidRDefault="00753422" w:rsidP="00753422">
      <w:pPr>
        <w:pStyle w:val="NormalWeb"/>
        <w:ind w:left="360"/>
        <w:rPr>
          <w:rFonts w:eastAsiaTheme="majorEastAsia"/>
          <w:lang w:val="en-GB"/>
        </w:rPr>
      </w:pPr>
      <w:r w:rsidRPr="00753422">
        <w:rPr>
          <w:rFonts w:eastAsiaTheme="majorEastAsia"/>
          <w:lang w:val="en-GB"/>
        </w:rPr>
        <w:t>There are two versions:</w:t>
      </w:r>
    </w:p>
    <w:p w14:paraId="0440CAB2" w14:textId="77777777" w:rsidR="00753422" w:rsidRPr="00753422" w:rsidRDefault="00753422" w:rsidP="00121F52">
      <w:pPr>
        <w:pStyle w:val="NormalWeb"/>
        <w:numPr>
          <w:ilvl w:val="0"/>
          <w:numId w:val="136"/>
        </w:numPr>
        <w:rPr>
          <w:rFonts w:eastAsiaTheme="majorEastAsia"/>
          <w:lang w:val="en-GB"/>
        </w:rPr>
      </w:pPr>
      <w:r w:rsidRPr="00753422">
        <w:rPr>
          <w:rFonts w:eastAsiaTheme="majorEastAsia"/>
          <w:b/>
          <w:bCs/>
          <w:lang w:val="en-GB"/>
        </w:rPr>
        <w:t>IPv4</w:t>
      </w:r>
      <w:r w:rsidRPr="00753422">
        <w:rPr>
          <w:rFonts w:eastAsiaTheme="majorEastAsia"/>
          <w:lang w:val="en-GB"/>
        </w:rPr>
        <w:t xml:space="preserve"> – 32-bit address (e.g., 192.168.1.1)</w:t>
      </w:r>
    </w:p>
    <w:p w14:paraId="44ACD219" w14:textId="77777777" w:rsidR="00753422" w:rsidRPr="00753422" w:rsidRDefault="00753422" w:rsidP="00121F52">
      <w:pPr>
        <w:pStyle w:val="NormalWeb"/>
        <w:numPr>
          <w:ilvl w:val="0"/>
          <w:numId w:val="136"/>
        </w:numPr>
        <w:rPr>
          <w:rFonts w:eastAsiaTheme="majorEastAsia"/>
          <w:lang w:val="en-GB"/>
        </w:rPr>
      </w:pPr>
      <w:r w:rsidRPr="00753422">
        <w:rPr>
          <w:rFonts w:eastAsiaTheme="majorEastAsia"/>
          <w:b/>
          <w:bCs/>
          <w:lang w:val="en-GB"/>
        </w:rPr>
        <w:t>IPv6</w:t>
      </w:r>
      <w:r w:rsidRPr="00753422">
        <w:rPr>
          <w:rFonts w:eastAsiaTheme="majorEastAsia"/>
          <w:lang w:val="en-GB"/>
        </w:rPr>
        <w:t xml:space="preserve"> – 128-bit address (e.g., 2001:0db8::1)</w:t>
      </w:r>
    </w:p>
    <w:p w14:paraId="3504F534" w14:textId="77777777" w:rsidR="00753422" w:rsidRPr="00753422" w:rsidRDefault="00753422" w:rsidP="00753422">
      <w:pPr>
        <w:pStyle w:val="NormalWeb"/>
        <w:ind w:left="360"/>
        <w:rPr>
          <w:rFonts w:eastAsiaTheme="majorEastAsia"/>
          <w:lang w:val="en-GB"/>
        </w:rPr>
      </w:pPr>
      <w:r w:rsidRPr="00753422">
        <w:rPr>
          <w:rFonts w:eastAsiaTheme="majorEastAsia"/>
          <w:lang w:val="en-GB"/>
        </w:rPr>
        <w:t xml:space="preserve">IPv4 addresses are divided into </w:t>
      </w:r>
      <w:r w:rsidRPr="00753422">
        <w:rPr>
          <w:rFonts w:eastAsiaTheme="majorEastAsia"/>
          <w:b/>
          <w:bCs/>
          <w:lang w:val="en-GB"/>
        </w:rPr>
        <w:t>Network ID</w:t>
      </w:r>
      <w:r w:rsidRPr="00753422">
        <w:rPr>
          <w:rFonts w:eastAsiaTheme="majorEastAsia"/>
          <w:lang w:val="en-GB"/>
        </w:rPr>
        <w:t xml:space="preserve"> and </w:t>
      </w:r>
      <w:r w:rsidRPr="00753422">
        <w:rPr>
          <w:rFonts w:eastAsiaTheme="majorEastAsia"/>
          <w:b/>
          <w:bCs/>
          <w:lang w:val="en-GB"/>
        </w:rPr>
        <w:t>Host ID</w:t>
      </w:r>
      <w:r w:rsidRPr="00753422">
        <w:rPr>
          <w:rFonts w:eastAsiaTheme="majorEastAsia"/>
          <w:lang w:val="en-GB"/>
        </w:rPr>
        <w:t xml:space="preserve"> portions.</w:t>
      </w:r>
    </w:p>
    <w:p w14:paraId="1A3FA9DA" w14:textId="77777777" w:rsidR="00753422" w:rsidRPr="00753422" w:rsidRDefault="00000000" w:rsidP="00753422">
      <w:pPr>
        <w:pStyle w:val="NormalWeb"/>
        <w:ind w:left="360"/>
        <w:rPr>
          <w:rFonts w:eastAsiaTheme="majorEastAsia"/>
          <w:lang w:val="en-GB"/>
        </w:rPr>
      </w:pPr>
      <w:r>
        <w:rPr>
          <w:rFonts w:eastAsiaTheme="majorEastAsia"/>
          <w:lang w:val="en-GB"/>
        </w:rPr>
        <w:pict w14:anchorId="5A6E211E">
          <v:rect id="_x0000_i1073" style="width:0;height:1.5pt" o:hralign="center" o:hrstd="t" o:hr="t" fillcolor="#a0a0a0" stroked="f"/>
        </w:pict>
      </w:r>
    </w:p>
    <w:p w14:paraId="1763E17F" w14:textId="77777777" w:rsidR="00753422" w:rsidRPr="00753422" w:rsidRDefault="00753422" w:rsidP="00753422">
      <w:pPr>
        <w:pStyle w:val="NormalWeb"/>
        <w:ind w:left="360"/>
        <w:rPr>
          <w:rFonts w:eastAsiaTheme="majorEastAsia"/>
          <w:b/>
          <w:bCs/>
          <w:lang w:val="en-GB"/>
        </w:rPr>
      </w:pPr>
      <w:r w:rsidRPr="00753422">
        <w:rPr>
          <w:rFonts w:eastAsiaTheme="majorEastAsia"/>
          <w:b/>
          <w:bCs/>
          <w:lang w:val="en-GB"/>
        </w:rPr>
        <w:t>2. IP Address Classes (IPv4):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2"/>
        <w:gridCol w:w="1476"/>
        <w:gridCol w:w="2573"/>
        <w:gridCol w:w="2157"/>
        <w:gridCol w:w="2142"/>
      </w:tblGrid>
      <w:tr w:rsidR="00753422" w:rsidRPr="00753422" w14:paraId="1977F1B9" w14:textId="77777777" w:rsidTr="00121F52">
        <w:trPr>
          <w:tblHeader/>
          <w:tblCellSpacing w:w="15" w:type="dxa"/>
        </w:trPr>
        <w:tc>
          <w:tcPr>
            <w:tcW w:w="0" w:type="auto"/>
            <w:vAlign w:val="center"/>
            <w:hideMark/>
          </w:tcPr>
          <w:p w14:paraId="6DCE7BAF" w14:textId="77777777" w:rsidR="00753422" w:rsidRPr="00753422" w:rsidRDefault="00753422" w:rsidP="00753422">
            <w:pPr>
              <w:pStyle w:val="NormalWeb"/>
              <w:ind w:left="360"/>
              <w:rPr>
                <w:rFonts w:eastAsiaTheme="majorEastAsia"/>
                <w:b/>
                <w:bCs/>
                <w:lang w:val="en-GB"/>
              </w:rPr>
            </w:pPr>
            <w:r w:rsidRPr="00753422">
              <w:rPr>
                <w:rFonts w:eastAsiaTheme="majorEastAsia"/>
                <w:b/>
                <w:bCs/>
                <w:lang w:val="en-GB"/>
              </w:rPr>
              <w:t>Class</w:t>
            </w:r>
          </w:p>
        </w:tc>
        <w:tc>
          <w:tcPr>
            <w:tcW w:w="0" w:type="auto"/>
            <w:vAlign w:val="center"/>
            <w:hideMark/>
          </w:tcPr>
          <w:p w14:paraId="256BCB68" w14:textId="77777777" w:rsidR="00753422" w:rsidRPr="00753422" w:rsidRDefault="00753422" w:rsidP="00753422">
            <w:pPr>
              <w:pStyle w:val="NormalWeb"/>
              <w:ind w:left="360"/>
              <w:rPr>
                <w:rFonts w:eastAsiaTheme="majorEastAsia"/>
                <w:b/>
                <w:bCs/>
                <w:lang w:val="en-GB"/>
              </w:rPr>
            </w:pPr>
            <w:r w:rsidRPr="00753422">
              <w:rPr>
                <w:rFonts w:eastAsiaTheme="majorEastAsia"/>
                <w:b/>
                <w:bCs/>
                <w:lang w:val="en-GB"/>
              </w:rPr>
              <w:t>Starting Bits</w:t>
            </w:r>
          </w:p>
        </w:tc>
        <w:tc>
          <w:tcPr>
            <w:tcW w:w="0" w:type="auto"/>
            <w:vAlign w:val="center"/>
            <w:hideMark/>
          </w:tcPr>
          <w:p w14:paraId="33671EBD" w14:textId="77777777" w:rsidR="00753422" w:rsidRPr="00753422" w:rsidRDefault="00753422" w:rsidP="00753422">
            <w:pPr>
              <w:pStyle w:val="NormalWeb"/>
              <w:ind w:left="360"/>
              <w:rPr>
                <w:rFonts w:eastAsiaTheme="majorEastAsia"/>
                <w:b/>
                <w:bCs/>
                <w:lang w:val="en-GB"/>
              </w:rPr>
            </w:pPr>
            <w:r w:rsidRPr="00753422">
              <w:rPr>
                <w:rFonts w:eastAsiaTheme="majorEastAsia"/>
                <w:b/>
                <w:bCs/>
                <w:lang w:val="en-GB"/>
              </w:rPr>
              <w:t>Address Range</w:t>
            </w:r>
          </w:p>
        </w:tc>
        <w:tc>
          <w:tcPr>
            <w:tcW w:w="0" w:type="auto"/>
            <w:vAlign w:val="center"/>
            <w:hideMark/>
          </w:tcPr>
          <w:p w14:paraId="1612F6DB" w14:textId="77777777" w:rsidR="00753422" w:rsidRPr="00753422" w:rsidRDefault="00753422" w:rsidP="00753422">
            <w:pPr>
              <w:pStyle w:val="NormalWeb"/>
              <w:ind w:left="360"/>
              <w:rPr>
                <w:rFonts w:eastAsiaTheme="majorEastAsia"/>
                <w:b/>
                <w:bCs/>
                <w:lang w:val="en-GB"/>
              </w:rPr>
            </w:pPr>
            <w:r w:rsidRPr="00753422">
              <w:rPr>
                <w:rFonts w:eastAsiaTheme="majorEastAsia"/>
                <w:b/>
                <w:bCs/>
                <w:lang w:val="en-GB"/>
              </w:rPr>
              <w:t>Default Subnet Mask</w:t>
            </w:r>
          </w:p>
        </w:tc>
        <w:tc>
          <w:tcPr>
            <w:tcW w:w="0" w:type="auto"/>
            <w:vAlign w:val="center"/>
            <w:hideMark/>
          </w:tcPr>
          <w:p w14:paraId="7094D9E4" w14:textId="77777777" w:rsidR="00753422" w:rsidRPr="00753422" w:rsidRDefault="00753422" w:rsidP="00753422">
            <w:pPr>
              <w:pStyle w:val="NormalWeb"/>
              <w:ind w:left="360"/>
              <w:rPr>
                <w:rFonts w:eastAsiaTheme="majorEastAsia"/>
                <w:b/>
                <w:bCs/>
                <w:lang w:val="en-GB"/>
              </w:rPr>
            </w:pPr>
            <w:r w:rsidRPr="00753422">
              <w:rPr>
                <w:rFonts w:eastAsiaTheme="majorEastAsia"/>
                <w:b/>
                <w:bCs/>
                <w:lang w:val="en-GB"/>
              </w:rPr>
              <w:t>Usage</w:t>
            </w:r>
          </w:p>
        </w:tc>
      </w:tr>
      <w:tr w:rsidR="00753422" w:rsidRPr="00753422" w14:paraId="383E2B87" w14:textId="77777777" w:rsidTr="00121F52">
        <w:trPr>
          <w:tblCellSpacing w:w="15" w:type="dxa"/>
        </w:trPr>
        <w:tc>
          <w:tcPr>
            <w:tcW w:w="0" w:type="auto"/>
            <w:vAlign w:val="center"/>
            <w:hideMark/>
          </w:tcPr>
          <w:p w14:paraId="2980FD48" w14:textId="77777777" w:rsidR="00753422" w:rsidRPr="00753422" w:rsidRDefault="00753422" w:rsidP="00753422">
            <w:pPr>
              <w:pStyle w:val="NormalWeb"/>
              <w:ind w:left="360"/>
              <w:rPr>
                <w:rFonts w:eastAsiaTheme="majorEastAsia"/>
                <w:lang w:val="en-GB"/>
              </w:rPr>
            </w:pPr>
            <w:r w:rsidRPr="00753422">
              <w:rPr>
                <w:rFonts w:eastAsiaTheme="majorEastAsia"/>
                <w:lang w:val="en-GB"/>
              </w:rPr>
              <w:t>A</w:t>
            </w:r>
          </w:p>
        </w:tc>
        <w:tc>
          <w:tcPr>
            <w:tcW w:w="0" w:type="auto"/>
            <w:vAlign w:val="center"/>
            <w:hideMark/>
          </w:tcPr>
          <w:p w14:paraId="54817A0A" w14:textId="77777777" w:rsidR="00753422" w:rsidRPr="00753422" w:rsidRDefault="00753422" w:rsidP="00753422">
            <w:pPr>
              <w:pStyle w:val="NormalWeb"/>
              <w:ind w:left="360"/>
              <w:rPr>
                <w:rFonts w:eastAsiaTheme="majorEastAsia"/>
                <w:lang w:val="en-GB"/>
              </w:rPr>
            </w:pPr>
            <w:r w:rsidRPr="00753422">
              <w:rPr>
                <w:rFonts w:eastAsiaTheme="majorEastAsia"/>
                <w:lang w:val="en-GB"/>
              </w:rPr>
              <w:t>0</w:t>
            </w:r>
          </w:p>
        </w:tc>
        <w:tc>
          <w:tcPr>
            <w:tcW w:w="0" w:type="auto"/>
            <w:vAlign w:val="center"/>
            <w:hideMark/>
          </w:tcPr>
          <w:p w14:paraId="0633A508" w14:textId="77777777" w:rsidR="00753422" w:rsidRPr="00753422" w:rsidRDefault="00753422" w:rsidP="00753422">
            <w:pPr>
              <w:pStyle w:val="NormalWeb"/>
              <w:ind w:left="360"/>
              <w:rPr>
                <w:rFonts w:eastAsiaTheme="majorEastAsia"/>
                <w:lang w:val="en-GB"/>
              </w:rPr>
            </w:pPr>
            <w:r w:rsidRPr="00753422">
              <w:rPr>
                <w:rFonts w:eastAsiaTheme="majorEastAsia"/>
                <w:lang w:val="en-GB"/>
              </w:rPr>
              <w:t>1.0.0.0 to 126.255.255.255</w:t>
            </w:r>
          </w:p>
        </w:tc>
        <w:tc>
          <w:tcPr>
            <w:tcW w:w="0" w:type="auto"/>
            <w:vAlign w:val="center"/>
            <w:hideMark/>
          </w:tcPr>
          <w:p w14:paraId="064EDDC1" w14:textId="77777777" w:rsidR="00753422" w:rsidRPr="00753422" w:rsidRDefault="00753422" w:rsidP="00753422">
            <w:pPr>
              <w:pStyle w:val="NormalWeb"/>
              <w:ind w:left="360"/>
              <w:rPr>
                <w:rFonts w:eastAsiaTheme="majorEastAsia"/>
                <w:lang w:val="en-GB"/>
              </w:rPr>
            </w:pPr>
            <w:r w:rsidRPr="00753422">
              <w:rPr>
                <w:rFonts w:eastAsiaTheme="majorEastAsia"/>
                <w:lang w:val="en-GB"/>
              </w:rPr>
              <w:t>255.0.0.0</w:t>
            </w:r>
          </w:p>
        </w:tc>
        <w:tc>
          <w:tcPr>
            <w:tcW w:w="0" w:type="auto"/>
            <w:vAlign w:val="center"/>
            <w:hideMark/>
          </w:tcPr>
          <w:p w14:paraId="1A9DF149" w14:textId="77777777" w:rsidR="00753422" w:rsidRPr="00753422" w:rsidRDefault="00753422" w:rsidP="00753422">
            <w:pPr>
              <w:pStyle w:val="NormalWeb"/>
              <w:ind w:left="360"/>
              <w:rPr>
                <w:rFonts w:eastAsiaTheme="majorEastAsia"/>
                <w:lang w:val="en-GB"/>
              </w:rPr>
            </w:pPr>
            <w:r w:rsidRPr="00753422">
              <w:rPr>
                <w:rFonts w:eastAsiaTheme="majorEastAsia"/>
                <w:lang w:val="en-GB"/>
              </w:rPr>
              <w:t>Large networks</w:t>
            </w:r>
          </w:p>
        </w:tc>
      </w:tr>
      <w:tr w:rsidR="00753422" w:rsidRPr="00753422" w14:paraId="435BDDD1" w14:textId="77777777" w:rsidTr="00121F52">
        <w:trPr>
          <w:tblCellSpacing w:w="15" w:type="dxa"/>
        </w:trPr>
        <w:tc>
          <w:tcPr>
            <w:tcW w:w="0" w:type="auto"/>
            <w:vAlign w:val="center"/>
            <w:hideMark/>
          </w:tcPr>
          <w:p w14:paraId="4418A1C0" w14:textId="77777777" w:rsidR="00753422" w:rsidRPr="00753422" w:rsidRDefault="00753422" w:rsidP="00753422">
            <w:pPr>
              <w:pStyle w:val="NormalWeb"/>
              <w:ind w:left="360"/>
              <w:rPr>
                <w:rFonts w:eastAsiaTheme="majorEastAsia"/>
                <w:lang w:val="en-GB"/>
              </w:rPr>
            </w:pPr>
            <w:r w:rsidRPr="00753422">
              <w:rPr>
                <w:rFonts w:eastAsiaTheme="majorEastAsia"/>
                <w:lang w:val="en-GB"/>
              </w:rPr>
              <w:t>B</w:t>
            </w:r>
          </w:p>
        </w:tc>
        <w:tc>
          <w:tcPr>
            <w:tcW w:w="0" w:type="auto"/>
            <w:vAlign w:val="center"/>
            <w:hideMark/>
          </w:tcPr>
          <w:p w14:paraId="00021613" w14:textId="77777777" w:rsidR="00753422" w:rsidRPr="00753422" w:rsidRDefault="00753422" w:rsidP="00753422">
            <w:pPr>
              <w:pStyle w:val="NormalWeb"/>
              <w:ind w:left="360"/>
              <w:rPr>
                <w:rFonts w:eastAsiaTheme="majorEastAsia"/>
                <w:lang w:val="en-GB"/>
              </w:rPr>
            </w:pPr>
            <w:r w:rsidRPr="00753422">
              <w:rPr>
                <w:rFonts w:eastAsiaTheme="majorEastAsia"/>
                <w:lang w:val="en-GB"/>
              </w:rPr>
              <w:t>10</w:t>
            </w:r>
          </w:p>
        </w:tc>
        <w:tc>
          <w:tcPr>
            <w:tcW w:w="0" w:type="auto"/>
            <w:vAlign w:val="center"/>
            <w:hideMark/>
          </w:tcPr>
          <w:p w14:paraId="6B1589C7" w14:textId="77777777" w:rsidR="00753422" w:rsidRPr="00753422" w:rsidRDefault="00753422" w:rsidP="00753422">
            <w:pPr>
              <w:pStyle w:val="NormalWeb"/>
              <w:ind w:left="360"/>
              <w:rPr>
                <w:rFonts w:eastAsiaTheme="majorEastAsia"/>
                <w:lang w:val="en-GB"/>
              </w:rPr>
            </w:pPr>
            <w:r w:rsidRPr="00753422">
              <w:rPr>
                <w:rFonts w:eastAsiaTheme="majorEastAsia"/>
                <w:lang w:val="en-GB"/>
              </w:rPr>
              <w:t>128.0.0.0 to 191.255.255.255</w:t>
            </w:r>
          </w:p>
        </w:tc>
        <w:tc>
          <w:tcPr>
            <w:tcW w:w="0" w:type="auto"/>
            <w:vAlign w:val="center"/>
            <w:hideMark/>
          </w:tcPr>
          <w:p w14:paraId="34537DF2" w14:textId="77777777" w:rsidR="00753422" w:rsidRPr="00753422" w:rsidRDefault="00753422" w:rsidP="00753422">
            <w:pPr>
              <w:pStyle w:val="NormalWeb"/>
              <w:ind w:left="360"/>
              <w:rPr>
                <w:rFonts w:eastAsiaTheme="majorEastAsia"/>
                <w:lang w:val="en-GB"/>
              </w:rPr>
            </w:pPr>
            <w:r w:rsidRPr="00753422">
              <w:rPr>
                <w:rFonts w:eastAsiaTheme="majorEastAsia"/>
                <w:lang w:val="en-GB"/>
              </w:rPr>
              <w:t>255.255.0.0</w:t>
            </w:r>
          </w:p>
        </w:tc>
        <w:tc>
          <w:tcPr>
            <w:tcW w:w="0" w:type="auto"/>
            <w:vAlign w:val="center"/>
            <w:hideMark/>
          </w:tcPr>
          <w:p w14:paraId="02138ED9" w14:textId="77777777" w:rsidR="00753422" w:rsidRPr="00753422" w:rsidRDefault="00753422" w:rsidP="00753422">
            <w:pPr>
              <w:pStyle w:val="NormalWeb"/>
              <w:ind w:left="360"/>
              <w:rPr>
                <w:rFonts w:eastAsiaTheme="majorEastAsia"/>
                <w:lang w:val="en-GB"/>
              </w:rPr>
            </w:pPr>
            <w:r w:rsidRPr="00753422">
              <w:rPr>
                <w:rFonts w:eastAsiaTheme="majorEastAsia"/>
                <w:lang w:val="en-GB"/>
              </w:rPr>
              <w:t>Medium-sized networks</w:t>
            </w:r>
          </w:p>
        </w:tc>
      </w:tr>
      <w:tr w:rsidR="00753422" w:rsidRPr="00753422" w14:paraId="731F0437" w14:textId="77777777" w:rsidTr="00121F52">
        <w:trPr>
          <w:tblCellSpacing w:w="15" w:type="dxa"/>
        </w:trPr>
        <w:tc>
          <w:tcPr>
            <w:tcW w:w="0" w:type="auto"/>
            <w:vAlign w:val="center"/>
            <w:hideMark/>
          </w:tcPr>
          <w:p w14:paraId="3659839B" w14:textId="77777777" w:rsidR="00753422" w:rsidRPr="00753422" w:rsidRDefault="00753422" w:rsidP="00753422">
            <w:pPr>
              <w:pStyle w:val="NormalWeb"/>
              <w:ind w:left="360"/>
              <w:rPr>
                <w:rFonts w:eastAsiaTheme="majorEastAsia"/>
                <w:lang w:val="en-GB"/>
              </w:rPr>
            </w:pPr>
            <w:r w:rsidRPr="00753422">
              <w:rPr>
                <w:rFonts w:eastAsiaTheme="majorEastAsia"/>
                <w:lang w:val="en-GB"/>
              </w:rPr>
              <w:t>C</w:t>
            </w:r>
          </w:p>
        </w:tc>
        <w:tc>
          <w:tcPr>
            <w:tcW w:w="0" w:type="auto"/>
            <w:vAlign w:val="center"/>
            <w:hideMark/>
          </w:tcPr>
          <w:p w14:paraId="231A9246" w14:textId="77777777" w:rsidR="00753422" w:rsidRPr="00753422" w:rsidRDefault="00753422" w:rsidP="00753422">
            <w:pPr>
              <w:pStyle w:val="NormalWeb"/>
              <w:ind w:left="360"/>
              <w:rPr>
                <w:rFonts w:eastAsiaTheme="majorEastAsia"/>
                <w:lang w:val="en-GB"/>
              </w:rPr>
            </w:pPr>
            <w:r w:rsidRPr="00753422">
              <w:rPr>
                <w:rFonts w:eastAsiaTheme="majorEastAsia"/>
                <w:lang w:val="en-GB"/>
              </w:rPr>
              <w:t>110</w:t>
            </w:r>
          </w:p>
        </w:tc>
        <w:tc>
          <w:tcPr>
            <w:tcW w:w="0" w:type="auto"/>
            <w:vAlign w:val="center"/>
            <w:hideMark/>
          </w:tcPr>
          <w:p w14:paraId="4D6A4D6A" w14:textId="77777777" w:rsidR="00753422" w:rsidRPr="00753422" w:rsidRDefault="00753422" w:rsidP="00753422">
            <w:pPr>
              <w:pStyle w:val="NormalWeb"/>
              <w:ind w:left="360"/>
              <w:rPr>
                <w:rFonts w:eastAsiaTheme="majorEastAsia"/>
                <w:lang w:val="en-GB"/>
              </w:rPr>
            </w:pPr>
            <w:r w:rsidRPr="00753422">
              <w:rPr>
                <w:rFonts w:eastAsiaTheme="majorEastAsia"/>
                <w:lang w:val="en-GB"/>
              </w:rPr>
              <w:t>192.0.0.0 to 223.255.255.255</w:t>
            </w:r>
          </w:p>
        </w:tc>
        <w:tc>
          <w:tcPr>
            <w:tcW w:w="0" w:type="auto"/>
            <w:vAlign w:val="center"/>
            <w:hideMark/>
          </w:tcPr>
          <w:p w14:paraId="0228A804" w14:textId="77777777" w:rsidR="00753422" w:rsidRPr="00753422" w:rsidRDefault="00753422" w:rsidP="00753422">
            <w:pPr>
              <w:pStyle w:val="NormalWeb"/>
              <w:ind w:left="360"/>
              <w:rPr>
                <w:rFonts w:eastAsiaTheme="majorEastAsia"/>
                <w:lang w:val="en-GB"/>
              </w:rPr>
            </w:pPr>
            <w:r w:rsidRPr="00753422">
              <w:rPr>
                <w:rFonts w:eastAsiaTheme="majorEastAsia"/>
                <w:lang w:val="en-GB"/>
              </w:rPr>
              <w:t>255.255.255.0</w:t>
            </w:r>
          </w:p>
        </w:tc>
        <w:tc>
          <w:tcPr>
            <w:tcW w:w="0" w:type="auto"/>
            <w:vAlign w:val="center"/>
            <w:hideMark/>
          </w:tcPr>
          <w:p w14:paraId="6CC24005" w14:textId="77777777" w:rsidR="00753422" w:rsidRPr="00753422" w:rsidRDefault="00753422" w:rsidP="00753422">
            <w:pPr>
              <w:pStyle w:val="NormalWeb"/>
              <w:ind w:left="360"/>
              <w:rPr>
                <w:rFonts w:eastAsiaTheme="majorEastAsia"/>
                <w:lang w:val="en-GB"/>
              </w:rPr>
            </w:pPr>
            <w:r w:rsidRPr="00753422">
              <w:rPr>
                <w:rFonts w:eastAsiaTheme="majorEastAsia"/>
                <w:lang w:val="en-GB"/>
              </w:rPr>
              <w:t>Small networks</w:t>
            </w:r>
          </w:p>
        </w:tc>
      </w:tr>
      <w:tr w:rsidR="00753422" w:rsidRPr="00753422" w14:paraId="5E443507" w14:textId="77777777" w:rsidTr="00121F52">
        <w:trPr>
          <w:tblCellSpacing w:w="15" w:type="dxa"/>
        </w:trPr>
        <w:tc>
          <w:tcPr>
            <w:tcW w:w="0" w:type="auto"/>
            <w:vAlign w:val="center"/>
            <w:hideMark/>
          </w:tcPr>
          <w:p w14:paraId="07F1A141" w14:textId="77777777" w:rsidR="00753422" w:rsidRPr="00753422" w:rsidRDefault="00753422" w:rsidP="00753422">
            <w:pPr>
              <w:pStyle w:val="NormalWeb"/>
              <w:ind w:left="360"/>
              <w:rPr>
                <w:rFonts w:eastAsiaTheme="majorEastAsia"/>
                <w:lang w:val="en-GB"/>
              </w:rPr>
            </w:pPr>
            <w:r w:rsidRPr="00753422">
              <w:rPr>
                <w:rFonts w:eastAsiaTheme="majorEastAsia"/>
                <w:lang w:val="en-GB"/>
              </w:rPr>
              <w:t>D</w:t>
            </w:r>
          </w:p>
        </w:tc>
        <w:tc>
          <w:tcPr>
            <w:tcW w:w="0" w:type="auto"/>
            <w:vAlign w:val="center"/>
            <w:hideMark/>
          </w:tcPr>
          <w:p w14:paraId="5BC3E40C" w14:textId="77777777" w:rsidR="00753422" w:rsidRPr="00753422" w:rsidRDefault="00753422" w:rsidP="00753422">
            <w:pPr>
              <w:pStyle w:val="NormalWeb"/>
              <w:ind w:left="360"/>
              <w:rPr>
                <w:rFonts w:eastAsiaTheme="majorEastAsia"/>
                <w:lang w:val="en-GB"/>
              </w:rPr>
            </w:pPr>
            <w:r w:rsidRPr="00753422">
              <w:rPr>
                <w:rFonts w:eastAsiaTheme="majorEastAsia"/>
                <w:lang w:val="en-GB"/>
              </w:rPr>
              <w:t>1110</w:t>
            </w:r>
          </w:p>
        </w:tc>
        <w:tc>
          <w:tcPr>
            <w:tcW w:w="0" w:type="auto"/>
            <w:vAlign w:val="center"/>
            <w:hideMark/>
          </w:tcPr>
          <w:p w14:paraId="05108B5C" w14:textId="77777777" w:rsidR="00753422" w:rsidRPr="00753422" w:rsidRDefault="00753422" w:rsidP="00753422">
            <w:pPr>
              <w:pStyle w:val="NormalWeb"/>
              <w:ind w:left="360"/>
              <w:rPr>
                <w:rFonts w:eastAsiaTheme="majorEastAsia"/>
                <w:lang w:val="en-GB"/>
              </w:rPr>
            </w:pPr>
            <w:r w:rsidRPr="00753422">
              <w:rPr>
                <w:rFonts w:eastAsiaTheme="majorEastAsia"/>
                <w:lang w:val="en-GB"/>
              </w:rPr>
              <w:t>224.0.0.0 to 239.255.255.255</w:t>
            </w:r>
          </w:p>
        </w:tc>
        <w:tc>
          <w:tcPr>
            <w:tcW w:w="0" w:type="auto"/>
            <w:vAlign w:val="center"/>
            <w:hideMark/>
          </w:tcPr>
          <w:p w14:paraId="66BF0A95" w14:textId="77777777" w:rsidR="00753422" w:rsidRPr="00753422" w:rsidRDefault="00753422" w:rsidP="00753422">
            <w:pPr>
              <w:pStyle w:val="NormalWeb"/>
              <w:ind w:left="360"/>
              <w:rPr>
                <w:rFonts w:eastAsiaTheme="majorEastAsia"/>
                <w:lang w:val="en-GB"/>
              </w:rPr>
            </w:pPr>
            <w:r w:rsidRPr="00753422">
              <w:rPr>
                <w:rFonts w:eastAsiaTheme="majorEastAsia"/>
                <w:lang w:val="en-GB"/>
              </w:rPr>
              <w:t>N/A</w:t>
            </w:r>
          </w:p>
        </w:tc>
        <w:tc>
          <w:tcPr>
            <w:tcW w:w="0" w:type="auto"/>
            <w:vAlign w:val="center"/>
            <w:hideMark/>
          </w:tcPr>
          <w:p w14:paraId="4A05DEE1" w14:textId="77777777" w:rsidR="00753422" w:rsidRPr="00753422" w:rsidRDefault="00753422" w:rsidP="00753422">
            <w:pPr>
              <w:pStyle w:val="NormalWeb"/>
              <w:ind w:left="360"/>
              <w:rPr>
                <w:rFonts w:eastAsiaTheme="majorEastAsia"/>
                <w:lang w:val="en-GB"/>
              </w:rPr>
            </w:pPr>
            <w:r w:rsidRPr="00753422">
              <w:rPr>
                <w:rFonts w:eastAsiaTheme="majorEastAsia"/>
                <w:lang w:val="en-GB"/>
              </w:rPr>
              <w:t>Multicasting</w:t>
            </w:r>
          </w:p>
        </w:tc>
      </w:tr>
      <w:tr w:rsidR="00753422" w:rsidRPr="00753422" w14:paraId="3659EA8B" w14:textId="77777777" w:rsidTr="00121F52">
        <w:trPr>
          <w:tblCellSpacing w:w="15" w:type="dxa"/>
        </w:trPr>
        <w:tc>
          <w:tcPr>
            <w:tcW w:w="0" w:type="auto"/>
            <w:vAlign w:val="center"/>
            <w:hideMark/>
          </w:tcPr>
          <w:p w14:paraId="79B33ED5" w14:textId="77777777" w:rsidR="00753422" w:rsidRPr="00753422" w:rsidRDefault="00753422" w:rsidP="00753422">
            <w:pPr>
              <w:pStyle w:val="NormalWeb"/>
              <w:ind w:left="360"/>
              <w:rPr>
                <w:rFonts w:eastAsiaTheme="majorEastAsia"/>
                <w:lang w:val="en-GB"/>
              </w:rPr>
            </w:pPr>
            <w:r w:rsidRPr="00753422">
              <w:rPr>
                <w:rFonts w:eastAsiaTheme="majorEastAsia"/>
                <w:lang w:val="en-GB"/>
              </w:rPr>
              <w:t>E</w:t>
            </w:r>
          </w:p>
        </w:tc>
        <w:tc>
          <w:tcPr>
            <w:tcW w:w="0" w:type="auto"/>
            <w:vAlign w:val="center"/>
            <w:hideMark/>
          </w:tcPr>
          <w:p w14:paraId="6C7E63CB" w14:textId="77777777" w:rsidR="00753422" w:rsidRPr="00753422" w:rsidRDefault="00753422" w:rsidP="00753422">
            <w:pPr>
              <w:pStyle w:val="NormalWeb"/>
              <w:ind w:left="360"/>
              <w:rPr>
                <w:rFonts w:eastAsiaTheme="majorEastAsia"/>
                <w:lang w:val="en-GB"/>
              </w:rPr>
            </w:pPr>
            <w:r w:rsidRPr="00753422">
              <w:rPr>
                <w:rFonts w:eastAsiaTheme="majorEastAsia"/>
                <w:lang w:val="en-GB"/>
              </w:rPr>
              <w:t>1111</w:t>
            </w:r>
          </w:p>
        </w:tc>
        <w:tc>
          <w:tcPr>
            <w:tcW w:w="0" w:type="auto"/>
            <w:vAlign w:val="center"/>
            <w:hideMark/>
          </w:tcPr>
          <w:p w14:paraId="47C74AAC" w14:textId="77777777" w:rsidR="00753422" w:rsidRPr="00753422" w:rsidRDefault="00753422" w:rsidP="00753422">
            <w:pPr>
              <w:pStyle w:val="NormalWeb"/>
              <w:ind w:left="360"/>
              <w:rPr>
                <w:rFonts w:eastAsiaTheme="majorEastAsia"/>
                <w:lang w:val="en-GB"/>
              </w:rPr>
            </w:pPr>
            <w:r w:rsidRPr="00753422">
              <w:rPr>
                <w:rFonts w:eastAsiaTheme="majorEastAsia"/>
                <w:lang w:val="en-GB"/>
              </w:rPr>
              <w:t>240.0.0.0 to 255.255.255.254</w:t>
            </w:r>
          </w:p>
        </w:tc>
        <w:tc>
          <w:tcPr>
            <w:tcW w:w="0" w:type="auto"/>
            <w:vAlign w:val="center"/>
            <w:hideMark/>
          </w:tcPr>
          <w:p w14:paraId="43887FED" w14:textId="77777777" w:rsidR="00753422" w:rsidRPr="00753422" w:rsidRDefault="00753422" w:rsidP="00753422">
            <w:pPr>
              <w:pStyle w:val="NormalWeb"/>
              <w:ind w:left="360"/>
              <w:rPr>
                <w:rFonts w:eastAsiaTheme="majorEastAsia"/>
                <w:lang w:val="en-GB"/>
              </w:rPr>
            </w:pPr>
            <w:r w:rsidRPr="00753422">
              <w:rPr>
                <w:rFonts w:eastAsiaTheme="majorEastAsia"/>
                <w:lang w:val="en-GB"/>
              </w:rPr>
              <w:t>N/A</w:t>
            </w:r>
          </w:p>
        </w:tc>
        <w:tc>
          <w:tcPr>
            <w:tcW w:w="0" w:type="auto"/>
            <w:vAlign w:val="center"/>
            <w:hideMark/>
          </w:tcPr>
          <w:p w14:paraId="66A07FF6" w14:textId="77777777" w:rsidR="00753422" w:rsidRPr="00753422" w:rsidRDefault="00753422" w:rsidP="00753422">
            <w:pPr>
              <w:pStyle w:val="NormalWeb"/>
              <w:ind w:left="360"/>
              <w:rPr>
                <w:rFonts w:eastAsiaTheme="majorEastAsia"/>
                <w:lang w:val="en-GB"/>
              </w:rPr>
            </w:pPr>
            <w:r w:rsidRPr="00753422">
              <w:rPr>
                <w:rFonts w:eastAsiaTheme="majorEastAsia"/>
                <w:lang w:val="en-GB"/>
              </w:rPr>
              <w:t xml:space="preserve">Research and </w:t>
            </w:r>
            <w:proofErr w:type="gramStart"/>
            <w:r w:rsidRPr="00753422">
              <w:rPr>
                <w:rFonts w:eastAsiaTheme="majorEastAsia"/>
                <w:lang w:val="en-GB"/>
              </w:rPr>
              <w:t>Reserved</w:t>
            </w:r>
            <w:proofErr w:type="gramEnd"/>
          </w:p>
        </w:tc>
      </w:tr>
    </w:tbl>
    <w:p w14:paraId="328798BC" w14:textId="77777777" w:rsidR="00753422" w:rsidRPr="00753422" w:rsidRDefault="00000000" w:rsidP="00753422">
      <w:pPr>
        <w:pStyle w:val="NormalWeb"/>
        <w:ind w:left="360"/>
        <w:rPr>
          <w:rFonts w:eastAsiaTheme="majorEastAsia"/>
          <w:lang w:val="en-GB"/>
        </w:rPr>
      </w:pPr>
      <w:r>
        <w:rPr>
          <w:rFonts w:eastAsiaTheme="majorEastAsia"/>
          <w:lang w:val="en-GB"/>
        </w:rPr>
        <w:pict w14:anchorId="4DF95AAF">
          <v:rect id="_x0000_i1074" style="width:0;height:1.5pt" o:hralign="center" o:hrstd="t" o:hr="t" fillcolor="#a0a0a0" stroked="f"/>
        </w:pict>
      </w:r>
    </w:p>
    <w:p w14:paraId="16FB2DA8" w14:textId="77777777" w:rsidR="00753422" w:rsidRPr="00753422" w:rsidRDefault="00753422" w:rsidP="00753422">
      <w:pPr>
        <w:pStyle w:val="NormalWeb"/>
        <w:ind w:left="360"/>
        <w:rPr>
          <w:rFonts w:eastAsiaTheme="majorEastAsia"/>
          <w:b/>
          <w:bCs/>
          <w:lang w:val="en-GB"/>
        </w:rPr>
      </w:pPr>
      <w:r w:rsidRPr="00753422">
        <w:rPr>
          <w:rFonts w:eastAsiaTheme="majorEastAsia"/>
          <w:b/>
          <w:bCs/>
          <w:lang w:val="en-GB"/>
        </w:rPr>
        <w:t>3. Subnetting:</w:t>
      </w:r>
    </w:p>
    <w:p w14:paraId="3D1332D7" w14:textId="77777777" w:rsidR="00753422" w:rsidRPr="00753422" w:rsidRDefault="00753422" w:rsidP="00753422">
      <w:pPr>
        <w:pStyle w:val="NormalWeb"/>
        <w:ind w:left="360"/>
        <w:rPr>
          <w:rFonts w:eastAsiaTheme="majorEastAsia"/>
          <w:lang w:val="en-GB"/>
        </w:rPr>
      </w:pPr>
      <w:r w:rsidRPr="00753422">
        <w:rPr>
          <w:rFonts w:eastAsiaTheme="majorEastAsia"/>
          <w:b/>
          <w:bCs/>
          <w:lang w:val="en-GB"/>
        </w:rPr>
        <w:lastRenderedPageBreak/>
        <w:t>Subnetting</w:t>
      </w:r>
      <w:r w:rsidRPr="00753422">
        <w:rPr>
          <w:rFonts w:eastAsiaTheme="majorEastAsia"/>
          <w:lang w:val="en-GB"/>
        </w:rPr>
        <w:t xml:space="preserve"> is the process of dividing a large network into smaller, more manageable sub-networks (subnets). It improves network performance and security.</w:t>
      </w:r>
    </w:p>
    <w:p w14:paraId="24922D69" w14:textId="77777777" w:rsidR="00753422" w:rsidRPr="00753422" w:rsidRDefault="00753422" w:rsidP="00753422">
      <w:pPr>
        <w:pStyle w:val="NormalWeb"/>
        <w:ind w:left="360"/>
        <w:rPr>
          <w:rFonts w:eastAsiaTheme="majorEastAsia"/>
          <w:b/>
          <w:bCs/>
          <w:lang w:val="en-GB"/>
        </w:rPr>
      </w:pPr>
      <w:r w:rsidRPr="00753422">
        <w:rPr>
          <w:rFonts w:eastAsiaTheme="majorEastAsia"/>
          <w:b/>
          <w:bCs/>
          <w:lang w:val="en-GB"/>
        </w:rPr>
        <w:t>Benefits of Subnetting:</w:t>
      </w:r>
    </w:p>
    <w:p w14:paraId="16E4DDAE" w14:textId="77777777" w:rsidR="00753422" w:rsidRPr="00753422" w:rsidRDefault="00753422" w:rsidP="00121F52">
      <w:pPr>
        <w:pStyle w:val="NormalWeb"/>
        <w:numPr>
          <w:ilvl w:val="0"/>
          <w:numId w:val="137"/>
        </w:numPr>
        <w:rPr>
          <w:rFonts w:eastAsiaTheme="majorEastAsia"/>
          <w:lang w:val="en-GB"/>
        </w:rPr>
      </w:pPr>
      <w:r w:rsidRPr="00753422">
        <w:rPr>
          <w:rFonts w:eastAsiaTheme="majorEastAsia"/>
          <w:lang w:val="en-GB"/>
        </w:rPr>
        <w:t>Reduces broadcast traffic</w:t>
      </w:r>
    </w:p>
    <w:p w14:paraId="65190917" w14:textId="77777777" w:rsidR="00753422" w:rsidRPr="00753422" w:rsidRDefault="00753422" w:rsidP="00121F52">
      <w:pPr>
        <w:pStyle w:val="NormalWeb"/>
        <w:numPr>
          <w:ilvl w:val="0"/>
          <w:numId w:val="137"/>
        </w:numPr>
        <w:rPr>
          <w:rFonts w:eastAsiaTheme="majorEastAsia"/>
          <w:lang w:val="en-GB"/>
        </w:rPr>
      </w:pPr>
      <w:r w:rsidRPr="00753422">
        <w:rPr>
          <w:rFonts w:eastAsiaTheme="majorEastAsia"/>
          <w:lang w:val="en-GB"/>
        </w:rPr>
        <w:t>Efficient IP address usage</w:t>
      </w:r>
    </w:p>
    <w:p w14:paraId="0C7EAFFE" w14:textId="77777777" w:rsidR="00753422" w:rsidRPr="00753422" w:rsidRDefault="00753422" w:rsidP="00121F52">
      <w:pPr>
        <w:pStyle w:val="NormalWeb"/>
        <w:numPr>
          <w:ilvl w:val="0"/>
          <w:numId w:val="137"/>
        </w:numPr>
        <w:rPr>
          <w:rFonts w:eastAsiaTheme="majorEastAsia"/>
          <w:lang w:val="en-GB"/>
        </w:rPr>
      </w:pPr>
      <w:r w:rsidRPr="00753422">
        <w:rPr>
          <w:rFonts w:eastAsiaTheme="majorEastAsia"/>
          <w:lang w:val="en-GB"/>
        </w:rPr>
        <w:t>Easier troubleshooting</w:t>
      </w:r>
    </w:p>
    <w:p w14:paraId="733267AE" w14:textId="77777777" w:rsidR="00753422" w:rsidRPr="00753422" w:rsidRDefault="00753422" w:rsidP="00121F52">
      <w:pPr>
        <w:pStyle w:val="NormalWeb"/>
        <w:numPr>
          <w:ilvl w:val="0"/>
          <w:numId w:val="137"/>
        </w:numPr>
        <w:rPr>
          <w:rFonts w:eastAsiaTheme="majorEastAsia"/>
          <w:lang w:val="en-GB"/>
        </w:rPr>
      </w:pPr>
      <w:r w:rsidRPr="00753422">
        <w:rPr>
          <w:rFonts w:eastAsiaTheme="majorEastAsia"/>
          <w:lang w:val="en-GB"/>
        </w:rPr>
        <w:t>Enhanced security and segmentation</w:t>
      </w:r>
    </w:p>
    <w:p w14:paraId="6FC07831" w14:textId="77777777" w:rsidR="00753422" w:rsidRPr="00753422" w:rsidRDefault="00000000" w:rsidP="00753422">
      <w:pPr>
        <w:pStyle w:val="NormalWeb"/>
        <w:ind w:left="360"/>
        <w:rPr>
          <w:rFonts w:eastAsiaTheme="majorEastAsia"/>
          <w:lang w:val="en-GB"/>
        </w:rPr>
      </w:pPr>
      <w:r>
        <w:rPr>
          <w:rFonts w:eastAsiaTheme="majorEastAsia"/>
          <w:lang w:val="en-GB"/>
        </w:rPr>
        <w:pict w14:anchorId="7218BCCB">
          <v:rect id="_x0000_i1075" style="width:0;height:1.5pt" o:hralign="center" o:hrstd="t" o:hr="t" fillcolor="#a0a0a0" stroked="f"/>
        </w:pict>
      </w:r>
    </w:p>
    <w:p w14:paraId="45CFE4EA" w14:textId="77777777" w:rsidR="00753422" w:rsidRPr="00753422" w:rsidRDefault="00753422" w:rsidP="00753422">
      <w:pPr>
        <w:pStyle w:val="NormalWeb"/>
        <w:ind w:left="360"/>
        <w:rPr>
          <w:rFonts w:eastAsiaTheme="majorEastAsia"/>
          <w:b/>
          <w:bCs/>
          <w:lang w:val="en-GB"/>
        </w:rPr>
      </w:pPr>
      <w:r w:rsidRPr="00753422">
        <w:rPr>
          <w:rFonts w:eastAsiaTheme="majorEastAsia"/>
          <w:b/>
          <w:bCs/>
          <w:lang w:val="en-GB"/>
        </w:rPr>
        <w:t>Example of Subnetting:</w:t>
      </w:r>
    </w:p>
    <w:p w14:paraId="538DBB40" w14:textId="77777777" w:rsidR="00753422" w:rsidRPr="00753422" w:rsidRDefault="00753422" w:rsidP="00753422">
      <w:pPr>
        <w:pStyle w:val="NormalWeb"/>
        <w:ind w:left="360"/>
        <w:rPr>
          <w:rFonts w:eastAsiaTheme="majorEastAsia"/>
          <w:lang w:val="en-GB"/>
        </w:rPr>
      </w:pPr>
      <w:r w:rsidRPr="00753422">
        <w:rPr>
          <w:rFonts w:eastAsiaTheme="majorEastAsia"/>
          <w:lang w:val="en-GB"/>
        </w:rPr>
        <w:t xml:space="preserve">Suppose you have a </w:t>
      </w:r>
      <w:r w:rsidRPr="00753422">
        <w:rPr>
          <w:rFonts w:eastAsiaTheme="majorEastAsia"/>
          <w:b/>
          <w:bCs/>
          <w:lang w:val="en-GB"/>
        </w:rPr>
        <w:t>Class C</w:t>
      </w:r>
      <w:r w:rsidRPr="00753422">
        <w:rPr>
          <w:rFonts w:eastAsiaTheme="majorEastAsia"/>
          <w:lang w:val="en-GB"/>
        </w:rPr>
        <w:t xml:space="preserve"> IP address:</w:t>
      </w:r>
      <w:r w:rsidRPr="00753422">
        <w:rPr>
          <w:rFonts w:eastAsiaTheme="majorEastAsia"/>
          <w:lang w:val="en-GB"/>
        </w:rPr>
        <w:br/>
      </w:r>
      <w:r w:rsidRPr="00753422">
        <w:rPr>
          <w:rFonts w:eastAsiaTheme="majorEastAsia"/>
          <w:b/>
          <w:bCs/>
          <w:lang w:val="en-GB"/>
        </w:rPr>
        <w:t>192.168.10.0/24</w:t>
      </w:r>
      <w:r w:rsidRPr="00753422">
        <w:rPr>
          <w:rFonts w:eastAsiaTheme="majorEastAsia"/>
          <w:lang w:val="en-GB"/>
        </w:rPr>
        <w:br/>
        <w:t>(Default subnet mask: 255.255.255.0)</w:t>
      </w:r>
    </w:p>
    <w:p w14:paraId="7F5562B5" w14:textId="77777777" w:rsidR="00753422" w:rsidRPr="00753422" w:rsidRDefault="00753422" w:rsidP="00753422">
      <w:pPr>
        <w:pStyle w:val="NormalWeb"/>
        <w:ind w:left="360"/>
        <w:rPr>
          <w:rFonts w:eastAsiaTheme="majorEastAsia"/>
          <w:lang w:val="en-GB"/>
        </w:rPr>
      </w:pPr>
      <w:r w:rsidRPr="00753422">
        <w:rPr>
          <w:rFonts w:eastAsiaTheme="majorEastAsia"/>
          <w:lang w:val="en-GB"/>
        </w:rPr>
        <w:t xml:space="preserve">You want to create </w:t>
      </w:r>
      <w:r w:rsidRPr="00753422">
        <w:rPr>
          <w:rFonts w:eastAsiaTheme="majorEastAsia"/>
          <w:b/>
          <w:bCs/>
          <w:lang w:val="en-GB"/>
        </w:rPr>
        <w:t>4 subnets</w:t>
      </w:r>
      <w:r w:rsidRPr="00753422">
        <w:rPr>
          <w:rFonts w:eastAsiaTheme="majorEastAsia"/>
          <w:lang w:val="en-GB"/>
        </w:rPr>
        <w:t>.</w:t>
      </w:r>
    </w:p>
    <w:p w14:paraId="09B8BF81" w14:textId="77777777" w:rsidR="00753422" w:rsidRPr="00753422" w:rsidRDefault="00753422" w:rsidP="00121F52">
      <w:pPr>
        <w:pStyle w:val="NormalWeb"/>
        <w:numPr>
          <w:ilvl w:val="0"/>
          <w:numId w:val="138"/>
        </w:numPr>
        <w:rPr>
          <w:rFonts w:eastAsiaTheme="majorEastAsia"/>
          <w:lang w:val="en-GB"/>
        </w:rPr>
      </w:pPr>
      <w:r w:rsidRPr="00753422">
        <w:rPr>
          <w:rFonts w:eastAsiaTheme="majorEastAsia"/>
          <w:lang w:val="en-GB"/>
        </w:rPr>
        <w:t xml:space="preserve">Borrow </w:t>
      </w:r>
      <w:r w:rsidRPr="00753422">
        <w:rPr>
          <w:rFonts w:eastAsiaTheme="majorEastAsia"/>
          <w:b/>
          <w:bCs/>
          <w:lang w:val="en-GB"/>
        </w:rPr>
        <w:t>2 bits</w:t>
      </w:r>
      <w:r w:rsidRPr="00753422">
        <w:rPr>
          <w:rFonts w:eastAsiaTheme="majorEastAsia"/>
          <w:lang w:val="en-GB"/>
        </w:rPr>
        <w:t xml:space="preserve"> (2² = 4 subnets)</w:t>
      </w:r>
    </w:p>
    <w:p w14:paraId="0F97742F" w14:textId="77777777" w:rsidR="00753422" w:rsidRPr="00753422" w:rsidRDefault="00753422" w:rsidP="00121F52">
      <w:pPr>
        <w:pStyle w:val="NormalWeb"/>
        <w:numPr>
          <w:ilvl w:val="0"/>
          <w:numId w:val="138"/>
        </w:numPr>
        <w:rPr>
          <w:rFonts w:eastAsiaTheme="majorEastAsia"/>
          <w:lang w:val="en-GB"/>
        </w:rPr>
      </w:pPr>
      <w:r w:rsidRPr="00753422">
        <w:rPr>
          <w:rFonts w:eastAsiaTheme="majorEastAsia"/>
          <w:lang w:val="en-GB"/>
        </w:rPr>
        <w:t xml:space="preserve">New subnet mask: </w:t>
      </w:r>
      <w:r w:rsidRPr="00753422">
        <w:rPr>
          <w:rFonts w:eastAsiaTheme="majorEastAsia"/>
          <w:b/>
          <w:bCs/>
          <w:lang w:val="en-GB"/>
        </w:rPr>
        <w:t>255.255.255.192 (/26)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6"/>
        <w:gridCol w:w="2247"/>
        <w:gridCol w:w="2540"/>
        <w:gridCol w:w="2396"/>
      </w:tblGrid>
      <w:tr w:rsidR="00753422" w:rsidRPr="00753422" w14:paraId="6AA8CF40" w14:textId="77777777" w:rsidTr="00121F52">
        <w:trPr>
          <w:tblHeader/>
          <w:tblCellSpacing w:w="15" w:type="dxa"/>
        </w:trPr>
        <w:tc>
          <w:tcPr>
            <w:tcW w:w="0" w:type="auto"/>
            <w:vAlign w:val="center"/>
            <w:hideMark/>
          </w:tcPr>
          <w:p w14:paraId="4050EB04" w14:textId="77777777" w:rsidR="00753422" w:rsidRPr="00753422" w:rsidRDefault="00753422" w:rsidP="00753422">
            <w:pPr>
              <w:pStyle w:val="NormalWeb"/>
              <w:ind w:left="360"/>
              <w:rPr>
                <w:rFonts w:eastAsiaTheme="majorEastAsia"/>
                <w:b/>
                <w:bCs/>
                <w:lang w:val="en-GB"/>
              </w:rPr>
            </w:pPr>
            <w:r w:rsidRPr="00753422">
              <w:rPr>
                <w:rFonts w:eastAsiaTheme="majorEastAsia"/>
                <w:b/>
                <w:bCs/>
                <w:lang w:val="en-GB"/>
              </w:rPr>
              <w:t>Subnet</w:t>
            </w:r>
          </w:p>
        </w:tc>
        <w:tc>
          <w:tcPr>
            <w:tcW w:w="0" w:type="auto"/>
            <w:vAlign w:val="center"/>
            <w:hideMark/>
          </w:tcPr>
          <w:p w14:paraId="7B54DE47" w14:textId="77777777" w:rsidR="00753422" w:rsidRPr="00753422" w:rsidRDefault="00753422" w:rsidP="00753422">
            <w:pPr>
              <w:pStyle w:val="NormalWeb"/>
              <w:ind w:left="360"/>
              <w:rPr>
                <w:rFonts w:eastAsiaTheme="majorEastAsia"/>
                <w:b/>
                <w:bCs/>
                <w:lang w:val="en-GB"/>
              </w:rPr>
            </w:pPr>
            <w:r w:rsidRPr="00753422">
              <w:rPr>
                <w:rFonts w:eastAsiaTheme="majorEastAsia"/>
                <w:b/>
                <w:bCs/>
                <w:lang w:val="en-GB"/>
              </w:rPr>
              <w:t>Range</w:t>
            </w:r>
          </w:p>
        </w:tc>
        <w:tc>
          <w:tcPr>
            <w:tcW w:w="0" w:type="auto"/>
            <w:vAlign w:val="center"/>
            <w:hideMark/>
          </w:tcPr>
          <w:p w14:paraId="01E0443B" w14:textId="77777777" w:rsidR="00753422" w:rsidRPr="00753422" w:rsidRDefault="00753422" w:rsidP="00753422">
            <w:pPr>
              <w:pStyle w:val="NormalWeb"/>
              <w:ind w:left="360"/>
              <w:rPr>
                <w:rFonts w:eastAsiaTheme="majorEastAsia"/>
                <w:b/>
                <w:bCs/>
                <w:lang w:val="en-GB"/>
              </w:rPr>
            </w:pPr>
            <w:r w:rsidRPr="00753422">
              <w:rPr>
                <w:rFonts w:eastAsiaTheme="majorEastAsia"/>
                <w:b/>
                <w:bCs/>
                <w:lang w:val="en-GB"/>
              </w:rPr>
              <w:t>Usable IPs</w:t>
            </w:r>
          </w:p>
        </w:tc>
        <w:tc>
          <w:tcPr>
            <w:tcW w:w="0" w:type="auto"/>
            <w:vAlign w:val="center"/>
            <w:hideMark/>
          </w:tcPr>
          <w:p w14:paraId="13A6376B" w14:textId="77777777" w:rsidR="00753422" w:rsidRPr="00753422" w:rsidRDefault="00753422" w:rsidP="00753422">
            <w:pPr>
              <w:pStyle w:val="NormalWeb"/>
              <w:ind w:left="360"/>
              <w:rPr>
                <w:rFonts w:eastAsiaTheme="majorEastAsia"/>
                <w:b/>
                <w:bCs/>
                <w:lang w:val="en-GB"/>
              </w:rPr>
            </w:pPr>
            <w:r w:rsidRPr="00753422">
              <w:rPr>
                <w:rFonts w:eastAsiaTheme="majorEastAsia"/>
                <w:b/>
                <w:bCs/>
                <w:lang w:val="en-GB"/>
              </w:rPr>
              <w:t>Broadcast Address</w:t>
            </w:r>
          </w:p>
        </w:tc>
      </w:tr>
      <w:tr w:rsidR="00753422" w:rsidRPr="00753422" w14:paraId="6400B3D5" w14:textId="77777777" w:rsidTr="00121F52">
        <w:trPr>
          <w:tblCellSpacing w:w="15" w:type="dxa"/>
        </w:trPr>
        <w:tc>
          <w:tcPr>
            <w:tcW w:w="0" w:type="auto"/>
            <w:vAlign w:val="center"/>
            <w:hideMark/>
          </w:tcPr>
          <w:p w14:paraId="6923B0C0" w14:textId="77777777" w:rsidR="00753422" w:rsidRPr="00753422" w:rsidRDefault="00753422" w:rsidP="00753422">
            <w:pPr>
              <w:pStyle w:val="NormalWeb"/>
              <w:ind w:left="360"/>
              <w:rPr>
                <w:rFonts w:eastAsiaTheme="majorEastAsia"/>
                <w:lang w:val="en-GB"/>
              </w:rPr>
            </w:pPr>
            <w:r w:rsidRPr="00753422">
              <w:rPr>
                <w:rFonts w:eastAsiaTheme="majorEastAsia"/>
                <w:lang w:val="en-GB"/>
              </w:rPr>
              <w:t>1</w:t>
            </w:r>
          </w:p>
        </w:tc>
        <w:tc>
          <w:tcPr>
            <w:tcW w:w="0" w:type="auto"/>
            <w:vAlign w:val="center"/>
            <w:hideMark/>
          </w:tcPr>
          <w:p w14:paraId="1940A22D" w14:textId="77777777" w:rsidR="00753422" w:rsidRPr="00753422" w:rsidRDefault="00753422" w:rsidP="00753422">
            <w:pPr>
              <w:pStyle w:val="NormalWeb"/>
              <w:ind w:left="360"/>
              <w:rPr>
                <w:rFonts w:eastAsiaTheme="majorEastAsia"/>
                <w:lang w:val="en-GB"/>
              </w:rPr>
            </w:pPr>
            <w:r w:rsidRPr="00753422">
              <w:rPr>
                <w:rFonts w:eastAsiaTheme="majorEastAsia"/>
                <w:lang w:val="en-GB"/>
              </w:rPr>
              <w:t>192.168.10.0/26</w:t>
            </w:r>
          </w:p>
        </w:tc>
        <w:tc>
          <w:tcPr>
            <w:tcW w:w="0" w:type="auto"/>
            <w:vAlign w:val="center"/>
            <w:hideMark/>
          </w:tcPr>
          <w:p w14:paraId="5F9A4574" w14:textId="77777777" w:rsidR="00753422" w:rsidRPr="00753422" w:rsidRDefault="00753422" w:rsidP="00753422">
            <w:pPr>
              <w:pStyle w:val="NormalWeb"/>
              <w:ind w:left="360"/>
              <w:rPr>
                <w:rFonts w:eastAsiaTheme="majorEastAsia"/>
                <w:lang w:val="en-GB"/>
              </w:rPr>
            </w:pPr>
            <w:r w:rsidRPr="00753422">
              <w:rPr>
                <w:rFonts w:eastAsiaTheme="majorEastAsia"/>
                <w:lang w:val="en-GB"/>
              </w:rPr>
              <w:t>192.168.10.1 – 62</w:t>
            </w:r>
          </w:p>
        </w:tc>
        <w:tc>
          <w:tcPr>
            <w:tcW w:w="0" w:type="auto"/>
            <w:vAlign w:val="center"/>
            <w:hideMark/>
          </w:tcPr>
          <w:p w14:paraId="3C675A51" w14:textId="77777777" w:rsidR="00753422" w:rsidRPr="00753422" w:rsidRDefault="00753422" w:rsidP="00753422">
            <w:pPr>
              <w:pStyle w:val="NormalWeb"/>
              <w:ind w:left="360"/>
              <w:rPr>
                <w:rFonts w:eastAsiaTheme="majorEastAsia"/>
                <w:lang w:val="en-GB"/>
              </w:rPr>
            </w:pPr>
            <w:r w:rsidRPr="00753422">
              <w:rPr>
                <w:rFonts w:eastAsiaTheme="majorEastAsia"/>
                <w:lang w:val="en-GB"/>
              </w:rPr>
              <w:t>192.168.10.63</w:t>
            </w:r>
          </w:p>
        </w:tc>
      </w:tr>
      <w:tr w:rsidR="00753422" w:rsidRPr="00753422" w14:paraId="174A1841" w14:textId="77777777" w:rsidTr="00121F52">
        <w:trPr>
          <w:tblCellSpacing w:w="15" w:type="dxa"/>
        </w:trPr>
        <w:tc>
          <w:tcPr>
            <w:tcW w:w="0" w:type="auto"/>
            <w:vAlign w:val="center"/>
            <w:hideMark/>
          </w:tcPr>
          <w:p w14:paraId="09FFED7D" w14:textId="77777777" w:rsidR="00753422" w:rsidRPr="00753422" w:rsidRDefault="00753422" w:rsidP="00753422">
            <w:pPr>
              <w:pStyle w:val="NormalWeb"/>
              <w:ind w:left="360"/>
              <w:rPr>
                <w:rFonts w:eastAsiaTheme="majorEastAsia"/>
                <w:lang w:val="en-GB"/>
              </w:rPr>
            </w:pPr>
            <w:r w:rsidRPr="00753422">
              <w:rPr>
                <w:rFonts w:eastAsiaTheme="majorEastAsia"/>
                <w:lang w:val="en-GB"/>
              </w:rPr>
              <w:t>2</w:t>
            </w:r>
          </w:p>
        </w:tc>
        <w:tc>
          <w:tcPr>
            <w:tcW w:w="0" w:type="auto"/>
            <w:vAlign w:val="center"/>
            <w:hideMark/>
          </w:tcPr>
          <w:p w14:paraId="3A469898" w14:textId="77777777" w:rsidR="00753422" w:rsidRPr="00753422" w:rsidRDefault="00753422" w:rsidP="00753422">
            <w:pPr>
              <w:pStyle w:val="NormalWeb"/>
              <w:ind w:left="360"/>
              <w:rPr>
                <w:rFonts w:eastAsiaTheme="majorEastAsia"/>
                <w:lang w:val="en-GB"/>
              </w:rPr>
            </w:pPr>
            <w:r w:rsidRPr="00753422">
              <w:rPr>
                <w:rFonts w:eastAsiaTheme="majorEastAsia"/>
                <w:lang w:val="en-GB"/>
              </w:rPr>
              <w:t>192.168.10.64/26</w:t>
            </w:r>
          </w:p>
        </w:tc>
        <w:tc>
          <w:tcPr>
            <w:tcW w:w="0" w:type="auto"/>
            <w:vAlign w:val="center"/>
            <w:hideMark/>
          </w:tcPr>
          <w:p w14:paraId="4158E44C" w14:textId="77777777" w:rsidR="00753422" w:rsidRPr="00753422" w:rsidRDefault="00753422" w:rsidP="00753422">
            <w:pPr>
              <w:pStyle w:val="NormalWeb"/>
              <w:ind w:left="360"/>
              <w:rPr>
                <w:rFonts w:eastAsiaTheme="majorEastAsia"/>
                <w:lang w:val="en-GB"/>
              </w:rPr>
            </w:pPr>
            <w:r w:rsidRPr="00753422">
              <w:rPr>
                <w:rFonts w:eastAsiaTheme="majorEastAsia"/>
                <w:lang w:val="en-GB"/>
              </w:rPr>
              <w:t>192.168.10.65 – 126</w:t>
            </w:r>
          </w:p>
        </w:tc>
        <w:tc>
          <w:tcPr>
            <w:tcW w:w="0" w:type="auto"/>
            <w:vAlign w:val="center"/>
            <w:hideMark/>
          </w:tcPr>
          <w:p w14:paraId="0A3B12BA" w14:textId="77777777" w:rsidR="00753422" w:rsidRPr="00753422" w:rsidRDefault="00753422" w:rsidP="00753422">
            <w:pPr>
              <w:pStyle w:val="NormalWeb"/>
              <w:ind w:left="360"/>
              <w:rPr>
                <w:rFonts w:eastAsiaTheme="majorEastAsia"/>
                <w:lang w:val="en-GB"/>
              </w:rPr>
            </w:pPr>
            <w:r w:rsidRPr="00753422">
              <w:rPr>
                <w:rFonts w:eastAsiaTheme="majorEastAsia"/>
                <w:lang w:val="en-GB"/>
              </w:rPr>
              <w:t>192.168.10.127</w:t>
            </w:r>
          </w:p>
        </w:tc>
      </w:tr>
      <w:tr w:rsidR="00753422" w:rsidRPr="00753422" w14:paraId="0AE4EF1B" w14:textId="77777777" w:rsidTr="00121F52">
        <w:trPr>
          <w:tblCellSpacing w:w="15" w:type="dxa"/>
        </w:trPr>
        <w:tc>
          <w:tcPr>
            <w:tcW w:w="0" w:type="auto"/>
            <w:vAlign w:val="center"/>
            <w:hideMark/>
          </w:tcPr>
          <w:p w14:paraId="10912F50" w14:textId="77777777" w:rsidR="00753422" w:rsidRPr="00753422" w:rsidRDefault="00753422" w:rsidP="00753422">
            <w:pPr>
              <w:pStyle w:val="NormalWeb"/>
              <w:ind w:left="360"/>
              <w:rPr>
                <w:rFonts w:eastAsiaTheme="majorEastAsia"/>
                <w:lang w:val="en-GB"/>
              </w:rPr>
            </w:pPr>
            <w:r w:rsidRPr="00753422">
              <w:rPr>
                <w:rFonts w:eastAsiaTheme="majorEastAsia"/>
                <w:lang w:val="en-GB"/>
              </w:rPr>
              <w:t>3</w:t>
            </w:r>
          </w:p>
        </w:tc>
        <w:tc>
          <w:tcPr>
            <w:tcW w:w="0" w:type="auto"/>
            <w:vAlign w:val="center"/>
            <w:hideMark/>
          </w:tcPr>
          <w:p w14:paraId="2CD0BE4B" w14:textId="77777777" w:rsidR="00753422" w:rsidRPr="00753422" w:rsidRDefault="00753422" w:rsidP="00753422">
            <w:pPr>
              <w:pStyle w:val="NormalWeb"/>
              <w:ind w:left="360"/>
              <w:rPr>
                <w:rFonts w:eastAsiaTheme="majorEastAsia"/>
                <w:lang w:val="en-GB"/>
              </w:rPr>
            </w:pPr>
            <w:r w:rsidRPr="00753422">
              <w:rPr>
                <w:rFonts w:eastAsiaTheme="majorEastAsia"/>
                <w:lang w:val="en-GB"/>
              </w:rPr>
              <w:t>192.168.10.128/26</w:t>
            </w:r>
          </w:p>
        </w:tc>
        <w:tc>
          <w:tcPr>
            <w:tcW w:w="0" w:type="auto"/>
            <w:vAlign w:val="center"/>
            <w:hideMark/>
          </w:tcPr>
          <w:p w14:paraId="5F211FDB" w14:textId="77777777" w:rsidR="00753422" w:rsidRPr="00753422" w:rsidRDefault="00753422" w:rsidP="00753422">
            <w:pPr>
              <w:pStyle w:val="NormalWeb"/>
              <w:ind w:left="360"/>
              <w:rPr>
                <w:rFonts w:eastAsiaTheme="majorEastAsia"/>
                <w:lang w:val="en-GB"/>
              </w:rPr>
            </w:pPr>
            <w:r w:rsidRPr="00753422">
              <w:rPr>
                <w:rFonts w:eastAsiaTheme="majorEastAsia"/>
                <w:lang w:val="en-GB"/>
              </w:rPr>
              <w:t>192.168.10.129 – 190</w:t>
            </w:r>
          </w:p>
        </w:tc>
        <w:tc>
          <w:tcPr>
            <w:tcW w:w="0" w:type="auto"/>
            <w:vAlign w:val="center"/>
            <w:hideMark/>
          </w:tcPr>
          <w:p w14:paraId="14D001E2" w14:textId="77777777" w:rsidR="00753422" w:rsidRPr="00753422" w:rsidRDefault="00753422" w:rsidP="00753422">
            <w:pPr>
              <w:pStyle w:val="NormalWeb"/>
              <w:ind w:left="360"/>
              <w:rPr>
                <w:rFonts w:eastAsiaTheme="majorEastAsia"/>
                <w:lang w:val="en-GB"/>
              </w:rPr>
            </w:pPr>
            <w:r w:rsidRPr="00753422">
              <w:rPr>
                <w:rFonts w:eastAsiaTheme="majorEastAsia"/>
                <w:lang w:val="en-GB"/>
              </w:rPr>
              <w:t>192.168.10.191</w:t>
            </w:r>
          </w:p>
        </w:tc>
      </w:tr>
      <w:tr w:rsidR="00753422" w:rsidRPr="00753422" w14:paraId="49E5585D" w14:textId="77777777" w:rsidTr="00121F52">
        <w:trPr>
          <w:tblCellSpacing w:w="15" w:type="dxa"/>
        </w:trPr>
        <w:tc>
          <w:tcPr>
            <w:tcW w:w="0" w:type="auto"/>
            <w:vAlign w:val="center"/>
            <w:hideMark/>
          </w:tcPr>
          <w:p w14:paraId="0BB59489" w14:textId="77777777" w:rsidR="00753422" w:rsidRPr="00753422" w:rsidRDefault="00753422" w:rsidP="00753422">
            <w:pPr>
              <w:pStyle w:val="NormalWeb"/>
              <w:ind w:left="360"/>
              <w:rPr>
                <w:rFonts w:eastAsiaTheme="majorEastAsia"/>
                <w:lang w:val="en-GB"/>
              </w:rPr>
            </w:pPr>
            <w:r w:rsidRPr="00753422">
              <w:rPr>
                <w:rFonts w:eastAsiaTheme="majorEastAsia"/>
                <w:lang w:val="en-GB"/>
              </w:rPr>
              <w:t>4</w:t>
            </w:r>
          </w:p>
        </w:tc>
        <w:tc>
          <w:tcPr>
            <w:tcW w:w="0" w:type="auto"/>
            <w:vAlign w:val="center"/>
            <w:hideMark/>
          </w:tcPr>
          <w:p w14:paraId="50100850" w14:textId="77777777" w:rsidR="00753422" w:rsidRPr="00753422" w:rsidRDefault="00753422" w:rsidP="00753422">
            <w:pPr>
              <w:pStyle w:val="NormalWeb"/>
              <w:ind w:left="360"/>
              <w:rPr>
                <w:rFonts w:eastAsiaTheme="majorEastAsia"/>
                <w:lang w:val="en-GB"/>
              </w:rPr>
            </w:pPr>
            <w:r w:rsidRPr="00753422">
              <w:rPr>
                <w:rFonts w:eastAsiaTheme="majorEastAsia"/>
                <w:lang w:val="en-GB"/>
              </w:rPr>
              <w:t>192.168.10.192/26</w:t>
            </w:r>
          </w:p>
        </w:tc>
        <w:tc>
          <w:tcPr>
            <w:tcW w:w="0" w:type="auto"/>
            <w:vAlign w:val="center"/>
            <w:hideMark/>
          </w:tcPr>
          <w:p w14:paraId="121BB5EA" w14:textId="77777777" w:rsidR="00753422" w:rsidRPr="00753422" w:rsidRDefault="00753422" w:rsidP="00753422">
            <w:pPr>
              <w:pStyle w:val="NormalWeb"/>
              <w:ind w:left="360"/>
              <w:rPr>
                <w:rFonts w:eastAsiaTheme="majorEastAsia"/>
                <w:lang w:val="en-GB"/>
              </w:rPr>
            </w:pPr>
            <w:r w:rsidRPr="00753422">
              <w:rPr>
                <w:rFonts w:eastAsiaTheme="majorEastAsia"/>
                <w:lang w:val="en-GB"/>
              </w:rPr>
              <w:t>192.168.10.193 – 254</w:t>
            </w:r>
          </w:p>
        </w:tc>
        <w:tc>
          <w:tcPr>
            <w:tcW w:w="0" w:type="auto"/>
            <w:vAlign w:val="center"/>
            <w:hideMark/>
          </w:tcPr>
          <w:p w14:paraId="4C1E851C" w14:textId="77777777" w:rsidR="00753422" w:rsidRPr="00753422" w:rsidRDefault="00753422" w:rsidP="00753422">
            <w:pPr>
              <w:pStyle w:val="NormalWeb"/>
              <w:ind w:left="360"/>
              <w:rPr>
                <w:rFonts w:eastAsiaTheme="majorEastAsia"/>
                <w:lang w:val="en-GB"/>
              </w:rPr>
            </w:pPr>
            <w:r w:rsidRPr="00753422">
              <w:rPr>
                <w:rFonts w:eastAsiaTheme="majorEastAsia"/>
                <w:lang w:val="en-GB"/>
              </w:rPr>
              <w:t>192.168.10.255</w:t>
            </w:r>
          </w:p>
        </w:tc>
      </w:tr>
    </w:tbl>
    <w:p w14:paraId="1C4FB8F1" w14:textId="36D0035F" w:rsidR="5B0ABB7A" w:rsidRDefault="5B0ABB7A" w:rsidP="00121F52">
      <w:pPr>
        <w:pStyle w:val="NormalWeb"/>
        <w:rPr>
          <w:rStyle w:val="Strong"/>
          <w:rFonts w:eastAsiaTheme="majorEastAsia"/>
          <w:b w:val="0"/>
          <w:bCs w:val="0"/>
        </w:rPr>
      </w:pPr>
    </w:p>
    <w:p w14:paraId="3F976358" w14:textId="77777777" w:rsidR="005B4C7E" w:rsidRDefault="005B4C7E" w:rsidP="00121F52">
      <w:pPr>
        <w:pStyle w:val="NormalWeb"/>
        <w:rPr>
          <w:rStyle w:val="Strong"/>
          <w:rFonts w:eastAsiaTheme="majorEastAsia"/>
          <w:b w:val="0"/>
          <w:bCs w:val="0"/>
        </w:rPr>
      </w:pPr>
    </w:p>
    <w:p w14:paraId="602FD3C4" w14:textId="77777777" w:rsidR="005B4C7E" w:rsidRDefault="005B4C7E" w:rsidP="00121F52">
      <w:pPr>
        <w:pStyle w:val="NormalWeb"/>
        <w:rPr>
          <w:rStyle w:val="Strong"/>
          <w:rFonts w:eastAsiaTheme="majorEastAsia"/>
          <w:b w:val="0"/>
          <w:bCs w:val="0"/>
        </w:rPr>
      </w:pPr>
    </w:p>
    <w:p w14:paraId="018A7C83" w14:textId="77777777" w:rsidR="005B4C7E" w:rsidRDefault="005B4C7E" w:rsidP="00121F52">
      <w:pPr>
        <w:pStyle w:val="NormalWeb"/>
        <w:rPr>
          <w:rStyle w:val="Strong"/>
          <w:rFonts w:eastAsiaTheme="majorEastAsia"/>
          <w:b w:val="0"/>
          <w:bCs w:val="0"/>
        </w:rPr>
      </w:pPr>
    </w:p>
    <w:p w14:paraId="3C2BFE66" w14:textId="77777777" w:rsidR="005B4C7E" w:rsidRDefault="005B4C7E" w:rsidP="00121F52">
      <w:pPr>
        <w:pStyle w:val="NormalWeb"/>
        <w:rPr>
          <w:rStyle w:val="Strong"/>
          <w:rFonts w:eastAsiaTheme="majorEastAsia"/>
          <w:b w:val="0"/>
          <w:bCs w:val="0"/>
        </w:rPr>
      </w:pPr>
    </w:p>
    <w:p w14:paraId="5A8721C1" w14:textId="77777777" w:rsidR="005B4C7E" w:rsidRDefault="005B4C7E" w:rsidP="00121F52">
      <w:pPr>
        <w:pStyle w:val="NormalWeb"/>
        <w:rPr>
          <w:rStyle w:val="Strong"/>
          <w:rFonts w:eastAsiaTheme="majorEastAsia"/>
          <w:b w:val="0"/>
          <w:bCs w:val="0"/>
        </w:rPr>
      </w:pPr>
    </w:p>
    <w:p w14:paraId="23179C0E" w14:textId="77777777" w:rsidR="005B4C7E" w:rsidRDefault="005B4C7E" w:rsidP="00121F52">
      <w:pPr>
        <w:pStyle w:val="NormalWeb"/>
        <w:rPr>
          <w:rStyle w:val="Strong"/>
          <w:rFonts w:eastAsiaTheme="majorEastAsia"/>
          <w:b w:val="0"/>
          <w:bCs w:val="0"/>
        </w:rPr>
      </w:pPr>
    </w:p>
    <w:p w14:paraId="05F24AC6" w14:textId="77777777" w:rsidR="005B4C7E" w:rsidRDefault="005B4C7E" w:rsidP="00121F52">
      <w:pPr>
        <w:pStyle w:val="NormalWeb"/>
        <w:rPr>
          <w:rStyle w:val="Strong"/>
          <w:rFonts w:eastAsiaTheme="majorEastAsia"/>
          <w:b w:val="0"/>
          <w:bCs w:val="0"/>
        </w:rPr>
      </w:pPr>
    </w:p>
    <w:p w14:paraId="080E26B6" w14:textId="77777777" w:rsidR="005B4C7E" w:rsidRDefault="005B4C7E" w:rsidP="00121F52">
      <w:pPr>
        <w:pStyle w:val="NormalWeb"/>
        <w:rPr>
          <w:rStyle w:val="Strong"/>
          <w:rFonts w:eastAsiaTheme="majorEastAsia"/>
          <w:b w:val="0"/>
          <w:bCs w:val="0"/>
        </w:rPr>
      </w:pPr>
    </w:p>
    <w:p w14:paraId="59C0FF40" w14:textId="77777777" w:rsidR="005B4C7E" w:rsidRDefault="005B4C7E" w:rsidP="00121F52">
      <w:pPr>
        <w:pStyle w:val="NormalWeb"/>
        <w:rPr>
          <w:rStyle w:val="Strong"/>
          <w:rFonts w:eastAsiaTheme="majorEastAsia"/>
          <w:b w:val="0"/>
          <w:bCs w:val="0"/>
        </w:rPr>
      </w:pPr>
    </w:p>
    <w:p w14:paraId="744DC611" w14:textId="77777777" w:rsidR="00C570D1" w:rsidRPr="00753422" w:rsidRDefault="00C570D1" w:rsidP="00121F52">
      <w:pPr>
        <w:pStyle w:val="NormalWeb"/>
        <w:rPr>
          <w:rStyle w:val="Strong"/>
          <w:rFonts w:eastAsiaTheme="majorEastAsia"/>
          <w:b w:val="0"/>
          <w:bCs w:val="0"/>
        </w:rPr>
      </w:pPr>
    </w:p>
    <w:p w14:paraId="1E2E88F6" w14:textId="0E863721" w:rsidR="008F2F0C" w:rsidRDefault="008F2F0C" w:rsidP="002E5D0A">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t xml:space="preserve">Discuss various network topologies and models, such as bus, star, and mesh topologies. Compare their advantages and disadvantages in different network environments. </w:t>
      </w:r>
    </w:p>
    <w:p w14:paraId="5C56F8F2" w14:textId="04A173ED" w:rsidR="00A90F05" w:rsidRPr="00870497" w:rsidRDefault="00A90F05" w:rsidP="00A90F05">
      <w:pPr>
        <w:pStyle w:val="NormalWeb"/>
        <w:rPr>
          <w:rStyle w:val="Strong"/>
          <w:rFonts w:eastAsiaTheme="majorEastAsia"/>
          <w:b w:val="0"/>
          <w:bCs w:val="0"/>
          <w:color w:val="FF0000"/>
        </w:rPr>
      </w:pPr>
      <w:r w:rsidRPr="00A94AF5">
        <w:rPr>
          <w:rFonts w:eastAsiaTheme="majorEastAsia"/>
          <w:b/>
          <w:bCs/>
          <w:lang w:val="en-GB"/>
        </w:rPr>
        <w:t>Answer</w:t>
      </w:r>
      <w:r>
        <w:rPr>
          <w:rFonts w:eastAsiaTheme="majorEastAsia"/>
          <w:b/>
          <w:bCs/>
          <w:lang w:val="en-GB"/>
        </w:rPr>
        <w:t>:</w:t>
      </w:r>
    </w:p>
    <w:p w14:paraId="59993B4D" w14:textId="77777777" w:rsidR="00121F52" w:rsidRPr="00121F52" w:rsidRDefault="00121F52" w:rsidP="00121F52">
      <w:pPr>
        <w:pStyle w:val="NormalWeb"/>
        <w:rPr>
          <w:rFonts w:eastAsiaTheme="majorEastAsia"/>
          <w:b/>
          <w:bCs/>
          <w:lang w:val="en-GB"/>
        </w:rPr>
      </w:pPr>
      <w:r w:rsidRPr="00121F52">
        <w:rPr>
          <w:rFonts w:eastAsiaTheme="majorEastAsia"/>
          <w:b/>
          <w:bCs/>
          <w:lang w:val="en-GB"/>
        </w:rPr>
        <w:t>1. Introduction to Network Topology:</w:t>
      </w:r>
    </w:p>
    <w:p w14:paraId="6684E52B" w14:textId="77777777" w:rsidR="00121F52" w:rsidRPr="00121F52" w:rsidRDefault="00121F52" w:rsidP="00121F52">
      <w:pPr>
        <w:pStyle w:val="NormalWeb"/>
        <w:rPr>
          <w:rFonts w:eastAsiaTheme="majorEastAsia"/>
          <w:lang w:val="en-GB"/>
        </w:rPr>
      </w:pPr>
      <w:r w:rsidRPr="00121F52">
        <w:rPr>
          <w:rFonts w:eastAsiaTheme="majorEastAsia"/>
          <w:b/>
          <w:bCs/>
          <w:lang w:val="en-GB"/>
        </w:rPr>
        <w:t>Network topology</w:t>
      </w:r>
      <w:r w:rsidRPr="00121F52">
        <w:rPr>
          <w:rFonts w:eastAsiaTheme="majorEastAsia"/>
          <w:lang w:val="en-GB"/>
        </w:rPr>
        <w:t xml:space="preserve"> refers to the physical or logical layout of devices (nodes) and connections in a computer network. The choice of topology affects network performance, reliability, and scalability.</w:t>
      </w:r>
    </w:p>
    <w:p w14:paraId="1358878D" w14:textId="77777777" w:rsidR="00121F52" w:rsidRPr="00121F52" w:rsidRDefault="00000000" w:rsidP="00121F52">
      <w:pPr>
        <w:pStyle w:val="NormalWeb"/>
        <w:rPr>
          <w:rFonts w:eastAsiaTheme="majorEastAsia"/>
          <w:lang w:val="en-GB"/>
        </w:rPr>
      </w:pPr>
      <w:r>
        <w:rPr>
          <w:rFonts w:eastAsiaTheme="majorEastAsia"/>
          <w:lang w:val="en-GB"/>
        </w:rPr>
        <w:pict w14:anchorId="1E3CF454">
          <v:rect id="_x0000_i1076" style="width:0;height:1.5pt" o:hralign="center" o:hrstd="t" o:hr="t" fillcolor="#a0a0a0" stroked="f"/>
        </w:pict>
      </w:r>
    </w:p>
    <w:p w14:paraId="4654F966" w14:textId="77777777" w:rsidR="00121F52" w:rsidRPr="00121F52" w:rsidRDefault="00121F52" w:rsidP="00121F52">
      <w:pPr>
        <w:pStyle w:val="NormalWeb"/>
        <w:rPr>
          <w:rFonts w:eastAsiaTheme="majorEastAsia"/>
          <w:b/>
          <w:bCs/>
          <w:lang w:val="en-GB"/>
        </w:rPr>
      </w:pPr>
      <w:r w:rsidRPr="00121F52">
        <w:rPr>
          <w:rFonts w:eastAsiaTheme="majorEastAsia"/>
          <w:b/>
          <w:bCs/>
          <w:lang w:val="en-GB"/>
        </w:rPr>
        <w:t>2. Types of Network Topologies:</w:t>
      </w:r>
    </w:p>
    <w:p w14:paraId="44F09B57" w14:textId="77777777" w:rsidR="00121F52" w:rsidRPr="00121F52" w:rsidRDefault="00000000" w:rsidP="00121F52">
      <w:pPr>
        <w:pStyle w:val="NormalWeb"/>
        <w:rPr>
          <w:rFonts w:eastAsiaTheme="majorEastAsia"/>
          <w:lang w:val="en-GB"/>
        </w:rPr>
      </w:pPr>
      <w:r>
        <w:rPr>
          <w:rFonts w:eastAsiaTheme="majorEastAsia"/>
          <w:lang w:val="en-GB"/>
        </w:rPr>
        <w:pict w14:anchorId="23760479">
          <v:rect id="_x0000_i1077" style="width:0;height:1.5pt" o:hralign="center" o:hrstd="t" o:hr="t" fillcolor="#a0a0a0" stroked="f"/>
        </w:pict>
      </w:r>
    </w:p>
    <w:p w14:paraId="5D8437EA" w14:textId="77777777" w:rsidR="00121F52" w:rsidRPr="00121F52" w:rsidRDefault="00121F52" w:rsidP="00121F52">
      <w:pPr>
        <w:pStyle w:val="NormalWeb"/>
        <w:rPr>
          <w:rFonts w:eastAsiaTheme="majorEastAsia"/>
          <w:b/>
          <w:bCs/>
          <w:lang w:val="en-GB"/>
        </w:rPr>
      </w:pPr>
      <w:r w:rsidRPr="00121F52">
        <w:rPr>
          <w:rFonts w:eastAsiaTheme="majorEastAsia"/>
          <w:b/>
          <w:bCs/>
          <w:lang w:val="en-GB"/>
        </w:rPr>
        <w:t>a. Bus Topology:</w:t>
      </w:r>
    </w:p>
    <w:p w14:paraId="3461E7A5" w14:textId="77777777" w:rsidR="00121F52" w:rsidRPr="00121F52" w:rsidRDefault="00121F52" w:rsidP="00121F52">
      <w:pPr>
        <w:pStyle w:val="NormalWeb"/>
        <w:numPr>
          <w:ilvl w:val="0"/>
          <w:numId w:val="144"/>
        </w:numPr>
        <w:rPr>
          <w:rFonts w:eastAsiaTheme="majorEastAsia"/>
          <w:lang w:val="en-GB"/>
        </w:rPr>
      </w:pPr>
      <w:r w:rsidRPr="00121F52">
        <w:rPr>
          <w:rFonts w:eastAsiaTheme="majorEastAsia"/>
          <w:lang w:val="en-GB"/>
        </w:rPr>
        <w:t>All devices are connected to a single central cable (the backbone).</w:t>
      </w:r>
    </w:p>
    <w:p w14:paraId="2B008467" w14:textId="77777777" w:rsidR="00121F52" w:rsidRPr="00121F52" w:rsidRDefault="00121F52" w:rsidP="00121F52">
      <w:pPr>
        <w:pStyle w:val="NormalWeb"/>
        <w:numPr>
          <w:ilvl w:val="0"/>
          <w:numId w:val="144"/>
        </w:numPr>
        <w:rPr>
          <w:rFonts w:eastAsiaTheme="majorEastAsia"/>
          <w:lang w:val="en-GB"/>
        </w:rPr>
      </w:pPr>
      <w:r w:rsidRPr="00121F52">
        <w:rPr>
          <w:rFonts w:eastAsiaTheme="majorEastAsia"/>
          <w:lang w:val="en-GB"/>
        </w:rPr>
        <w:t>Data is transmitted in both directions along the cable.</w:t>
      </w:r>
    </w:p>
    <w:p w14:paraId="4DE426A1" w14:textId="77777777" w:rsidR="00121F52" w:rsidRPr="00121F52" w:rsidRDefault="00121F52" w:rsidP="00121F52">
      <w:pPr>
        <w:pStyle w:val="NormalWeb"/>
        <w:rPr>
          <w:rFonts w:eastAsiaTheme="majorEastAsia"/>
          <w:lang w:val="en-GB"/>
        </w:rPr>
      </w:pPr>
      <w:r w:rsidRPr="00121F52">
        <w:rPr>
          <w:rFonts w:eastAsiaTheme="majorEastAsia"/>
          <w:b/>
          <w:bCs/>
          <w:lang w:val="en-GB"/>
        </w:rPr>
        <w:t>Advantages:</w:t>
      </w:r>
    </w:p>
    <w:p w14:paraId="44AAC5B4" w14:textId="77777777" w:rsidR="00121F52" w:rsidRPr="00121F52" w:rsidRDefault="00121F52" w:rsidP="00121F52">
      <w:pPr>
        <w:pStyle w:val="NormalWeb"/>
        <w:numPr>
          <w:ilvl w:val="0"/>
          <w:numId w:val="145"/>
        </w:numPr>
        <w:rPr>
          <w:rFonts w:eastAsiaTheme="majorEastAsia"/>
          <w:lang w:val="en-GB"/>
        </w:rPr>
      </w:pPr>
      <w:r w:rsidRPr="00121F52">
        <w:rPr>
          <w:rFonts w:eastAsiaTheme="majorEastAsia"/>
          <w:lang w:val="en-GB"/>
        </w:rPr>
        <w:t>Easy to implement and extend.</w:t>
      </w:r>
    </w:p>
    <w:p w14:paraId="666F74B6" w14:textId="77777777" w:rsidR="00121F52" w:rsidRPr="00121F52" w:rsidRDefault="00121F52" w:rsidP="00121F52">
      <w:pPr>
        <w:pStyle w:val="NormalWeb"/>
        <w:numPr>
          <w:ilvl w:val="0"/>
          <w:numId w:val="145"/>
        </w:numPr>
        <w:rPr>
          <w:rFonts w:eastAsiaTheme="majorEastAsia"/>
          <w:lang w:val="en-GB"/>
        </w:rPr>
      </w:pPr>
      <w:r w:rsidRPr="00121F52">
        <w:rPr>
          <w:rFonts w:eastAsiaTheme="majorEastAsia"/>
          <w:lang w:val="en-GB"/>
        </w:rPr>
        <w:t>Requires less cable compared to other topologies.</w:t>
      </w:r>
    </w:p>
    <w:p w14:paraId="5CDD60A7" w14:textId="77777777" w:rsidR="00121F52" w:rsidRPr="00121F52" w:rsidRDefault="00121F52" w:rsidP="00121F52">
      <w:pPr>
        <w:pStyle w:val="NormalWeb"/>
        <w:numPr>
          <w:ilvl w:val="0"/>
          <w:numId w:val="145"/>
        </w:numPr>
        <w:rPr>
          <w:rFonts w:eastAsiaTheme="majorEastAsia"/>
          <w:lang w:val="en-GB"/>
        </w:rPr>
      </w:pPr>
      <w:r w:rsidRPr="00121F52">
        <w:rPr>
          <w:rFonts w:eastAsiaTheme="majorEastAsia"/>
          <w:lang w:val="en-GB"/>
        </w:rPr>
        <w:t>Cost-effective for small networks.</w:t>
      </w:r>
    </w:p>
    <w:p w14:paraId="33D1CE25" w14:textId="77777777" w:rsidR="00121F52" w:rsidRPr="00121F52" w:rsidRDefault="00121F52" w:rsidP="00121F52">
      <w:pPr>
        <w:pStyle w:val="NormalWeb"/>
        <w:rPr>
          <w:rFonts w:eastAsiaTheme="majorEastAsia"/>
          <w:lang w:val="en-GB"/>
        </w:rPr>
      </w:pPr>
      <w:r w:rsidRPr="00121F52">
        <w:rPr>
          <w:rFonts w:eastAsiaTheme="majorEastAsia"/>
          <w:b/>
          <w:bCs/>
          <w:lang w:val="en-GB"/>
        </w:rPr>
        <w:t>Disadvantages:</w:t>
      </w:r>
    </w:p>
    <w:p w14:paraId="12DE355D" w14:textId="77777777" w:rsidR="00121F52" w:rsidRPr="00121F52" w:rsidRDefault="00121F52" w:rsidP="00121F52">
      <w:pPr>
        <w:pStyle w:val="NormalWeb"/>
        <w:numPr>
          <w:ilvl w:val="0"/>
          <w:numId w:val="146"/>
        </w:numPr>
        <w:rPr>
          <w:rFonts w:eastAsiaTheme="majorEastAsia"/>
          <w:lang w:val="en-GB"/>
        </w:rPr>
      </w:pPr>
      <w:r w:rsidRPr="00121F52">
        <w:rPr>
          <w:rFonts w:eastAsiaTheme="majorEastAsia"/>
          <w:lang w:val="en-GB"/>
        </w:rPr>
        <w:t>A fault in the main cable can bring down the entire network.</w:t>
      </w:r>
    </w:p>
    <w:p w14:paraId="71B1F50B" w14:textId="77777777" w:rsidR="00121F52" w:rsidRPr="00121F52" w:rsidRDefault="00121F52" w:rsidP="00121F52">
      <w:pPr>
        <w:pStyle w:val="NormalWeb"/>
        <w:numPr>
          <w:ilvl w:val="0"/>
          <w:numId w:val="146"/>
        </w:numPr>
        <w:rPr>
          <w:rFonts w:eastAsiaTheme="majorEastAsia"/>
          <w:lang w:val="en-GB"/>
        </w:rPr>
      </w:pPr>
      <w:r w:rsidRPr="00121F52">
        <w:rPr>
          <w:rFonts w:eastAsiaTheme="majorEastAsia"/>
          <w:lang w:val="en-GB"/>
        </w:rPr>
        <w:t>Difficult to troubleshoot.</w:t>
      </w:r>
    </w:p>
    <w:p w14:paraId="5312930B" w14:textId="77777777" w:rsidR="00121F52" w:rsidRPr="00121F52" w:rsidRDefault="00121F52" w:rsidP="00121F52">
      <w:pPr>
        <w:pStyle w:val="NormalWeb"/>
        <w:numPr>
          <w:ilvl w:val="0"/>
          <w:numId w:val="146"/>
        </w:numPr>
        <w:rPr>
          <w:rFonts w:eastAsiaTheme="majorEastAsia"/>
          <w:lang w:val="en-GB"/>
        </w:rPr>
      </w:pPr>
      <w:r w:rsidRPr="00121F52">
        <w:rPr>
          <w:rFonts w:eastAsiaTheme="majorEastAsia"/>
          <w:lang w:val="en-GB"/>
        </w:rPr>
        <w:t>Performance degrades with more devices due to collisions.</w:t>
      </w:r>
    </w:p>
    <w:p w14:paraId="0A9FE424" w14:textId="77777777" w:rsidR="00121F52" w:rsidRPr="00121F52" w:rsidRDefault="00000000" w:rsidP="00121F52">
      <w:pPr>
        <w:pStyle w:val="NormalWeb"/>
        <w:rPr>
          <w:rFonts w:eastAsiaTheme="majorEastAsia"/>
          <w:lang w:val="en-GB"/>
        </w:rPr>
      </w:pPr>
      <w:r>
        <w:rPr>
          <w:rFonts w:eastAsiaTheme="majorEastAsia"/>
          <w:lang w:val="en-GB"/>
        </w:rPr>
        <w:pict w14:anchorId="01965427">
          <v:rect id="_x0000_i1078" style="width:0;height:1.5pt" o:hralign="center" o:hrstd="t" o:hr="t" fillcolor="#a0a0a0" stroked="f"/>
        </w:pict>
      </w:r>
    </w:p>
    <w:p w14:paraId="32FFF612" w14:textId="77777777" w:rsidR="00121F52" w:rsidRPr="00121F52" w:rsidRDefault="00121F52" w:rsidP="00121F52">
      <w:pPr>
        <w:pStyle w:val="NormalWeb"/>
        <w:rPr>
          <w:rFonts w:eastAsiaTheme="majorEastAsia"/>
          <w:b/>
          <w:bCs/>
          <w:lang w:val="en-GB"/>
        </w:rPr>
      </w:pPr>
      <w:r w:rsidRPr="00121F52">
        <w:rPr>
          <w:rFonts w:eastAsiaTheme="majorEastAsia"/>
          <w:b/>
          <w:bCs/>
          <w:lang w:val="en-GB"/>
        </w:rPr>
        <w:t>b. Star Topology:</w:t>
      </w:r>
    </w:p>
    <w:p w14:paraId="208FE4D6" w14:textId="77777777" w:rsidR="00121F52" w:rsidRPr="00121F52" w:rsidRDefault="00121F52" w:rsidP="00121F52">
      <w:pPr>
        <w:pStyle w:val="NormalWeb"/>
        <w:numPr>
          <w:ilvl w:val="0"/>
          <w:numId w:val="147"/>
        </w:numPr>
        <w:rPr>
          <w:rFonts w:eastAsiaTheme="majorEastAsia"/>
          <w:lang w:val="en-GB"/>
        </w:rPr>
      </w:pPr>
      <w:r w:rsidRPr="00121F52">
        <w:rPr>
          <w:rFonts w:eastAsiaTheme="majorEastAsia"/>
          <w:lang w:val="en-GB"/>
        </w:rPr>
        <w:t>All devices are connected to a central hub or switch.</w:t>
      </w:r>
    </w:p>
    <w:p w14:paraId="4B4AA67B" w14:textId="77777777" w:rsidR="00121F52" w:rsidRPr="00121F52" w:rsidRDefault="00121F52" w:rsidP="00121F52">
      <w:pPr>
        <w:pStyle w:val="NormalWeb"/>
        <w:rPr>
          <w:rFonts w:eastAsiaTheme="majorEastAsia"/>
          <w:lang w:val="en-GB"/>
        </w:rPr>
      </w:pPr>
      <w:r w:rsidRPr="00121F52">
        <w:rPr>
          <w:rFonts w:eastAsiaTheme="majorEastAsia"/>
          <w:b/>
          <w:bCs/>
          <w:lang w:val="en-GB"/>
        </w:rPr>
        <w:lastRenderedPageBreak/>
        <w:t>Advantages:</w:t>
      </w:r>
    </w:p>
    <w:p w14:paraId="09E19421" w14:textId="77777777" w:rsidR="00121F52" w:rsidRPr="00121F52" w:rsidRDefault="00121F52" w:rsidP="00121F52">
      <w:pPr>
        <w:pStyle w:val="NormalWeb"/>
        <w:numPr>
          <w:ilvl w:val="0"/>
          <w:numId w:val="148"/>
        </w:numPr>
        <w:rPr>
          <w:rFonts w:eastAsiaTheme="majorEastAsia"/>
          <w:lang w:val="en-GB"/>
        </w:rPr>
      </w:pPr>
      <w:r w:rsidRPr="00121F52">
        <w:rPr>
          <w:rFonts w:eastAsiaTheme="majorEastAsia"/>
          <w:lang w:val="en-GB"/>
        </w:rPr>
        <w:t>Easy to install and manage.</w:t>
      </w:r>
    </w:p>
    <w:p w14:paraId="2DFC687E" w14:textId="77777777" w:rsidR="00121F52" w:rsidRPr="00121F52" w:rsidRDefault="00121F52" w:rsidP="00121F52">
      <w:pPr>
        <w:pStyle w:val="NormalWeb"/>
        <w:numPr>
          <w:ilvl w:val="0"/>
          <w:numId w:val="148"/>
        </w:numPr>
        <w:rPr>
          <w:rFonts w:eastAsiaTheme="majorEastAsia"/>
          <w:lang w:val="en-GB"/>
        </w:rPr>
      </w:pPr>
      <w:r w:rsidRPr="00121F52">
        <w:rPr>
          <w:rFonts w:eastAsiaTheme="majorEastAsia"/>
          <w:lang w:val="en-GB"/>
        </w:rPr>
        <w:t>Failure in one cable does not affect others.</w:t>
      </w:r>
    </w:p>
    <w:p w14:paraId="47416D95" w14:textId="77777777" w:rsidR="00121F52" w:rsidRPr="00121F52" w:rsidRDefault="00121F52" w:rsidP="00121F52">
      <w:pPr>
        <w:pStyle w:val="NormalWeb"/>
        <w:numPr>
          <w:ilvl w:val="0"/>
          <w:numId w:val="148"/>
        </w:numPr>
        <w:rPr>
          <w:rFonts w:eastAsiaTheme="majorEastAsia"/>
          <w:lang w:val="en-GB"/>
        </w:rPr>
      </w:pPr>
      <w:r w:rsidRPr="00121F52">
        <w:rPr>
          <w:rFonts w:eastAsiaTheme="majorEastAsia"/>
          <w:lang w:val="en-GB"/>
        </w:rPr>
        <w:t>Better performance due to no data collisions (in switches).</w:t>
      </w:r>
    </w:p>
    <w:p w14:paraId="3415D5BB" w14:textId="77777777" w:rsidR="00121F52" w:rsidRPr="00121F52" w:rsidRDefault="00121F52" w:rsidP="00121F52">
      <w:pPr>
        <w:pStyle w:val="NormalWeb"/>
        <w:rPr>
          <w:rFonts w:eastAsiaTheme="majorEastAsia"/>
          <w:lang w:val="en-GB"/>
        </w:rPr>
      </w:pPr>
      <w:r w:rsidRPr="00121F52">
        <w:rPr>
          <w:rFonts w:eastAsiaTheme="majorEastAsia"/>
          <w:b/>
          <w:bCs/>
          <w:lang w:val="en-GB"/>
        </w:rPr>
        <w:t>Disadvantages:</w:t>
      </w:r>
    </w:p>
    <w:p w14:paraId="44B5304A" w14:textId="77777777" w:rsidR="00121F52" w:rsidRPr="00121F52" w:rsidRDefault="00121F52" w:rsidP="00121F52">
      <w:pPr>
        <w:pStyle w:val="NormalWeb"/>
        <w:numPr>
          <w:ilvl w:val="0"/>
          <w:numId w:val="149"/>
        </w:numPr>
        <w:rPr>
          <w:rFonts w:eastAsiaTheme="majorEastAsia"/>
          <w:lang w:val="en-GB"/>
        </w:rPr>
      </w:pPr>
      <w:r w:rsidRPr="00121F52">
        <w:rPr>
          <w:rFonts w:eastAsiaTheme="majorEastAsia"/>
          <w:lang w:val="en-GB"/>
        </w:rPr>
        <w:t>Central hub is a single point of failure.</w:t>
      </w:r>
    </w:p>
    <w:p w14:paraId="760A5A0D" w14:textId="77777777" w:rsidR="00121F52" w:rsidRPr="00121F52" w:rsidRDefault="00121F52" w:rsidP="00121F52">
      <w:pPr>
        <w:pStyle w:val="NormalWeb"/>
        <w:numPr>
          <w:ilvl w:val="0"/>
          <w:numId w:val="149"/>
        </w:numPr>
        <w:rPr>
          <w:rFonts w:eastAsiaTheme="majorEastAsia"/>
          <w:lang w:val="en-GB"/>
        </w:rPr>
      </w:pPr>
      <w:r w:rsidRPr="00121F52">
        <w:rPr>
          <w:rFonts w:eastAsiaTheme="majorEastAsia"/>
          <w:lang w:val="en-GB"/>
        </w:rPr>
        <w:t>Requires more cable length than bus topology.</w:t>
      </w:r>
    </w:p>
    <w:p w14:paraId="062D9665" w14:textId="77777777" w:rsidR="00121F52" w:rsidRPr="00121F52" w:rsidRDefault="00000000" w:rsidP="00121F52">
      <w:pPr>
        <w:pStyle w:val="NormalWeb"/>
        <w:rPr>
          <w:rFonts w:eastAsiaTheme="majorEastAsia"/>
          <w:lang w:val="en-GB"/>
        </w:rPr>
      </w:pPr>
      <w:r>
        <w:rPr>
          <w:rFonts w:eastAsiaTheme="majorEastAsia"/>
          <w:lang w:val="en-GB"/>
        </w:rPr>
        <w:pict w14:anchorId="7F270680">
          <v:rect id="_x0000_i1079" style="width:0;height:1.5pt" o:hralign="center" o:hrstd="t" o:hr="t" fillcolor="#a0a0a0" stroked="f"/>
        </w:pict>
      </w:r>
    </w:p>
    <w:p w14:paraId="1DEF42F0" w14:textId="77777777" w:rsidR="00121F52" w:rsidRPr="00121F52" w:rsidRDefault="00121F52" w:rsidP="00121F52">
      <w:pPr>
        <w:pStyle w:val="NormalWeb"/>
        <w:rPr>
          <w:rFonts w:eastAsiaTheme="majorEastAsia"/>
          <w:b/>
          <w:bCs/>
          <w:lang w:val="en-GB"/>
        </w:rPr>
      </w:pPr>
      <w:r w:rsidRPr="00121F52">
        <w:rPr>
          <w:rFonts w:eastAsiaTheme="majorEastAsia"/>
          <w:b/>
          <w:bCs/>
          <w:lang w:val="en-GB"/>
        </w:rPr>
        <w:t>c. Mesh Topology:</w:t>
      </w:r>
    </w:p>
    <w:p w14:paraId="7EE7A509" w14:textId="77777777" w:rsidR="00121F52" w:rsidRPr="00121F52" w:rsidRDefault="00121F52" w:rsidP="00121F52">
      <w:pPr>
        <w:pStyle w:val="NormalWeb"/>
        <w:numPr>
          <w:ilvl w:val="0"/>
          <w:numId w:val="150"/>
        </w:numPr>
        <w:rPr>
          <w:rFonts w:eastAsiaTheme="majorEastAsia"/>
          <w:lang w:val="en-GB"/>
        </w:rPr>
      </w:pPr>
      <w:r w:rsidRPr="00121F52">
        <w:rPr>
          <w:rFonts w:eastAsiaTheme="majorEastAsia"/>
          <w:lang w:val="en-GB"/>
        </w:rPr>
        <w:t>Every device is connected to every other device in the network.</w:t>
      </w:r>
    </w:p>
    <w:p w14:paraId="17B33EC9" w14:textId="77777777" w:rsidR="00121F52" w:rsidRPr="00121F52" w:rsidRDefault="00121F52" w:rsidP="00121F52">
      <w:pPr>
        <w:pStyle w:val="NormalWeb"/>
        <w:rPr>
          <w:rFonts w:eastAsiaTheme="majorEastAsia"/>
          <w:lang w:val="en-GB"/>
        </w:rPr>
      </w:pPr>
      <w:r w:rsidRPr="00121F52">
        <w:rPr>
          <w:rFonts w:eastAsiaTheme="majorEastAsia"/>
          <w:b/>
          <w:bCs/>
          <w:lang w:val="en-GB"/>
        </w:rPr>
        <w:t>Advantages:</w:t>
      </w:r>
    </w:p>
    <w:p w14:paraId="527C69E1" w14:textId="77777777" w:rsidR="00121F52" w:rsidRPr="00121F52" w:rsidRDefault="00121F52" w:rsidP="00121F52">
      <w:pPr>
        <w:pStyle w:val="NormalWeb"/>
        <w:numPr>
          <w:ilvl w:val="0"/>
          <w:numId w:val="151"/>
        </w:numPr>
        <w:rPr>
          <w:rFonts w:eastAsiaTheme="majorEastAsia"/>
          <w:lang w:val="en-GB"/>
        </w:rPr>
      </w:pPr>
      <w:r w:rsidRPr="00121F52">
        <w:rPr>
          <w:rFonts w:eastAsiaTheme="majorEastAsia"/>
          <w:lang w:val="en-GB"/>
        </w:rPr>
        <w:t>Highly reliable – failure of one link does not affect the network.</w:t>
      </w:r>
    </w:p>
    <w:p w14:paraId="09F6B3CF" w14:textId="77777777" w:rsidR="00121F52" w:rsidRPr="00121F52" w:rsidRDefault="00121F52" w:rsidP="00121F52">
      <w:pPr>
        <w:pStyle w:val="NormalWeb"/>
        <w:numPr>
          <w:ilvl w:val="0"/>
          <w:numId w:val="151"/>
        </w:numPr>
        <w:rPr>
          <w:rFonts w:eastAsiaTheme="majorEastAsia"/>
          <w:lang w:val="en-GB"/>
        </w:rPr>
      </w:pPr>
      <w:r w:rsidRPr="00121F52">
        <w:rPr>
          <w:rFonts w:eastAsiaTheme="majorEastAsia"/>
          <w:lang w:val="en-GB"/>
        </w:rPr>
        <w:t>Supports high redundancy and fault tolerance.</w:t>
      </w:r>
    </w:p>
    <w:p w14:paraId="585CC239" w14:textId="77777777" w:rsidR="00121F52" w:rsidRPr="00121F52" w:rsidRDefault="00121F52" w:rsidP="00121F52">
      <w:pPr>
        <w:pStyle w:val="NormalWeb"/>
        <w:numPr>
          <w:ilvl w:val="0"/>
          <w:numId w:val="151"/>
        </w:numPr>
        <w:rPr>
          <w:rFonts w:eastAsiaTheme="majorEastAsia"/>
          <w:lang w:val="en-GB"/>
        </w:rPr>
      </w:pPr>
      <w:r w:rsidRPr="00121F52">
        <w:rPr>
          <w:rFonts w:eastAsiaTheme="majorEastAsia"/>
          <w:lang w:val="en-GB"/>
        </w:rPr>
        <w:t>Offers high-speed and secure communication.</w:t>
      </w:r>
    </w:p>
    <w:p w14:paraId="7993DD1F" w14:textId="77777777" w:rsidR="00121F52" w:rsidRPr="00121F52" w:rsidRDefault="00121F52" w:rsidP="00121F52">
      <w:pPr>
        <w:pStyle w:val="NormalWeb"/>
        <w:rPr>
          <w:rFonts w:eastAsiaTheme="majorEastAsia"/>
          <w:lang w:val="en-GB"/>
        </w:rPr>
      </w:pPr>
      <w:r w:rsidRPr="00121F52">
        <w:rPr>
          <w:rFonts w:eastAsiaTheme="majorEastAsia"/>
          <w:b/>
          <w:bCs/>
          <w:lang w:val="en-GB"/>
        </w:rPr>
        <w:t>Disadvantages:</w:t>
      </w:r>
    </w:p>
    <w:p w14:paraId="3896D4FD" w14:textId="77777777" w:rsidR="00121F52" w:rsidRPr="00121F52" w:rsidRDefault="00121F52" w:rsidP="00121F52">
      <w:pPr>
        <w:pStyle w:val="NormalWeb"/>
        <w:numPr>
          <w:ilvl w:val="0"/>
          <w:numId w:val="152"/>
        </w:numPr>
        <w:rPr>
          <w:rFonts w:eastAsiaTheme="majorEastAsia"/>
          <w:lang w:val="en-GB"/>
        </w:rPr>
      </w:pPr>
      <w:r w:rsidRPr="00121F52">
        <w:rPr>
          <w:rFonts w:eastAsiaTheme="majorEastAsia"/>
          <w:lang w:val="en-GB"/>
        </w:rPr>
        <w:t>Expensive due to the number of connections.</w:t>
      </w:r>
    </w:p>
    <w:p w14:paraId="0D75C8F4" w14:textId="77777777" w:rsidR="00121F52" w:rsidRPr="00121F52" w:rsidRDefault="00121F52" w:rsidP="00121F52">
      <w:pPr>
        <w:pStyle w:val="NormalWeb"/>
        <w:numPr>
          <w:ilvl w:val="0"/>
          <w:numId w:val="152"/>
        </w:numPr>
        <w:rPr>
          <w:rFonts w:eastAsiaTheme="majorEastAsia"/>
          <w:lang w:val="en-GB"/>
        </w:rPr>
      </w:pPr>
      <w:r w:rsidRPr="00121F52">
        <w:rPr>
          <w:rFonts w:eastAsiaTheme="majorEastAsia"/>
          <w:lang w:val="en-GB"/>
        </w:rPr>
        <w:t>Complex setup and maintenance.</w:t>
      </w:r>
    </w:p>
    <w:p w14:paraId="7AAAE059" w14:textId="77777777" w:rsidR="00121F52" w:rsidRPr="00121F52" w:rsidRDefault="00121F52" w:rsidP="00121F52">
      <w:pPr>
        <w:pStyle w:val="NormalWeb"/>
        <w:numPr>
          <w:ilvl w:val="0"/>
          <w:numId w:val="152"/>
        </w:numPr>
        <w:rPr>
          <w:rFonts w:eastAsiaTheme="majorEastAsia"/>
          <w:lang w:val="en-GB"/>
        </w:rPr>
      </w:pPr>
      <w:r w:rsidRPr="00121F52">
        <w:rPr>
          <w:rFonts w:eastAsiaTheme="majorEastAsia"/>
          <w:lang w:val="en-GB"/>
        </w:rPr>
        <w:t>Requires more cabling and hardware.</w:t>
      </w:r>
    </w:p>
    <w:p w14:paraId="086DC0E1" w14:textId="77777777" w:rsidR="00121F52" w:rsidRPr="00121F52" w:rsidRDefault="00000000" w:rsidP="00121F52">
      <w:pPr>
        <w:pStyle w:val="NormalWeb"/>
        <w:rPr>
          <w:rFonts w:eastAsiaTheme="majorEastAsia"/>
          <w:lang w:val="en-GB"/>
        </w:rPr>
      </w:pPr>
      <w:r>
        <w:rPr>
          <w:rFonts w:eastAsiaTheme="majorEastAsia"/>
          <w:lang w:val="en-GB"/>
        </w:rPr>
        <w:pict w14:anchorId="17314E65">
          <v:rect id="_x0000_i1080" style="width:0;height:1.5pt" o:hralign="center" o:hrstd="t" o:hr="t" fillcolor="#a0a0a0" stroked="f"/>
        </w:pict>
      </w:r>
    </w:p>
    <w:p w14:paraId="758D25AB" w14:textId="77777777" w:rsidR="00121F52" w:rsidRPr="00121F52" w:rsidRDefault="00121F52" w:rsidP="00121F52">
      <w:pPr>
        <w:pStyle w:val="NormalWeb"/>
        <w:rPr>
          <w:rFonts w:eastAsiaTheme="majorEastAsia"/>
          <w:b/>
          <w:bCs/>
          <w:lang w:val="en-GB"/>
        </w:rPr>
      </w:pPr>
      <w:r w:rsidRPr="00121F52">
        <w:rPr>
          <w:rFonts w:eastAsiaTheme="majorEastAsia"/>
          <w:b/>
          <w:bCs/>
          <w:lang w:val="en-GB"/>
        </w:rPr>
        <w:t>3. Comparative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6"/>
        <w:gridCol w:w="1147"/>
        <w:gridCol w:w="1000"/>
        <w:gridCol w:w="2054"/>
        <w:gridCol w:w="1161"/>
        <w:gridCol w:w="2548"/>
      </w:tblGrid>
      <w:tr w:rsidR="00121F52" w:rsidRPr="00121F52" w14:paraId="46D2B59C" w14:textId="77777777" w:rsidTr="00121F52">
        <w:trPr>
          <w:tblHeader/>
          <w:tblCellSpacing w:w="15" w:type="dxa"/>
        </w:trPr>
        <w:tc>
          <w:tcPr>
            <w:tcW w:w="0" w:type="auto"/>
            <w:vAlign w:val="center"/>
            <w:hideMark/>
          </w:tcPr>
          <w:p w14:paraId="42EAF839" w14:textId="77777777" w:rsidR="00121F52" w:rsidRPr="00121F52" w:rsidRDefault="00121F52" w:rsidP="00121F52">
            <w:pPr>
              <w:pStyle w:val="NormalWeb"/>
              <w:rPr>
                <w:rFonts w:eastAsiaTheme="majorEastAsia"/>
                <w:b/>
                <w:bCs/>
                <w:lang w:val="en-GB"/>
              </w:rPr>
            </w:pPr>
            <w:r w:rsidRPr="00121F52">
              <w:rPr>
                <w:rFonts w:eastAsiaTheme="majorEastAsia"/>
                <w:b/>
                <w:bCs/>
                <w:lang w:val="en-GB"/>
              </w:rPr>
              <w:t>Topology</w:t>
            </w:r>
          </w:p>
        </w:tc>
        <w:tc>
          <w:tcPr>
            <w:tcW w:w="0" w:type="auto"/>
            <w:vAlign w:val="center"/>
            <w:hideMark/>
          </w:tcPr>
          <w:p w14:paraId="4B417A26" w14:textId="77777777" w:rsidR="00121F52" w:rsidRPr="00121F52" w:rsidRDefault="00121F52" w:rsidP="00121F52">
            <w:pPr>
              <w:pStyle w:val="NormalWeb"/>
              <w:rPr>
                <w:rFonts w:eastAsiaTheme="majorEastAsia"/>
                <w:b/>
                <w:bCs/>
                <w:lang w:val="en-GB"/>
              </w:rPr>
            </w:pPr>
            <w:r w:rsidRPr="00121F52">
              <w:rPr>
                <w:rFonts w:eastAsiaTheme="majorEastAsia"/>
                <w:b/>
                <w:bCs/>
                <w:lang w:val="en-GB"/>
              </w:rPr>
              <w:t>Reliability</w:t>
            </w:r>
          </w:p>
        </w:tc>
        <w:tc>
          <w:tcPr>
            <w:tcW w:w="0" w:type="auto"/>
            <w:vAlign w:val="center"/>
            <w:hideMark/>
          </w:tcPr>
          <w:p w14:paraId="29F7DCAC" w14:textId="77777777" w:rsidR="00121F52" w:rsidRPr="00121F52" w:rsidRDefault="00121F52" w:rsidP="00121F52">
            <w:pPr>
              <w:pStyle w:val="NormalWeb"/>
              <w:rPr>
                <w:rFonts w:eastAsiaTheme="majorEastAsia"/>
                <w:b/>
                <w:bCs/>
                <w:lang w:val="en-GB"/>
              </w:rPr>
            </w:pPr>
            <w:r w:rsidRPr="00121F52">
              <w:rPr>
                <w:rFonts w:eastAsiaTheme="majorEastAsia"/>
                <w:b/>
                <w:bCs/>
                <w:lang w:val="en-GB"/>
              </w:rPr>
              <w:t>Cost</w:t>
            </w:r>
          </w:p>
        </w:tc>
        <w:tc>
          <w:tcPr>
            <w:tcW w:w="0" w:type="auto"/>
            <w:vAlign w:val="center"/>
            <w:hideMark/>
          </w:tcPr>
          <w:p w14:paraId="24D9764C" w14:textId="77777777" w:rsidR="00121F52" w:rsidRPr="00121F52" w:rsidRDefault="00121F52" w:rsidP="00121F52">
            <w:pPr>
              <w:pStyle w:val="NormalWeb"/>
              <w:rPr>
                <w:rFonts w:eastAsiaTheme="majorEastAsia"/>
                <w:b/>
                <w:bCs/>
                <w:lang w:val="en-GB"/>
              </w:rPr>
            </w:pPr>
            <w:r w:rsidRPr="00121F52">
              <w:rPr>
                <w:rFonts w:eastAsiaTheme="majorEastAsia"/>
                <w:b/>
                <w:bCs/>
                <w:lang w:val="en-GB"/>
              </w:rPr>
              <w:t>Ease of Installation</w:t>
            </w:r>
          </w:p>
        </w:tc>
        <w:tc>
          <w:tcPr>
            <w:tcW w:w="0" w:type="auto"/>
            <w:vAlign w:val="center"/>
            <w:hideMark/>
          </w:tcPr>
          <w:p w14:paraId="459C03D9" w14:textId="77777777" w:rsidR="00121F52" w:rsidRPr="00121F52" w:rsidRDefault="00121F52" w:rsidP="00121F52">
            <w:pPr>
              <w:pStyle w:val="NormalWeb"/>
              <w:rPr>
                <w:rFonts w:eastAsiaTheme="majorEastAsia"/>
                <w:b/>
                <w:bCs/>
                <w:lang w:val="en-GB"/>
              </w:rPr>
            </w:pPr>
            <w:r w:rsidRPr="00121F52">
              <w:rPr>
                <w:rFonts w:eastAsiaTheme="majorEastAsia"/>
                <w:b/>
                <w:bCs/>
                <w:lang w:val="en-GB"/>
              </w:rPr>
              <w:t>Scalability</w:t>
            </w:r>
          </w:p>
        </w:tc>
        <w:tc>
          <w:tcPr>
            <w:tcW w:w="0" w:type="auto"/>
            <w:vAlign w:val="center"/>
            <w:hideMark/>
          </w:tcPr>
          <w:p w14:paraId="0D4C6531" w14:textId="77777777" w:rsidR="00121F52" w:rsidRPr="00121F52" w:rsidRDefault="00121F52" w:rsidP="00121F52">
            <w:pPr>
              <w:pStyle w:val="NormalWeb"/>
              <w:rPr>
                <w:rFonts w:eastAsiaTheme="majorEastAsia"/>
                <w:b/>
                <w:bCs/>
                <w:lang w:val="en-GB"/>
              </w:rPr>
            </w:pPr>
            <w:r w:rsidRPr="00121F52">
              <w:rPr>
                <w:rFonts w:eastAsiaTheme="majorEastAsia"/>
                <w:b/>
                <w:bCs/>
                <w:lang w:val="en-GB"/>
              </w:rPr>
              <w:t>Use Case Example</w:t>
            </w:r>
          </w:p>
        </w:tc>
      </w:tr>
      <w:tr w:rsidR="00121F52" w:rsidRPr="00121F52" w14:paraId="1B606A14" w14:textId="77777777" w:rsidTr="00121F52">
        <w:trPr>
          <w:tblCellSpacing w:w="15" w:type="dxa"/>
        </w:trPr>
        <w:tc>
          <w:tcPr>
            <w:tcW w:w="0" w:type="auto"/>
            <w:vAlign w:val="center"/>
            <w:hideMark/>
          </w:tcPr>
          <w:p w14:paraId="1C8DECFA" w14:textId="77777777" w:rsidR="00121F52" w:rsidRPr="00121F52" w:rsidRDefault="00121F52" w:rsidP="00121F52">
            <w:pPr>
              <w:pStyle w:val="NormalWeb"/>
              <w:rPr>
                <w:rFonts w:eastAsiaTheme="majorEastAsia"/>
                <w:lang w:val="en-GB"/>
              </w:rPr>
            </w:pPr>
            <w:r w:rsidRPr="00121F52">
              <w:rPr>
                <w:rFonts w:eastAsiaTheme="majorEastAsia"/>
                <w:lang w:val="en-GB"/>
              </w:rPr>
              <w:t>Bus</w:t>
            </w:r>
          </w:p>
        </w:tc>
        <w:tc>
          <w:tcPr>
            <w:tcW w:w="0" w:type="auto"/>
            <w:vAlign w:val="center"/>
            <w:hideMark/>
          </w:tcPr>
          <w:p w14:paraId="0BC8FB5B" w14:textId="77777777" w:rsidR="00121F52" w:rsidRPr="00121F52" w:rsidRDefault="00121F52" w:rsidP="00121F52">
            <w:pPr>
              <w:pStyle w:val="NormalWeb"/>
              <w:rPr>
                <w:rFonts w:eastAsiaTheme="majorEastAsia"/>
                <w:lang w:val="en-GB"/>
              </w:rPr>
            </w:pPr>
            <w:r w:rsidRPr="00121F52">
              <w:rPr>
                <w:rFonts w:eastAsiaTheme="majorEastAsia"/>
                <w:lang w:val="en-GB"/>
              </w:rPr>
              <w:t>Low</w:t>
            </w:r>
          </w:p>
        </w:tc>
        <w:tc>
          <w:tcPr>
            <w:tcW w:w="0" w:type="auto"/>
            <w:vAlign w:val="center"/>
            <w:hideMark/>
          </w:tcPr>
          <w:p w14:paraId="385F7EF1" w14:textId="77777777" w:rsidR="00121F52" w:rsidRPr="00121F52" w:rsidRDefault="00121F52" w:rsidP="00121F52">
            <w:pPr>
              <w:pStyle w:val="NormalWeb"/>
              <w:rPr>
                <w:rFonts w:eastAsiaTheme="majorEastAsia"/>
                <w:lang w:val="en-GB"/>
              </w:rPr>
            </w:pPr>
            <w:r w:rsidRPr="00121F52">
              <w:rPr>
                <w:rFonts w:eastAsiaTheme="majorEastAsia"/>
                <w:lang w:val="en-GB"/>
              </w:rPr>
              <w:t>Low</w:t>
            </w:r>
          </w:p>
        </w:tc>
        <w:tc>
          <w:tcPr>
            <w:tcW w:w="0" w:type="auto"/>
            <w:vAlign w:val="center"/>
            <w:hideMark/>
          </w:tcPr>
          <w:p w14:paraId="4295B5D2" w14:textId="77777777" w:rsidR="00121F52" w:rsidRPr="00121F52" w:rsidRDefault="00121F52" w:rsidP="00121F52">
            <w:pPr>
              <w:pStyle w:val="NormalWeb"/>
              <w:rPr>
                <w:rFonts w:eastAsiaTheme="majorEastAsia"/>
                <w:lang w:val="en-GB"/>
              </w:rPr>
            </w:pPr>
            <w:r w:rsidRPr="00121F52">
              <w:rPr>
                <w:rFonts w:eastAsiaTheme="majorEastAsia"/>
                <w:lang w:val="en-GB"/>
              </w:rPr>
              <w:t>Easy</w:t>
            </w:r>
          </w:p>
        </w:tc>
        <w:tc>
          <w:tcPr>
            <w:tcW w:w="0" w:type="auto"/>
            <w:vAlign w:val="center"/>
            <w:hideMark/>
          </w:tcPr>
          <w:p w14:paraId="046D2411" w14:textId="77777777" w:rsidR="00121F52" w:rsidRPr="00121F52" w:rsidRDefault="00121F52" w:rsidP="00121F52">
            <w:pPr>
              <w:pStyle w:val="NormalWeb"/>
              <w:rPr>
                <w:rFonts w:eastAsiaTheme="majorEastAsia"/>
                <w:lang w:val="en-GB"/>
              </w:rPr>
            </w:pPr>
            <w:r w:rsidRPr="00121F52">
              <w:rPr>
                <w:rFonts w:eastAsiaTheme="majorEastAsia"/>
                <w:lang w:val="en-GB"/>
              </w:rPr>
              <w:t>Poor</w:t>
            </w:r>
          </w:p>
        </w:tc>
        <w:tc>
          <w:tcPr>
            <w:tcW w:w="0" w:type="auto"/>
            <w:vAlign w:val="center"/>
            <w:hideMark/>
          </w:tcPr>
          <w:p w14:paraId="6A0D4D6E" w14:textId="77777777" w:rsidR="00121F52" w:rsidRPr="00121F52" w:rsidRDefault="00121F52" w:rsidP="00121F52">
            <w:pPr>
              <w:pStyle w:val="NormalWeb"/>
              <w:rPr>
                <w:rFonts w:eastAsiaTheme="majorEastAsia"/>
                <w:lang w:val="en-GB"/>
              </w:rPr>
            </w:pPr>
            <w:r w:rsidRPr="00121F52">
              <w:rPr>
                <w:rFonts w:eastAsiaTheme="majorEastAsia"/>
                <w:lang w:val="en-GB"/>
              </w:rPr>
              <w:t>Small office/LAN</w:t>
            </w:r>
          </w:p>
        </w:tc>
      </w:tr>
      <w:tr w:rsidR="00121F52" w:rsidRPr="00121F52" w14:paraId="46F1C74F" w14:textId="77777777" w:rsidTr="00121F52">
        <w:trPr>
          <w:tblCellSpacing w:w="15" w:type="dxa"/>
        </w:trPr>
        <w:tc>
          <w:tcPr>
            <w:tcW w:w="0" w:type="auto"/>
            <w:vAlign w:val="center"/>
            <w:hideMark/>
          </w:tcPr>
          <w:p w14:paraId="5CD23112" w14:textId="77777777" w:rsidR="00121F52" w:rsidRPr="00121F52" w:rsidRDefault="00121F52" w:rsidP="00121F52">
            <w:pPr>
              <w:pStyle w:val="NormalWeb"/>
              <w:rPr>
                <w:rFonts w:eastAsiaTheme="majorEastAsia"/>
                <w:lang w:val="en-GB"/>
              </w:rPr>
            </w:pPr>
            <w:r w:rsidRPr="00121F52">
              <w:rPr>
                <w:rFonts w:eastAsiaTheme="majorEastAsia"/>
                <w:lang w:val="en-GB"/>
              </w:rPr>
              <w:t>Star</w:t>
            </w:r>
          </w:p>
        </w:tc>
        <w:tc>
          <w:tcPr>
            <w:tcW w:w="0" w:type="auto"/>
            <w:vAlign w:val="center"/>
            <w:hideMark/>
          </w:tcPr>
          <w:p w14:paraId="06B15509" w14:textId="77777777" w:rsidR="00121F52" w:rsidRPr="00121F52" w:rsidRDefault="00121F52" w:rsidP="00121F52">
            <w:pPr>
              <w:pStyle w:val="NormalWeb"/>
              <w:rPr>
                <w:rFonts w:eastAsiaTheme="majorEastAsia"/>
                <w:lang w:val="en-GB"/>
              </w:rPr>
            </w:pPr>
            <w:r w:rsidRPr="00121F52">
              <w:rPr>
                <w:rFonts w:eastAsiaTheme="majorEastAsia"/>
                <w:lang w:val="en-GB"/>
              </w:rPr>
              <w:t>Moderate</w:t>
            </w:r>
          </w:p>
        </w:tc>
        <w:tc>
          <w:tcPr>
            <w:tcW w:w="0" w:type="auto"/>
            <w:vAlign w:val="center"/>
            <w:hideMark/>
          </w:tcPr>
          <w:p w14:paraId="5C17F769" w14:textId="77777777" w:rsidR="00121F52" w:rsidRPr="00121F52" w:rsidRDefault="00121F52" w:rsidP="00121F52">
            <w:pPr>
              <w:pStyle w:val="NormalWeb"/>
              <w:rPr>
                <w:rFonts w:eastAsiaTheme="majorEastAsia"/>
                <w:lang w:val="en-GB"/>
              </w:rPr>
            </w:pPr>
            <w:r w:rsidRPr="00121F52">
              <w:rPr>
                <w:rFonts w:eastAsiaTheme="majorEastAsia"/>
                <w:lang w:val="en-GB"/>
              </w:rPr>
              <w:t>Moderate</w:t>
            </w:r>
          </w:p>
        </w:tc>
        <w:tc>
          <w:tcPr>
            <w:tcW w:w="0" w:type="auto"/>
            <w:vAlign w:val="center"/>
            <w:hideMark/>
          </w:tcPr>
          <w:p w14:paraId="1E7B5961" w14:textId="77777777" w:rsidR="00121F52" w:rsidRPr="00121F52" w:rsidRDefault="00121F52" w:rsidP="00121F52">
            <w:pPr>
              <w:pStyle w:val="NormalWeb"/>
              <w:rPr>
                <w:rFonts w:eastAsiaTheme="majorEastAsia"/>
                <w:lang w:val="en-GB"/>
              </w:rPr>
            </w:pPr>
            <w:r w:rsidRPr="00121F52">
              <w:rPr>
                <w:rFonts w:eastAsiaTheme="majorEastAsia"/>
                <w:lang w:val="en-GB"/>
              </w:rPr>
              <w:t>Easy</w:t>
            </w:r>
          </w:p>
        </w:tc>
        <w:tc>
          <w:tcPr>
            <w:tcW w:w="0" w:type="auto"/>
            <w:vAlign w:val="center"/>
            <w:hideMark/>
          </w:tcPr>
          <w:p w14:paraId="7D2096BB" w14:textId="77777777" w:rsidR="00121F52" w:rsidRPr="00121F52" w:rsidRDefault="00121F52" w:rsidP="00121F52">
            <w:pPr>
              <w:pStyle w:val="NormalWeb"/>
              <w:rPr>
                <w:rFonts w:eastAsiaTheme="majorEastAsia"/>
                <w:lang w:val="en-GB"/>
              </w:rPr>
            </w:pPr>
            <w:r w:rsidRPr="00121F52">
              <w:rPr>
                <w:rFonts w:eastAsiaTheme="majorEastAsia"/>
                <w:lang w:val="en-GB"/>
              </w:rPr>
              <w:t>Good</w:t>
            </w:r>
          </w:p>
        </w:tc>
        <w:tc>
          <w:tcPr>
            <w:tcW w:w="0" w:type="auto"/>
            <w:vAlign w:val="center"/>
            <w:hideMark/>
          </w:tcPr>
          <w:p w14:paraId="6643827C" w14:textId="77777777" w:rsidR="00121F52" w:rsidRPr="00121F52" w:rsidRDefault="00121F52" w:rsidP="00121F52">
            <w:pPr>
              <w:pStyle w:val="NormalWeb"/>
              <w:rPr>
                <w:rFonts w:eastAsiaTheme="majorEastAsia"/>
                <w:lang w:val="en-GB"/>
              </w:rPr>
            </w:pPr>
            <w:r w:rsidRPr="00121F52">
              <w:rPr>
                <w:rFonts w:eastAsiaTheme="majorEastAsia"/>
                <w:lang w:val="en-GB"/>
              </w:rPr>
              <w:t>Modern office networks</w:t>
            </w:r>
          </w:p>
        </w:tc>
      </w:tr>
      <w:tr w:rsidR="00121F52" w:rsidRPr="00121F52" w14:paraId="163D53CF" w14:textId="77777777" w:rsidTr="00121F52">
        <w:trPr>
          <w:tblCellSpacing w:w="15" w:type="dxa"/>
        </w:trPr>
        <w:tc>
          <w:tcPr>
            <w:tcW w:w="0" w:type="auto"/>
            <w:vAlign w:val="center"/>
            <w:hideMark/>
          </w:tcPr>
          <w:p w14:paraId="4477E9A1" w14:textId="77777777" w:rsidR="00121F52" w:rsidRPr="00121F52" w:rsidRDefault="00121F52" w:rsidP="00121F52">
            <w:pPr>
              <w:pStyle w:val="NormalWeb"/>
              <w:rPr>
                <w:rFonts w:eastAsiaTheme="majorEastAsia"/>
                <w:lang w:val="en-GB"/>
              </w:rPr>
            </w:pPr>
            <w:r w:rsidRPr="00121F52">
              <w:rPr>
                <w:rFonts w:eastAsiaTheme="majorEastAsia"/>
                <w:lang w:val="en-GB"/>
              </w:rPr>
              <w:t>Mesh</w:t>
            </w:r>
          </w:p>
        </w:tc>
        <w:tc>
          <w:tcPr>
            <w:tcW w:w="0" w:type="auto"/>
            <w:vAlign w:val="center"/>
            <w:hideMark/>
          </w:tcPr>
          <w:p w14:paraId="474AADB7" w14:textId="77777777" w:rsidR="00121F52" w:rsidRPr="00121F52" w:rsidRDefault="00121F52" w:rsidP="00121F52">
            <w:pPr>
              <w:pStyle w:val="NormalWeb"/>
              <w:rPr>
                <w:rFonts w:eastAsiaTheme="majorEastAsia"/>
                <w:lang w:val="en-GB"/>
              </w:rPr>
            </w:pPr>
            <w:r w:rsidRPr="00121F52">
              <w:rPr>
                <w:rFonts w:eastAsiaTheme="majorEastAsia"/>
                <w:lang w:val="en-GB"/>
              </w:rPr>
              <w:t>High</w:t>
            </w:r>
          </w:p>
        </w:tc>
        <w:tc>
          <w:tcPr>
            <w:tcW w:w="0" w:type="auto"/>
            <w:vAlign w:val="center"/>
            <w:hideMark/>
          </w:tcPr>
          <w:p w14:paraId="16F7125C" w14:textId="77777777" w:rsidR="00121F52" w:rsidRPr="00121F52" w:rsidRDefault="00121F52" w:rsidP="00121F52">
            <w:pPr>
              <w:pStyle w:val="NormalWeb"/>
              <w:rPr>
                <w:rFonts w:eastAsiaTheme="majorEastAsia"/>
                <w:lang w:val="en-GB"/>
              </w:rPr>
            </w:pPr>
            <w:r w:rsidRPr="00121F52">
              <w:rPr>
                <w:rFonts w:eastAsiaTheme="majorEastAsia"/>
                <w:lang w:val="en-GB"/>
              </w:rPr>
              <w:t>High</w:t>
            </w:r>
          </w:p>
        </w:tc>
        <w:tc>
          <w:tcPr>
            <w:tcW w:w="0" w:type="auto"/>
            <w:vAlign w:val="center"/>
            <w:hideMark/>
          </w:tcPr>
          <w:p w14:paraId="1F8814D6" w14:textId="77777777" w:rsidR="00121F52" w:rsidRPr="00121F52" w:rsidRDefault="00121F52" w:rsidP="00121F52">
            <w:pPr>
              <w:pStyle w:val="NormalWeb"/>
              <w:rPr>
                <w:rFonts w:eastAsiaTheme="majorEastAsia"/>
                <w:lang w:val="en-GB"/>
              </w:rPr>
            </w:pPr>
            <w:r w:rsidRPr="00121F52">
              <w:rPr>
                <w:rFonts w:eastAsiaTheme="majorEastAsia"/>
                <w:lang w:val="en-GB"/>
              </w:rPr>
              <w:t>Complex</w:t>
            </w:r>
          </w:p>
        </w:tc>
        <w:tc>
          <w:tcPr>
            <w:tcW w:w="0" w:type="auto"/>
            <w:vAlign w:val="center"/>
            <w:hideMark/>
          </w:tcPr>
          <w:p w14:paraId="42941F2C" w14:textId="77777777" w:rsidR="00121F52" w:rsidRPr="00121F52" w:rsidRDefault="00121F52" w:rsidP="00121F52">
            <w:pPr>
              <w:pStyle w:val="NormalWeb"/>
              <w:rPr>
                <w:rFonts w:eastAsiaTheme="majorEastAsia"/>
                <w:lang w:val="en-GB"/>
              </w:rPr>
            </w:pPr>
            <w:r w:rsidRPr="00121F52">
              <w:rPr>
                <w:rFonts w:eastAsiaTheme="majorEastAsia"/>
                <w:lang w:val="en-GB"/>
              </w:rPr>
              <w:t>Excellent</w:t>
            </w:r>
          </w:p>
        </w:tc>
        <w:tc>
          <w:tcPr>
            <w:tcW w:w="0" w:type="auto"/>
            <w:vAlign w:val="center"/>
            <w:hideMark/>
          </w:tcPr>
          <w:p w14:paraId="477CB51F" w14:textId="77777777" w:rsidR="00121F52" w:rsidRPr="00121F52" w:rsidRDefault="00121F52" w:rsidP="00121F52">
            <w:pPr>
              <w:pStyle w:val="NormalWeb"/>
              <w:rPr>
                <w:rFonts w:eastAsiaTheme="majorEastAsia"/>
                <w:lang w:val="en-GB"/>
              </w:rPr>
            </w:pPr>
            <w:r w:rsidRPr="00121F52">
              <w:rPr>
                <w:rFonts w:eastAsiaTheme="majorEastAsia"/>
                <w:lang w:val="en-GB"/>
              </w:rPr>
              <w:t xml:space="preserve">Data </w:t>
            </w:r>
            <w:proofErr w:type="spellStart"/>
            <w:r w:rsidRPr="00121F52">
              <w:rPr>
                <w:rFonts w:eastAsiaTheme="majorEastAsia"/>
                <w:lang w:val="en-GB"/>
              </w:rPr>
              <w:t>centers</w:t>
            </w:r>
            <w:proofErr w:type="spellEnd"/>
            <w:r w:rsidRPr="00121F52">
              <w:rPr>
                <w:rFonts w:eastAsiaTheme="majorEastAsia"/>
                <w:lang w:val="en-GB"/>
              </w:rPr>
              <w:t>, military use</w:t>
            </w:r>
          </w:p>
        </w:tc>
      </w:tr>
    </w:tbl>
    <w:p w14:paraId="1E2D9A27" w14:textId="3E3E2BBF" w:rsidR="5B0ABB7A" w:rsidRDefault="5B0ABB7A" w:rsidP="00121F52">
      <w:pPr>
        <w:pStyle w:val="NormalWeb"/>
        <w:rPr>
          <w:rStyle w:val="Strong"/>
          <w:rFonts w:eastAsiaTheme="majorEastAsia"/>
          <w:b w:val="0"/>
          <w:bCs w:val="0"/>
        </w:rPr>
      </w:pPr>
    </w:p>
    <w:p w14:paraId="4C975DBE" w14:textId="77777777" w:rsidR="00C570D1" w:rsidRDefault="00C570D1" w:rsidP="00121F52">
      <w:pPr>
        <w:pStyle w:val="NormalWeb"/>
        <w:rPr>
          <w:rStyle w:val="Strong"/>
          <w:rFonts w:eastAsiaTheme="majorEastAsia"/>
          <w:b w:val="0"/>
          <w:bCs w:val="0"/>
        </w:rPr>
      </w:pPr>
    </w:p>
    <w:p w14:paraId="61847774" w14:textId="77777777" w:rsidR="00C570D1" w:rsidRDefault="00C570D1" w:rsidP="00121F52">
      <w:pPr>
        <w:pStyle w:val="NormalWeb"/>
        <w:rPr>
          <w:rStyle w:val="Strong"/>
          <w:rFonts w:eastAsiaTheme="majorEastAsia"/>
          <w:b w:val="0"/>
          <w:bCs w:val="0"/>
        </w:rPr>
      </w:pPr>
    </w:p>
    <w:p w14:paraId="1C279AAE" w14:textId="77777777" w:rsidR="00C570D1" w:rsidRDefault="00C570D1" w:rsidP="00121F52">
      <w:pPr>
        <w:pStyle w:val="NormalWeb"/>
        <w:rPr>
          <w:rStyle w:val="Strong"/>
          <w:rFonts w:eastAsiaTheme="majorEastAsia"/>
          <w:b w:val="0"/>
          <w:bCs w:val="0"/>
        </w:rPr>
      </w:pPr>
    </w:p>
    <w:p w14:paraId="7931352C" w14:textId="77777777" w:rsidR="00C570D1" w:rsidRDefault="00C570D1" w:rsidP="00121F52">
      <w:pPr>
        <w:pStyle w:val="NormalWeb"/>
        <w:rPr>
          <w:rStyle w:val="Strong"/>
          <w:rFonts w:eastAsiaTheme="majorEastAsia"/>
          <w:b w:val="0"/>
          <w:bCs w:val="0"/>
        </w:rPr>
      </w:pPr>
    </w:p>
    <w:p w14:paraId="422FC4EC" w14:textId="77777777" w:rsidR="00C570D1" w:rsidRDefault="00C570D1" w:rsidP="00121F52">
      <w:pPr>
        <w:pStyle w:val="NormalWeb"/>
        <w:rPr>
          <w:rStyle w:val="Strong"/>
          <w:rFonts w:eastAsiaTheme="majorEastAsia"/>
          <w:b w:val="0"/>
          <w:bCs w:val="0"/>
        </w:rPr>
      </w:pPr>
    </w:p>
    <w:p w14:paraId="32BDD932" w14:textId="77777777" w:rsidR="00C570D1" w:rsidRPr="00121F52" w:rsidRDefault="00C570D1" w:rsidP="00121F52">
      <w:pPr>
        <w:pStyle w:val="NormalWeb"/>
        <w:rPr>
          <w:rStyle w:val="Strong"/>
          <w:rFonts w:eastAsiaTheme="majorEastAsia"/>
          <w:b w:val="0"/>
          <w:bCs w:val="0"/>
        </w:rPr>
      </w:pPr>
    </w:p>
    <w:p w14:paraId="7A490F2B" w14:textId="7A11B2D5" w:rsidR="008F2F0C" w:rsidRDefault="008F2F0C" w:rsidP="002E5D0A">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t xml:space="preserve">Outline the steps involved in troubleshooting network connectivity issues. Provide a structured approach and examples of common tools used by network administrators. </w:t>
      </w:r>
    </w:p>
    <w:p w14:paraId="498A2511" w14:textId="1054D1D3" w:rsidR="00A90F05" w:rsidRPr="00870497" w:rsidRDefault="00A90F05" w:rsidP="00A90F05">
      <w:pPr>
        <w:pStyle w:val="NormalWeb"/>
        <w:rPr>
          <w:rStyle w:val="Strong"/>
          <w:rFonts w:eastAsiaTheme="majorEastAsia"/>
          <w:b w:val="0"/>
          <w:bCs w:val="0"/>
          <w:color w:val="FF0000"/>
        </w:rPr>
      </w:pPr>
      <w:r w:rsidRPr="00A94AF5">
        <w:rPr>
          <w:rFonts w:eastAsiaTheme="majorEastAsia"/>
          <w:b/>
          <w:bCs/>
          <w:lang w:val="en-GB"/>
        </w:rPr>
        <w:t>Answer</w:t>
      </w:r>
      <w:r>
        <w:rPr>
          <w:rFonts w:eastAsiaTheme="majorEastAsia"/>
          <w:b/>
          <w:bCs/>
          <w:lang w:val="en-GB"/>
        </w:rPr>
        <w:t>:</w:t>
      </w:r>
    </w:p>
    <w:p w14:paraId="78AEFCD6" w14:textId="77777777" w:rsidR="009B4FB4" w:rsidRPr="009B4FB4" w:rsidRDefault="009B4FB4" w:rsidP="009B4FB4">
      <w:pPr>
        <w:pStyle w:val="NormalWeb"/>
        <w:rPr>
          <w:rFonts w:eastAsiaTheme="majorEastAsia"/>
          <w:b/>
          <w:bCs/>
          <w:lang w:val="en-GB"/>
        </w:rPr>
      </w:pPr>
      <w:r w:rsidRPr="009B4FB4">
        <w:rPr>
          <w:rFonts w:eastAsiaTheme="majorEastAsia"/>
          <w:b/>
          <w:bCs/>
          <w:lang w:val="en-GB"/>
        </w:rPr>
        <w:t>1. Introduction:</w:t>
      </w:r>
    </w:p>
    <w:p w14:paraId="6C2691CE" w14:textId="77777777" w:rsidR="009B4FB4" w:rsidRPr="009B4FB4" w:rsidRDefault="009B4FB4" w:rsidP="009B4FB4">
      <w:pPr>
        <w:pStyle w:val="NormalWeb"/>
        <w:rPr>
          <w:rFonts w:eastAsiaTheme="majorEastAsia"/>
          <w:lang w:val="en-GB"/>
        </w:rPr>
      </w:pPr>
      <w:r w:rsidRPr="009B4FB4">
        <w:rPr>
          <w:rFonts w:eastAsiaTheme="majorEastAsia"/>
          <w:lang w:val="en-GB"/>
        </w:rPr>
        <w:t xml:space="preserve">Network connectivity issues can disrupt communication and services in both small and large-scale networks. Troubleshooting is a </w:t>
      </w:r>
      <w:r w:rsidRPr="009B4FB4">
        <w:rPr>
          <w:rFonts w:eastAsiaTheme="majorEastAsia"/>
          <w:b/>
          <w:bCs/>
          <w:lang w:val="en-GB"/>
        </w:rPr>
        <w:t>systematic process</w:t>
      </w:r>
      <w:r w:rsidRPr="009B4FB4">
        <w:rPr>
          <w:rFonts w:eastAsiaTheme="majorEastAsia"/>
          <w:lang w:val="en-GB"/>
        </w:rPr>
        <w:t xml:space="preserve"> used to identify, diagnose, and resolve these issues effectively.</w:t>
      </w:r>
    </w:p>
    <w:p w14:paraId="1EB4739D" w14:textId="77777777" w:rsidR="009B4FB4" w:rsidRPr="009B4FB4" w:rsidRDefault="00000000" w:rsidP="009B4FB4">
      <w:pPr>
        <w:pStyle w:val="NormalWeb"/>
        <w:rPr>
          <w:rFonts w:eastAsiaTheme="majorEastAsia"/>
          <w:lang w:val="en-GB"/>
        </w:rPr>
      </w:pPr>
      <w:r>
        <w:rPr>
          <w:rFonts w:eastAsiaTheme="majorEastAsia"/>
          <w:lang w:val="en-GB"/>
        </w:rPr>
        <w:pict w14:anchorId="1CEE65EF">
          <v:rect id="_x0000_i1081" style="width:0;height:1.5pt" o:hralign="center" o:hrstd="t" o:hr="t" fillcolor="#a0a0a0" stroked="f"/>
        </w:pict>
      </w:r>
    </w:p>
    <w:p w14:paraId="0BC4178B" w14:textId="77777777" w:rsidR="009B4FB4" w:rsidRPr="009B4FB4" w:rsidRDefault="009B4FB4" w:rsidP="009B4FB4">
      <w:pPr>
        <w:pStyle w:val="NormalWeb"/>
        <w:rPr>
          <w:rFonts w:eastAsiaTheme="majorEastAsia"/>
          <w:b/>
          <w:bCs/>
          <w:lang w:val="en-GB"/>
        </w:rPr>
      </w:pPr>
      <w:r w:rsidRPr="009B4FB4">
        <w:rPr>
          <w:rFonts w:eastAsiaTheme="majorEastAsia"/>
          <w:b/>
          <w:bCs/>
          <w:lang w:val="en-GB"/>
        </w:rPr>
        <w:t>2. Structured Approach to Network Troubleshooting:</w:t>
      </w:r>
    </w:p>
    <w:p w14:paraId="7CC7EA3D" w14:textId="77777777" w:rsidR="009B4FB4" w:rsidRPr="009B4FB4" w:rsidRDefault="00000000" w:rsidP="009B4FB4">
      <w:pPr>
        <w:pStyle w:val="NormalWeb"/>
        <w:rPr>
          <w:rFonts w:eastAsiaTheme="majorEastAsia"/>
          <w:lang w:val="en-GB"/>
        </w:rPr>
      </w:pPr>
      <w:r>
        <w:rPr>
          <w:rFonts w:eastAsiaTheme="majorEastAsia"/>
          <w:lang w:val="en-GB"/>
        </w:rPr>
        <w:pict w14:anchorId="00C9567F">
          <v:rect id="_x0000_i1082" style="width:0;height:1.5pt" o:hralign="center" o:hrstd="t" o:hr="t" fillcolor="#a0a0a0" stroked="f"/>
        </w:pict>
      </w:r>
    </w:p>
    <w:p w14:paraId="1C720F96" w14:textId="77777777" w:rsidR="009B4FB4" w:rsidRPr="009B4FB4" w:rsidRDefault="009B4FB4" w:rsidP="009B4FB4">
      <w:pPr>
        <w:pStyle w:val="NormalWeb"/>
        <w:rPr>
          <w:rFonts w:eastAsiaTheme="majorEastAsia"/>
          <w:b/>
          <w:bCs/>
          <w:lang w:val="en-GB"/>
        </w:rPr>
      </w:pPr>
      <w:r w:rsidRPr="009B4FB4">
        <w:rPr>
          <w:rFonts w:eastAsiaTheme="majorEastAsia"/>
          <w:b/>
          <w:bCs/>
          <w:lang w:val="en-GB"/>
        </w:rPr>
        <w:t>Step 1: Identify the Problem</w:t>
      </w:r>
    </w:p>
    <w:p w14:paraId="5ECCB6D8" w14:textId="77777777" w:rsidR="009B4FB4" w:rsidRPr="009B4FB4" w:rsidRDefault="009B4FB4" w:rsidP="009B4FB4">
      <w:pPr>
        <w:pStyle w:val="NormalWeb"/>
        <w:numPr>
          <w:ilvl w:val="0"/>
          <w:numId w:val="159"/>
        </w:numPr>
        <w:rPr>
          <w:rFonts w:eastAsiaTheme="majorEastAsia"/>
          <w:lang w:val="en-GB"/>
        </w:rPr>
      </w:pPr>
      <w:r w:rsidRPr="009B4FB4">
        <w:rPr>
          <w:rFonts w:eastAsiaTheme="majorEastAsia"/>
          <w:lang w:val="en-GB"/>
        </w:rPr>
        <w:t>Gather information from users.</w:t>
      </w:r>
    </w:p>
    <w:p w14:paraId="6E8F7600" w14:textId="77777777" w:rsidR="009B4FB4" w:rsidRPr="009B4FB4" w:rsidRDefault="009B4FB4" w:rsidP="009B4FB4">
      <w:pPr>
        <w:pStyle w:val="NormalWeb"/>
        <w:numPr>
          <w:ilvl w:val="0"/>
          <w:numId w:val="159"/>
        </w:numPr>
        <w:rPr>
          <w:rFonts w:eastAsiaTheme="majorEastAsia"/>
          <w:lang w:val="en-GB"/>
        </w:rPr>
      </w:pPr>
      <w:r w:rsidRPr="009B4FB4">
        <w:rPr>
          <w:rFonts w:eastAsiaTheme="majorEastAsia"/>
          <w:lang w:val="en-GB"/>
        </w:rPr>
        <w:t>Ask questions like: “What is not working?”, “When did the issue begin?”, “Is it affecting one or all devices?”</w:t>
      </w:r>
    </w:p>
    <w:p w14:paraId="10AECFAB" w14:textId="77777777" w:rsidR="009B4FB4" w:rsidRPr="009B4FB4" w:rsidRDefault="009B4FB4" w:rsidP="009B4FB4">
      <w:pPr>
        <w:pStyle w:val="NormalWeb"/>
        <w:rPr>
          <w:rFonts w:eastAsiaTheme="majorEastAsia"/>
          <w:lang w:val="en-GB"/>
        </w:rPr>
      </w:pPr>
      <w:r w:rsidRPr="009B4FB4">
        <w:rPr>
          <w:rFonts w:eastAsiaTheme="majorEastAsia"/>
          <w:b/>
          <w:bCs/>
          <w:lang w:val="en-GB"/>
        </w:rPr>
        <w:t>Tools:</w:t>
      </w:r>
    </w:p>
    <w:p w14:paraId="1D619BBB" w14:textId="77777777" w:rsidR="009B4FB4" w:rsidRPr="009B4FB4" w:rsidRDefault="009B4FB4" w:rsidP="009B4FB4">
      <w:pPr>
        <w:pStyle w:val="NormalWeb"/>
        <w:numPr>
          <w:ilvl w:val="0"/>
          <w:numId w:val="160"/>
        </w:numPr>
        <w:rPr>
          <w:rFonts w:eastAsiaTheme="majorEastAsia"/>
          <w:lang w:val="en-GB"/>
        </w:rPr>
      </w:pPr>
      <w:r w:rsidRPr="009B4FB4">
        <w:rPr>
          <w:rFonts w:eastAsiaTheme="majorEastAsia"/>
          <w:lang w:val="en-GB"/>
        </w:rPr>
        <w:t>Observation</w:t>
      </w:r>
    </w:p>
    <w:p w14:paraId="44A008C9" w14:textId="77777777" w:rsidR="009B4FB4" w:rsidRPr="009B4FB4" w:rsidRDefault="009B4FB4" w:rsidP="009B4FB4">
      <w:pPr>
        <w:pStyle w:val="NormalWeb"/>
        <w:numPr>
          <w:ilvl w:val="0"/>
          <w:numId w:val="160"/>
        </w:numPr>
        <w:rPr>
          <w:rFonts w:eastAsiaTheme="majorEastAsia"/>
          <w:lang w:val="en-GB"/>
        </w:rPr>
      </w:pPr>
      <w:r w:rsidRPr="009B4FB4">
        <w:rPr>
          <w:rFonts w:eastAsiaTheme="majorEastAsia"/>
          <w:lang w:val="en-GB"/>
        </w:rPr>
        <w:t>Helpdesk reports</w:t>
      </w:r>
    </w:p>
    <w:p w14:paraId="4A7DD52B" w14:textId="77777777" w:rsidR="009B4FB4" w:rsidRPr="009B4FB4" w:rsidRDefault="00000000" w:rsidP="009B4FB4">
      <w:pPr>
        <w:pStyle w:val="NormalWeb"/>
        <w:rPr>
          <w:rFonts w:eastAsiaTheme="majorEastAsia"/>
          <w:lang w:val="en-GB"/>
        </w:rPr>
      </w:pPr>
      <w:r>
        <w:rPr>
          <w:rFonts w:eastAsiaTheme="majorEastAsia"/>
          <w:lang w:val="en-GB"/>
        </w:rPr>
        <w:pict w14:anchorId="4708035A">
          <v:rect id="_x0000_i1083" style="width:0;height:1.5pt" o:hralign="center" o:hrstd="t" o:hr="t" fillcolor="#a0a0a0" stroked="f"/>
        </w:pict>
      </w:r>
    </w:p>
    <w:p w14:paraId="5867BDC4" w14:textId="77777777" w:rsidR="009B4FB4" w:rsidRPr="009B4FB4" w:rsidRDefault="009B4FB4" w:rsidP="009B4FB4">
      <w:pPr>
        <w:pStyle w:val="NormalWeb"/>
        <w:rPr>
          <w:rFonts w:eastAsiaTheme="majorEastAsia"/>
          <w:b/>
          <w:bCs/>
          <w:lang w:val="en-GB"/>
        </w:rPr>
      </w:pPr>
      <w:r w:rsidRPr="009B4FB4">
        <w:rPr>
          <w:rFonts w:eastAsiaTheme="majorEastAsia"/>
          <w:b/>
          <w:bCs/>
          <w:lang w:val="en-GB"/>
        </w:rPr>
        <w:t>Step 2: Define the Scope</w:t>
      </w:r>
    </w:p>
    <w:p w14:paraId="1EE7FEAB" w14:textId="77777777" w:rsidR="009B4FB4" w:rsidRPr="009B4FB4" w:rsidRDefault="009B4FB4" w:rsidP="009B4FB4">
      <w:pPr>
        <w:pStyle w:val="NormalWeb"/>
        <w:numPr>
          <w:ilvl w:val="0"/>
          <w:numId w:val="161"/>
        </w:numPr>
        <w:rPr>
          <w:rFonts w:eastAsiaTheme="majorEastAsia"/>
          <w:lang w:val="en-GB"/>
        </w:rPr>
      </w:pPr>
      <w:r w:rsidRPr="009B4FB4">
        <w:rPr>
          <w:rFonts w:eastAsiaTheme="majorEastAsia"/>
          <w:lang w:val="en-GB"/>
        </w:rPr>
        <w:t>Determine if the issue is:</w:t>
      </w:r>
    </w:p>
    <w:p w14:paraId="4521A044" w14:textId="77777777" w:rsidR="009B4FB4" w:rsidRPr="009B4FB4" w:rsidRDefault="009B4FB4" w:rsidP="009B4FB4">
      <w:pPr>
        <w:pStyle w:val="NormalWeb"/>
        <w:numPr>
          <w:ilvl w:val="1"/>
          <w:numId w:val="161"/>
        </w:numPr>
        <w:rPr>
          <w:rFonts w:eastAsiaTheme="majorEastAsia"/>
          <w:lang w:val="en-GB"/>
        </w:rPr>
      </w:pPr>
      <w:r w:rsidRPr="009B4FB4">
        <w:rPr>
          <w:rFonts w:eastAsiaTheme="majorEastAsia"/>
          <w:lang w:val="en-GB"/>
        </w:rPr>
        <w:t>Local (single device)</w:t>
      </w:r>
    </w:p>
    <w:p w14:paraId="360E28BF" w14:textId="77777777" w:rsidR="009B4FB4" w:rsidRPr="009B4FB4" w:rsidRDefault="009B4FB4" w:rsidP="009B4FB4">
      <w:pPr>
        <w:pStyle w:val="NormalWeb"/>
        <w:numPr>
          <w:ilvl w:val="1"/>
          <w:numId w:val="161"/>
        </w:numPr>
        <w:rPr>
          <w:rFonts w:eastAsiaTheme="majorEastAsia"/>
          <w:lang w:val="en-GB"/>
        </w:rPr>
      </w:pPr>
      <w:r w:rsidRPr="009B4FB4">
        <w:rPr>
          <w:rFonts w:eastAsiaTheme="majorEastAsia"/>
          <w:lang w:val="en-GB"/>
        </w:rPr>
        <w:t>Network-wide (multiple devices)</w:t>
      </w:r>
    </w:p>
    <w:p w14:paraId="583DEB45" w14:textId="77777777" w:rsidR="009B4FB4" w:rsidRPr="009B4FB4" w:rsidRDefault="009B4FB4" w:rsidP="009B4FB4">
      <w:pPr>
        <w:pStyle w:val="NormalWeb"/>
        <w:numPr>
          <w:ilvl w:val="1"/>
          <w:numId w:val="161"/>
        </w:numPr>
        <w:rPr>
          <w:rFonts w:eastAsiaTheme="majorEastAsia"/>
          <w:lang w:val="en-GB"/>
        </w:rPr>
      </w:pPr>
      <w:r w:rsidRPr="009B4FB4">
        <w:rPr>
          <w:rFonts w:eastAsiaTheme="majorEastAsia"/>
          <w:lang w:val="en-GB"/>
        </w:rPr>
        <w:t>External (internet service issue)</w:t>
      </w:r>
    </w:p>
    <w:p w14:paraId="5A77A5A2" w14:textId="77777777" w:rsidR="009B4FB4" w:rsidRPr="009B4FB4" w:rsidRDefault="00000000" w:rsidP="009B4FB4">
      <w:pPr>
        <w:pStyle w:val="NormalWeb"/>
        <w:rPr>
          <w:rFonts w:eastAsiaTheme="majorEastAsia"/>
          <w:lang w:val="en-GB"/>
        </w:rPr>
      </w:pPr>
      <w:r>
        <w:rPr>
          <w:rFonts w:eastAsiaTheme="majorEastAsia"/>
          <w:lang w:val="en-GB"/>
        </w:rPr>
        <w:pict w14:anchorId="19757CE6">
          <v:rect id="_x0000_i1084" style="width:0;height:1.5pt" o:hralign="center" o:hrstd="t" o:hr="t" fillcolor="#a0a0a0" stroked="f"/>
        </w:pict>
      </w:r>
    </w:p>
    <w:p w14:paraId="3B1A2373" w14:textId="77777777" w:rsidR="009B4FB4" w:rsidRPr="009B4FB4" w:rsidRDefault="009B4FB4" w:rsidP="009B4FB4">
      <w:pPr>
        <w:pStyle w:val="NormalWeb"/>
        <w:rPr>
          <w:rFonts w:eastAsiaTheme="majorEastAsia"/>
          <w:b/>
          <w:bCs/>
          <w:lang w:val="en-GB"/>
        </w:rPr>
      </w:pPr>
      <w:r w:rsidRPr="009B4FB4">
        <w:rPr>
          <w:rFonts w:eastAsiaTheme="majorEastAsia"/>
          <w:b/>
          <w:bCs/>
          <w:lang w:val="en-GB"/>
        </w:rPr>
        <w:t>Step 3: Check Physical Connections</w:t>
      </w:r>
    </w:p>
    <w:p w14:paraId="74CEC652" w14:textId="77777777" w:rsidR="009B4FB4" w:rsidRPr="009B4FB4" w:rsidRDefault="009B4FB4" w:rsidP="009B4FB4">
      <w:pPr>
        <w:pStyle w:val="NormalWeb"/>
        <w:numPr>
          <w:ilvl w:val="0"/>
          <w:numId w:val="162"/>
        </w:numPr>
        <w:rPr>
          <w:rFonts w:eastAsiaTheme="majorEastAsia"/>
          <w:lang w:val="en-GB"/>
        </w:rPr>
      </w:pPr>
      <w:r w:rsidRPr="009B4FB4">
        <w:rPr>
          <w:rFonts w:eastAsiaTheme="majorEastAsia"/>
          <w:lang w:val="en-GB"/>
        </w:rPr>
        <w:lastRenderedPageBreak/>
        <w:t>Verify all cables, switches, routers, and devices are powered on and properly connected.</w:t>
      </w:r>
    </w:p>
    <w:p w14:paraId="3B9B25EF" w14:textId="77777777" w:rsidR="009B4FB4" w:rsidRPr="009B4FB4" w:rsidRDefault="009B4FB4" w:rsidP="009B4FB4">
      <w:pPr>
        <w:pStyle w:val="NormalWeb"/>
        <w:rPr>
          <w:rFonts w:eastAsiaTheme="majorEastAsia"/>
          <w:lang w:val="en-GB"/>
        </w:rPr>
      </w:pPr>
      <w:r w:rsidRPr="009B4FB4">
        <w:rPr>
          <w:rFonts w:eastAsiaTheme="majorEastAsia"/>
          <w:b/>
          <w:bCs/>
          <w:lang w:val="en-GB"/>
        </w:rPr>
        <w:t>Tools:</w:t>
      </w:r>
    </w:p>
    <w:p w14:paraId="4A0B1C43" w14:textId="77777777" w:rsidR="009B4FB4" w:rsidRPr="009B4FB4" w:rsidRDefault="009B4FB4" w:rsidP="009B4FB4">
      <w:pPr>
        <w:pStyle w:val="NormalWeb"/>
        <w:numPr>
          <w:ilvl w:val="0"/>
          <w:numId w:val="163"/>
        </w:numPr>
        <w:rPr>
          <w:rFonts w:eastAsiaTheme="majorEastAsia"/>
          <w:lang w:val="en-GB"/>
        </w:rPr>
      </w:pPr>
      <w:r w:rsidRPr="009B4FB4">
        <w:rPr>
          <w:rFonts w:eastAsiaTheme="majorEastAsia"/>
          <w:lang w:val="en-GB"/>
        </w:rPr>
        <w:t>Cable testers</w:t>
      </w:r>
    </w:p>
    <w:p w14:paraId="27481966" w14:textId="77777777" w:rsidR="009B4FB4" w:rsidRPr="009B4FB4" w:rsidRDefault="009B4FB4" w:rsidP="009B4FB4">
      <w:pPr>
        <w:pStyle w:val="NormalWeb"/>
        <w:numPr>
          <w:ilvl w:val="0"/>
          <w:numId w:val="163"/>
        </w:numPr>
        <w:rPr>
          <w:rFonts w:eastAsiaTheme="majorEastAsia"/>
          <w:lang w:val="en-GB"/>
        </w:rPr>
      </w:pPr>
      <w:r w:rsidRPr="009B4FB4">
        <w:rPr>
          <w:rFonts w:eastAsiaTheme="majorEastAsia"/>
          <w:lang w:val="en-GB"/>
        </w:rPr>
        <w:t>LED indicators on devices</w:t>
      </w:r>
    </w:p>
    <w:p w14:paraId="1403167B" w14:textId="77777777" w:rsidR="009B4FB4" w:rsidRPr="009B4FB4" w:rsidRDefault="00000000" w:rsidP="009B4FB4">
      <w:pPr>
        <w:pStyle w:val="NormalWeb"/>
        <w:rPr>
          <w:rFonts w:eastAsiaTheme="majorEastAsia"/>
          <w:lang w:val="en-GB"/>
        </w:rPr>
      </w:pPr>
      <w:r>
        <w:rPr>
          <w:rFonts w:eastAsiaTheme="majorEastAsia"/>
          <w:lang w:val="en-GB"/>
        </w:rPr>
        <w:pict w14:anchorId="4B454365">
          <v:rect id="_x0000_i1085" style="width:0;height:1.5pt" o:hralign="center" o:hrstd="t" o:hr="t" fillcolor="#a0a0a0" stroked="f"/>
        </w:pict>
      </w:r>
    </w:p>
    <w:p w14:paraId="5582178B" w14:textId="77777777" w:rsidR="009B4FB4" w:rsidRPr="009B4FB4" w:rsidRDefault="009B4FB4" w:rsidP="009B4FB4">
      <w:pPr>
        <w:pStyle w:val="NormalWeb"/>
        <w:rPr>
          <w:rFonts w:eastAsiaTheme="majorEastAsia"/>
          <w:b/>
          <w:bCs/>
          <w:lang w:val="en-GB"/>
        </w:rPr>
      </w:pPr>
      <w:r w:rsidRPr="009B4FB4">
        <w:rPr>
          <w:rFonts w:eastAsiaTheme="majorEastAsia"/>
          <w:b/>
          <w:bCs/>
          <w:lang w:val="en-GB"/>
        </w:rPr>
        <w:t>Step 4: Check IP Configuration</w:t>
      </w:r>
    </w:p>
    <w:p w14:paraId="7ACE0570" w14:textId="77777777" w:rsidR="009B4FB4" w:rsidRPr="009B4FB4" w:rsidRDefault="009B4FB4" w:rsidP="009B4FB4">
      <w:pPr>
        <w:pStyle w:val="NormalWeb"/>
        <w:numPr>
          <w:ilvl w:val="0"/>
          <w:numId w:val="164"/>
        </w:numPr>
        <w:rPr>
          <w:rFonts w:eastAsiaTheme="majorEastAsia"/>
          <w:lang w:val="en-GB"/>
        </w:rPr>
      </w:pPr>
      <w:r w:rsidRPr="009B4FB4">
        <w:rPr>
          <w:rFonts w:eastAsiaTheme="majorEastAsia"/>
          <w:lang w:val="en-GB"/>
        </w:rPr>
        <w:t>Ensure the device has a valid IP address, subnet mask, and default gateway.</w:t>
      </w:r>
    </w:p>
    <w:p w14:paraId="4CB380A3" w14:textId="77777777" w:rsidR="009B4FB4" w:rsidRPr="009B4FB4" w:rsidRDefault="009B4FB4" w:rsidP="009B4FB4">
      <w:pPr>
        <w:pStyle w:val="NormalWeb"/>
        <w:rPr>
          <w:rFonts w:eastAsiaTheme="majorEastAsia"/>
          <w:lang w:val="en-GB"/>
        </w:rPr>
      </w:pPr>
      <w:r w:rsidRPr="009B4FB4">
        <w:rPr>
          <w:rFonts w:eastAsiaTheme="majorEastAsia"/>
          <w:b/>
          <w:bCs/>
          <w:lang w:val="en-GB"/>
        </w:rPr>
        <w:t>Commands:</w:t>
      </w:r>
    </w:p>
    <w:p w14:paraId="1D5ADD3C" w14:textId="77777777" w:rsidR="009B4FB4" w:rsidRPr="009B4FB4" w:rsidRDefault="009B4FB4" w:rsidP="009B4FB4">
      <w:pPr>
        <w:pStyle w:val="NormalWeb"/>
        <w:numPr>
          <w:ilvl w:val="0"/>
          <w:numId w:val="165"/>
        </w:numPr>
        <w:rPr>
          <w:rFonts w:eastAsiaTheme="majorEastAsia"/>
          <w:lang w:val="en-GB"/>
        </w:rPr>
      </w:pPr>
      <w:r w:rsidRPr="009B4FB4">
        <w:rPr>
          <w:rFonts w:eastAsiaTheme="majorEastAsia"/>
          <w:lang w:val="en-GB"/>
        </w:rPr>
        <w:t>ipconfig (Windows)</w:t>
      </w:r>
    </w:p>
    <w:p w14:paraId="41E60F7A" w14:textId="77777777" w:rsidR="009B4FB4" w:rsidRPr="009B4FB4" w:rsidRDefault="009B4FB4" w:rsidP="009B4FB4">
      <w:pPr>
        <w:pStyle w:val="NormalWeb"/>
        <w:numPr>
          <w:ilvl w:val="0"/>
          <w:numId w:val="165"/>
        </w:numPr>
        <w:rPr>
          <w:rFonts w:eastAsiaTheme="majorEastAsia"/>
          <w:lang w:val="en-GB"/>
        </w:rPr>
      </w:pPr>
      <w:proofErr w:type="spellStart"/>
      <w:r w:rsidRPr="009B4FB4">
        <w:rPr>
          <w:rFonts w:eastAsiaTheme="majorEastAsia"/>
          <w:lang w:val="en-GB"/>
        </w:rPr>
        <w:t>ifconfig</w:t>
      </w:r>
      <w:proofErr w:type="spellEnd"/>
      <w:r w:rsidRPr="009B4FB4">
        <w:rPr>
          <w:rFonts w:eastAsiaTheme="majorEastAsia"/>
          <w:lang w:val="en-GB"/>
        </w:rPr>
        <w:t xml:space="preserve"> or </w:t>
      </w:r>
      <w:proofErr w:type="spellStart"/>
      <w:r w:rsidRPr="009B4FB4">
        <w:rPr>
          <w:rFonts w:eastAsiaTheme="majorEastAsia"/>
          <w:lang w:val="en-GB"/>
        </w:rPr>
        <w:t>ip</w:t>
      </w:r>
      <w:proofErr w:type="spellEnd"/>
      <w:r w:rsidRPr="009B4FB4">
        <w:rPr>
          <w:rFonts w:eastAsiaTheme="majorEastAsia"/>
          <w:lang w:val="en-GB"/>
        </w:rPr>
        <w:t xml:space="preserve"> </w:t>
      </w:r>
      <w:proofErr w:type="spellStart"/>
      <w:r w:rsidRPr="009B4FB4">
        <w:rPr>
          <w:rFonts w:eastAsiaTheme="majorEastAsia"/>
          <w:lang w:val="en-GB"/>
        </w:rPr>
        <w:t>addr</w:t>
      </w:r>
      <w:proofErr w:type="spellEnd"/>
      <w:r w:rsidRPr="009B4FB4">
        <w:rPr>
          <w:rFonts w:eastAsiaTheme="majorEastAsia"/>
          <w:lang w:val="en-GB"/>
        </w:rPr>
        <w:t xml:space="preserve"> (Linux)</w:t>
      </w:r>
    </w:p>
    <w:p w14:paraId="31EC9C81" w14:textId="77777777" w:rsidR="009B4FB4" w:rsidRPr="009B4FB4" w:rsidRDefault="00000000" w:rsidP="009B4FB4">
      <w:pPr>
        <w:pStyle w:val="NormalWeb"/>
        <w:rPr>
          <w:rFonts w:eastAsiaTheme="majorEastAsia"/>
          <w:lang w:val="en-GB"/>
        </w:rPr>
      </w:pPr>
      <w:r>
        <w:rPr>
          <w:rFonts w:eastAsiaTheme="majorEastAsia"/>
          <w:lang w:val="en-GB"/>
        </w:rPr>
        <w:pict w14:anchorId="3B374A3D">
          <v:rect id="_x0000_i1086" style="width:0;height:1.5pt" o:hralign="center" o:hrstd="t" o:hr="t" fillcolor="#a0a0a0" stroked="f"/>
        </w:pict>
      </w:r>
    </w:p>
    <w:p w14:paraId="5D3CCAE4" w14:textId="77777777" w:rsidR="009B4FB4" w:rsidRPr="009B4FB4" w:rsidRDefault="009B4FB4" w:rsidP="009B4FB4">
      <w:pPr>
        <w:pStyle w:val="NormalWeb"/>
        <w:rPr>
          <w:rFonts w:eastAsiaTheme="majorEastAsia"/>
          <w:b/>
          <w:bCs/>
          <w:lang w:val="en-GB"/>
        </w:rPr>
      </w:pPr>
      <w:r w:rsidRPr="009B4FB4">
        <w:rPr>
          <w:rFonts w:eastAsiaTheme="majorEastAsia"/>
          <w:b/>
          <w:bCs/>
          <w:lang w:val="en-GB"/>
        </w:rPr>
        <w:t>Step 5: Test Network Layer Connectivity</w:t>
      </w:r>
    </w:p>
    <w:p w14:paraId="0040785B" w14:textId="77777777" w:rsidR="009B4FB4" w:rsidRPr="009B4FB4" w:rsidRDefault="009B4FB4" w:rsidP="009B4FB4">
      <w:pPr>
        <w:pStyle w:val="NormalWeb"/>
        <w:numPr>
          <w:ilvl w:val="0"/>
          <w:numId w:val="166"/>
        </w:numPr>
        <w:rPr>
          <w:rFonts w:eastAsiaTheme="majorEastAsia"/>
          <w:lang w:val="en-GB"/>
        </w:rPr>
      </w:pPr>
      <w:r w:rsidRPr="009B4FB4">
        <w:rPr>
          <w:rFonts w:eastAsiaTheme="majorEastAsia"/>
          <w:lang w:val="en-GB"/>
        </w:rPr>
        <w:t>Ping default gateway, DNS server, and external websites to check packet flow.</w:t>
      </w:r>
    </w:p>
    <w:p w14:paraId="4455E146" w14:textId="77777777" w:rsidR="009B4FB4" w:rsidRPr="009B4FB4" w:rsidRDefault="009B4FB4" w:rsidP="009B4FB4">
      <w:pPr>
        <w:pStyle w:val="NormalWeb"/>
        <w:rPr>
          <w:rFonts w:eastAsiaTheme="majorEastAsia"/>
          <w:lang w:val="en-GB"/>
        </w:rPr>
      </w:pPr>
      <w:r w:rsidRPr="009B4FB4">
        <w:rPr>
          <w:rFonts w:eastAsiaTheme="majorEastAsia"/>
          <w:b/>
          <w:bCs/>
          <w:lang w:val="en-GB"/>
        </w:rPr>
        <w:t>Commands:</w:t>
      </w:r>
    </w:p>
    <w:p w14:paraId="2DB00656" w14:textId="77777777" w:rsidR="009B4FB4" w:rsidRPr="009B4FB4" w:rsidRDefault="009B4FB4" w:rsidP="009B4FB4">
      <w:pPr>
        <w:pStyle w:val="NormalWeb"/>
        <w:numPr>
          <w:ilvl w:val="0"/>
          <w:numId w:val="167"/>
        </w:numPr>
        <w:rPr>
          <w:rFonts w:eastAsiaTheme="majorEastAsia"/>
          <w:lang w:val="en-GB"/>
        </w:rPr>
      </w:pPr>
      <w:r w:rsidRPr="009B4FB4">
        <w:rPr>
          <w:rFonts w:eastAsiaTheme="majorEastAsia"/>
          <w:lang w:val="en-GB"/>
        </w:rPr>
        <w:t>ping</w:t>
      </w:r>
    </w:p>
    <w:p w14:paraId="54EFD32E" w14:textId="77777777" w:rsidR="009B4FB4" w:rsidRPr="009B4FB4" w:rsidRDefault="009B4FB4" w:rsidP="009B4FB4">
      <w:pPr>
        <w:pStyle w:val="NormalWeb"/>
        <w:numPr>
          <w:ilvl w:val="0"/>
          <w:numId w:val="167"/>
        </w:numPr>
        <w:rPr>
          <w:rFonts w:eastAsiaTheme="majorEastAsia"/>
          <w:lang w:val="en-GB"/>
        </w:rPr>
      </w:pPr>
      <w:proofErr w:type="spellStart"/>
      <w:r w:rsidRPr="009B4FB4">
        <w:rPr>
          <w:rFonts w:eastAsiaTheme="majorEastAsia"/>
          <w:lang w:val="en-GB"/>
        </w:rPr>
        <w:t>tracert</w:t>
      </w:r>
      <w:proofErr w:type="spellEnd"/>
      <w:r w:rsidRPr="009B4FB4">
        <w:rPr>
          <w:rFonts w:eastAsiaTheme="majorEastAsia"/>
          <w:lang w:val="en-GB"/>
        </w:rPr>
        <w:t xml:space="preserve"> (Windows) / traceroute (Linux)</w:t>
      </w:r>
    </w:p>
    <w:p w14:paraId="0F855F8F" w14:textId="77777777" w:rsidR="009B4FB4" w:rsidRPr="009B4FB4" w:rsidRDefault="00000000" w:rsidP="009B4FB4">
      <w:pPr>
        <w:pStyle w:val="NormalWeb"/>
        <w:rPr>
          <w:rFonts w:eastAsiaTheme="majorEastAsia"/>
          <w:lang w:val="en-GB"/>
        </w:rPr>
      </w:pPr>
      <w:r>
        <w:rPr>
          <w:rFonts w:eastAsiaTheme="majorEastAsia"/>
          <w:lang w:val="en-GB"/>
        </w:rPr>
        <w:pict w14:anchorId="5327EA1D">
          <v:rect id="_x0000_i1087" style="width:0;height:1.5pt" o:hralign="center" o:hrstd="t" o:hr="t" fillcolor="#a0a0a0" stroked="f"/>
        </w:pict>
      </w:r>
    </w:p>
    <w:p w14:paraId="0AAFAE3F" w14:textId="77777777" w:rsidR="009B4FB4" w:rsidRPr="009B4FB4" w:rsidRDefault="009B4FB4" w:rsidP="009B4FB4">
      <w:pPr>
        <w:pStyle w:val="NormalWeb"/>
        <w:rPr>
          <w:rFonts w:eastAsiaTheme="majorEastAsia"/>
          <w:b/>
          <w:bCs/>
          <w:lang w:val="en-GB"/>
        </w:rPr>
      </w:pPr>
      <w:r w:rsidRPr="009B4FB4">
        <w:rPr>
          <w:rFonts w:eastAsiaTheme="majorEastAsia"/>
          <w:b/>
          <w:bCs/>
          <w:lang w:val="en-GB"/>
        </w:rPr>
        <w:t>Step 6: DNS Resolution Check</w:t>
      </w:r>
    </w:p>
    <w:p w14:paraId="10BC4A55" w14:textId="77777777" w:rsidR="009B4FB4" w:rsidRPr="009B4FB4" w:rsidRDefault="009B4FB4" w:rsidP="009B4FB4">
      <w:pPr>
        <w:pStyle w:val="NormalWeb"/>
        <w:numPr>
          <w:ilvl w:val="0"/>
          <w:numId w:val="168"/>
        </w:numPr>
        <w:rPr>
          <w:rFonts w:eastAsiaTheme="majorEastAsia"/>
          <w:lang w:val="en-GB"/>
        </w:rPr>
      </w:pPr>
      <w:r w:rsidRPr="009B4FB4">
        <w:rPr>
          <w:rFonts w:eastAsiaTheme="majorEastAsia"/>
          <w:lang w:val="en-GB"/>
        </w:rPr>
        <w:t>Ensure domain names are resolving to IP addresses correctly.</w:t>
      </w:r>
    </w:p>
    <w:p w14:paraId="227C4F23" w14:textId="77777777" w:rsidR="009B4FB4" w:rsidRPr="009B4FB4" w:rsidRDefault="009B4FB4" w:rsidP="009B4FB4">
      <w:pPr>
        <w:pStyle w:val="NormalWeb"/>
        <w:rPr>
          <w:rFonts w:eastAsiaTheme="majorEastAsia"/>
          <w:lang w:val="en-GB"/>
        </w:rPr>
      </w:pPr>
      <w:r w:rsidRPr="009B4FB4">
        <w:rPr>
          <w:rFonts w:eastAsiaTheme="majorEastAsia"/>
          <w:b/>
          <w:bCs/>
          <w:lang w:val="en-GB"/>
        </w:rPr>
        <w:t>Commands:</w:t>
      </w:r>
    </w:p>
    <w:p w14:paraId="15F4A44B" w14:textId="77777777" w:rsidR="009B4FB4" w:rsidRPr="009B4FB4" w:rsidRDefault="009B4FB4" w:rsidP="009B4FB4">
      <w:pPr>
        <w:pStyle w:val="NormalWeb"/>
        <w:numPr>
          <w:ilvl w:val="0"/>
          <w:numId w:val="169"/>
        </w:numPr>
        <w:rPr>
          <w:rFonts w:eastAsiaTheme="majorEastAsia"/>
          <w:lang w:val="en-GB"/>
        </w:rPr>
      </w:pPr>
      <w:proofErr w:type="spellStart"/>
      <w:r w:rsidRPr="009B4FB4">
        <w:rPr>
          <w:rFonts w:eastAsiaTheme="majorEastAsia"/>
          <w:lang w:val="en-GB"/>
        </w:rPr>
        <w:t>nslookup</w:t>
      </w:r>
      <w:proofErr w:type="spellEnd"/>
    </w:p>
    <w:p w14:paraId="654F9C06" w14:textId="77777777" w:rsidR="009B4FB4" w:rsidRPr="009B4FB4" w:rsidRDefault="009B4FB4" w:rsidP="009B4FB4">
      <w:pPr>
        <w:pStyle w:val="NormalWeb"/>
        <w:numPr>
          <w:ilvl w:val="0"/>
          <w:numId w:val="169"/>
        </w:numPr>
        <w:rPr>
          <w:rFonts w:eastAsiaTheme="majorEastAsia"/>
          <w:lang w:val="en-GB"/>
        </w:rPr>
      </w:pPr>
      <w:r w:rsidRPr="009B4FB4">
        <w:rPr>
          <w:rFonts w:eastAsiaTheme="majorEastAsia"/>
          <w:lang w:val="en-GB"/>
        </w:rPr>
        <w:t>dig (Linux)</w:t>
      </w:r>
    </w:p>
    <w:p w14:paraId="3A2176A9" w14:textId="77777777" w:rsidR="009B4FB4" w:rsidRPr="009B4FB4" w:rsidRDefault="00000000" w:rsidP="009B4FB4">
      <w:pPr>
        <w:pStyle w:val="NormalWeb"/>
        <w:rPr>
          <w:rFonts w:eastAsiaTheme="majorEastAsia"/>
          <w:lang w:val="en-GB"/>
        </w:rPr>
      </w:pPr>
      <w:r>
        <w:rPr>
          <w:rFonts w:eastAsiaTheme="majorEastAsia"/>
          <w:lang w:val="en-GB"/>
        </w:rPr>
        <w:pict w14:anchorId="3D4D4037">
          <v:rect id="_x0000_i1088" style="width:0;height:1.5pt" o:hralign="center" o:hrstd="t" o:hr="t" fillcolor="#a0a0a0" stroked="f"/>
        </w:pict>
      </w:r>
    </w:p>
    <w:p w14:paraId="30D1FB20" w14:textId="77777777" w:rsidR="009B4FB4" w:rsidRPr="009B4FB4" w:rsidRDefault="009B4FB4" w:rsidP="009B4FB4">
      <w:pPr>
        <w:pStyle w:val="NormalWeb"/>
        <w:rPr>
          <w:rFonts w:eastAsiaTheme="majorEastAsia"/>
          <w:b/>
          <w:bCs/>
          <w:lang w:val="en-GB"/>
        </w:rPr>
      </w:pPr>
      <w:r w:rsidRPr="009B4FB4">
        <w:rPr>
          <w:rFonts w:eastAsiaTheme="majorEastAsia"/>
          <w:b/>
          <w:bCs/>
          <w:lang w:val="en-GB"/>
        </w:rPr>
        <w:t>Step 7: Check Firewall and Security Settings</w:t>
      </w:r>
    </w:p>
    <w:p w14:paraId="029BCA47" w14:textId="77777777" w:rsidR="009B4FB4" w:rsidRPr="009B4FB4" w:rsidRDefault="009B4FB4" w:rsidP="009B4FB4">
      <w:pPr>
        <w:pStyle w:val="NormalWeb"/>
        <w:numPr>
          <w:ilvl w:val="0"/>
          <w:numId w:val="170"/>
        </w:numPr>
        <w:rPr>
          <w:rFonts w:eastAsiaTheme="majorEastAsia"/>
          <w:lang w:val="en-GB"/>
        </w:rPr>
      </w:pPr>
      <w:r w:rsidRPr="009B4FB4">
        <w:rPr>
          <w:rFonts w:eastAsiaTheme="majorEastAsia"/>
          <w:lang w:val="en-GB"/>
        </w:rPr>
        <w:t>Verify that firewalls or antivirus are not blocking traffic.</w:t>
      </w:r>
    </w:p>
    <w:p w14:paraId="2DABBC7E" w14:textId="77777777" w:rsidR="009B4FB4" w:rsidRPr="009B4FB4" w:rsidRDefault="00000000" w:rsidP="009B4FB4">
      <w:pPr>
        <w:pStyle w:val="NormalWeb"/>
        <w:rPr>
          <w:rFonts w:eastAsiaTheme="majorEastAsia"/>
          <w:lang w:val="en-GB"/>
        </w:rPr>
      </w:pPr>
      <w:r>
        <w:rPr>
          <w:rFonts w:eastAsiaTheme="majorEastAsia"/>
          <w:lang w:val="en-GB"/>
        </w:rPr>
        <w:lastRenderedPageBreak/>
        <w:pict w14:anchorId="57A5441D">
          <v:rect id="_x0000_i1089" style="width:0;height:1.5pt" o:hralign="center" o:hrstd="t" o:hr="t" fillcolor="#a0a0a0" stroked="f"/>
        </w:pict>
      </w:r>
    </w:p>
    <w:p w14:paraId="306AF82E" w14:textId="77777777" w:rsidR="009B4FB4" w:rsidRPr="009B4FB4" w:rsidRDefault="009B4FB4" w:rsidP="009B4FB4">
      <w:pPr>
        <w:pStyle w:val="NormalWeb"/>
        <w:rPr>
          <w:rFonts w:eastAsiaTheme="majorEastAsia"/>
          <w:b/>
          <w:bCs/>
          <w:lang w:val="en-GB"/>
        </w:rPr>
      </w:pPr>
      <w:r w:rsidRPr="009B4FB4">
        <w:rPr>
          <w:rFonts w:eastAsiaTheme="majorEastAsia"/>
          <w:b/>
          <w:bCs/>
          <w:lang w:val="en-GB"/>
        </w:rPr>
        <w:t>Step 8: Review Logs and Monitor Traffic</w:t>
      </w:r>
    </w:p>
    <w:p w14:paraId="12BFD55B" w14:textId="77777777" w:rsidR="009B4FB4" w:rsidRPr="009B4FB4" w:rsidRDefault="009B4FB4" w:rsidP="009B4FB4">
      <w:pPr>
        <w:pStyle w:val="NormalWeb"/>
        <w:numPr>
          <w:ilvl w:val="0"/>
          <w:numId w:val="171"/>
        </w:numPr>
        <w:rPr>
          <w:rFonts w:eastAsiaTheme="majorEastAsia"/>
          <w:lang w:val="en-GB"/>
        </w:rPr>
      </w:pPr>
      <w:r w:rsidRPr="009B4FB4">
        <w:rPr>
          <w:rFonts w:eastAsiaTheme="majorEastAsia"/>
          <w:lang w:val="en-GB"/>
        </w:rPr>
        <w:t xml:space="preserve">Check system logs or use packet </w:t>
      </w:r>
      <w:proofErr w:type="spellStart"/>
      <w:r w:rsidRPr="009B4FB4">
        <w:rPr>
          <w:rFonts w:eastAsiaTheme="majorEastAsia"/>
          <w:lang w:val="en-GB"/>
        </w:rPr>
        <w:t>analyzers</w:t>
      </w:r>
      <w:proofErr w:type="spellEnd"/>
      <w:r w:rsidRPr="009B4FB4">
        <w:rPr>
          <w:rFonts w:eastAsiaTheme="majorEastAsia"/>
          <w:lang w:val="en-GB"/>
        </w:rPr>
        <w:t xml:space="preserve"> to detect unusual activity or drops.</w:t>
      </w:r>
    </w:p>
    <w:p w14:paraId="6468B2F6" w14:textId="77777777" w:rsidR="009B4FB4" w:rsidRPr="009B4FB4" w:rsidRDefault="009B4FB4" w:rsidP="009B4FB4">
      <w:pPr>
        <w:pStyle w:val="NormalWeb"/>
        <w:rPr>
          <w:rFonts w:eastAsiaTheme="majorEastAsia"/>
          <w:lang w:val="en-GB"/>
        </w:rPr>
      </w:pPr>
      <w:r w:rsidRPr="009B4FB4">
        <w:rPr>
          <w:rFonts w:eastAsiaTheme="majorEastAsia"/>
          <w:b/>
          <w:bCs/>
          <w:lang w:val="en-GB"/>
        </w:rPr>
        <w:t>Tools:</w:t>
      </w:r>
    </w:p>
    <w:p w14:paraId="1FA67C55" w14:textId="77777777" w:rsidR="009B4FB4" w:rsidRPr="009B4FB4" w:rsidRDefault="009B4FB4" w:rsidP="009B4FB4">
      <w:pPr>
        <w:pStyle w:val="NormalWeb"/>
        <w:numPr>
          <w:ilvl w:val="0"/>
          <w:numId w:val="172"/>
        </w:numPr>
        <w:rPr>
          <w:rFonts w:eastAsiaTheme="majorEastAsia"/>
          <w:lang w:val="en-GB"/>
        </w:rPr>
      </w:pPr>
      <w:r w:rsidRPr="009B4FB4">
        <w:rPr>
          <w:rFonts w:eastAsiaTheme="majorEastAsia"/>
          <w:lang w:val="en-GB"/>
        </w:rPr>
        <w:t>Event Viewer (Windows)</w:t>
      </w:r>
    </w:p>
    <w:p w14:paraId="50FC911C" w14:textId="77777777" w:rsidR="009B4FB4" w:rsidRPr="009B4FB4" w:rsidRDefault="009B4FB4" w:rsidP="009B4FB4">
      <w:pPr>
        <w:pStyle w:val="NormalWeb"/>
        <w:numPr>
          <w:ilvl w:val="0"/>
          <w:numId w:val="172"/>
        </w:numPr>
        <w:rPr>
          <w:rFonts w:eastAsiaTheme="majorEastAsia"/>
          <w:lang w:val="en-GB"/>
        </w:rPr>
      </w:pPr>
      <w:r w:rsidRPr="009B4FB4">
        <w:rPr>
          <w:rFonts w:eastAsiaTheme="majorEastAsia"/>
          <w:lang w:val="en-GB"/>
        </w:rPr>
        <w:t>Wireshark</w:t>
      </w:r>
    </w:p>
    <w:p w14:paraId="0457BCE9" w14:textId="77777777" w:rsidR="009B4FB4" w:rsidRPr="009B4FB4" w:rsidRDefault="009B4FB4" w:rsidP="009B4FB4">
      <w:pPr>
        <w:pStyle w:val="NormalWeb"/>
        <w:numPr>
          <w:ilvl w:val="0"/>
          <w:numId w:val="172"/>
        </w:numPr>
        <w:rPr>
          <w:rFonts w:eastAsiaTheme="majorEastAsia"/>
          <w:lang w:val="en-GB"/>
        </w:rPr>
      </w:pPr>
      <w:r w:rsidRPr="009B4FB4">
        <w:rPr>
          <w:rFonts w:eastAsiaTheme="majorEastAsia"/>
          <w:lang w:val="en-GB"/>
        </w:rPr>
        <w:t>Netstat</w:t>
      </w:r>
    </w:p>
    <w:p w14:paraId="34F6F30A" w14:textId="77777777" w:rsidR="009B4FB4" w:rsidRPr="009B4FB4" w:rsidRDefault="00000000" w:rsidP="009B4FB4">
      <w:pPr>
        <w:pStyle w:val="NormalWeb"/>
        <w:rPr>
          <w:rFonts w:eastAsiaTheme="majorEastAsia"/>
          <w:lang w:val="en-GB"/>
        </w:rPr>
      </w:pPr>
      <w:r>
        <w:rPr>
          <w:rFonts w:eastAsiaTheme="majorEastAsia"/>
          <w:lang w:val="en-GB"/>
        </w:rPr>
        <w:pict w14:anchorId="7A32E6F8">
          <v:rect id="_x0000_i1090" style="width:0;height:1.5pt" o:hralign="center" o:hrstd="t" o:hr="t" fillcolor="#a0a0a0" stroked="f"/>
        </w:pict>
      </w:r>
    </w:p>
    <w:p w14:paraId="00D6898C" w14:textId="77777777" w:rsidR="009B4FB4" w:rsidRPr="009B4FB4" w:rsidRDefault="009B4FB4" w:rsidP="009B4FB4">
      <w:pPr>
        <w:pStyle w:val="NormalWeb"/>
        <w:rPr>
          <w:rFonts w:eastAsiaTheme="majorEastAsia"/>
          <w:b/>
          <w:bCs/>
          <w:lang w:val="en-GB"/>
        </w:rPr>
      </w:pPr>
      <w:r w:rsidRPr="009B4FB4">
        <w:rPr>
          <w:rFonts w:eastAsiaTheme="majorEastAsia"/>
          <w:b/>
          <w:bCs/>
          <w:lang w:val="en-GB"/>
        </w:rPr>
        <w:t>Step 9: Isolate and Test Components</w:t>
      </w:r>
    </w:p>
    <w:p w14:paraId="41677B34" w14:textId="77777777" w:rsidR="009B4FB4" w:rsidRPr="009B4FB4" w:rsidRDefault="009B4FB4" w:rsidP="009B4FB4">
      <w:pPr>
        <w:pStyle w:val="NormalWeb"/>
        <w:numPr>
          <w:ilvl w:val="0"/>
          <w:numId w:val="173"/>
        </w:numPr>
        <w:rPr>
          <w:rFonts w:eastAsiaTheme="majorEastAsia"/>
          <w:lang w:val="en-GB"/>
        </w:rPr>
      </w:pPr>
      <w:r w:rsidRPr="009B4FB4">
        <w:rPr>
          <w:rFonts w:eastAsiaTheme="majorEastAsia"/>
          <w:lang w:val="en-GB"/>
        </w:rPr>
        <w:t>Swap cables, ports, or devices one by one to identify faulty hardware or configurations.</w:t>
      </w:r>
    </w:p>
    <w:p w14:paraId="39EE4E56" w14:textId="77777777" w:rsidR="009B4FB4" w:rsidRPr="009B4FB4" w:rsidRDefault="00000000" w:rsidP="009B4FB4">
      <w:pPr>
        <w:pStyle w:val="NormalWeb"/>
        <w:rPr>
          <w:rFonts w:eastAsiaTheme="majorEastAsia"/>
          <w:lang w:val="en-GB"/>
        </w:rPr>
      </w:pPr>
      <w:r>
        <w:rPr>
          <w:rFonts w:eastAsiaTheme="majorEastAsia"/>
          <w:lang w:val="en-GB"/>
        </w:rPr>
        <w:pict w14:anchorId="0DD3C184">
          <v:rect id="_x0000_i1091" style="width:0;height:1.5pt" o:hralign="center" o:hrstd="t" o:hr="t" fillcolor="#a0a0a0" stroked="f"/>
        </w:pict>
      </w:r>
    </w:p>
    <w:p w14:paraId="06401363" w14:textId="77777777" w:rsidR="009B4FB4" w:rsidRPr="009B4FB4" w:rsidRDefault="009B4FB4" w:rsidP="009B4FB4">
      <w:pPr>
        <w:pStyle w:val="NormalWeb"/>
        <w:rPr>
          <w:rFonts w:eastAsiaTheme="majorEastAsia"/>
          <w:b/>
          <w:bCs/>
          <w:lang w:val="en-GB"/>
        </w:rPr>
      </w:pPr>
      <w:r w:rsidRPr="009B4FB4">
        <w:rPr>
          <w:rFonts w:eastAsiaTheme="majorEastAsia"/>
          <w:b/>
          <w:bCs/>
          <w:lang w:val="en-GB"/>
        </w:rPr>
        <w:t>Step 10: Implement and Document the Fix</w:t>
      </w:r>
    </w:p>
    <w:p w14:paraId="63345DC8" w14:textId="77777777" w:rsidR="009B4FB4" w:rsidRPr="009B4FB4" w:rsidRDefault="009B4FB4" w:rsidP="009B4FB4">
      <w:pPr>
        <w:pStyle w:val="NormalWeb"/>
        <w:numPr>
          <w:ilvl w:val="0"/>
          <w:numId w:val="174"/>
        </w:numPr>
        <w:rPr>
          <w:rFonts w:eastAsiaTheme="majorEastAsia"/>
          <w:lang w:val="en-GB"/>
        </w:rPr>
      </w:pPr>
      <w:r w:rsidRPr="009B4FB4">
        <w:rPr>
          <w:rFonts w:eastAsiaTheme="majorEastAsia"/>
          <w:lang w:val="en-GB"/>
        </w:rPr>
        <w:t>Apply the solution and test connectivity again.</w:t>
      </w:r>
    </w:p>
    <w:p w14:paraId="6AFEB0EC" w14:textId="77777777" w:rsidR="009B4FB4" w:rsidRPr="009B4FB4" w:rsidRDefault="009B4FB4" w:rsidP="009B4FB4">
      <w:pPr>
        <w:pStyle w:val="NormalWeb"/>
        <w:numPr>
          <w:ilvl w:val="0"/>
          <w:numId w:val="174"/>
        </w:numPr>
        <w:rPr>
          <w:rFonts w:eastAsiaTheme="majorEastAsia"/>
          <w:lang w:val="en-GB"/>
        </w:rPr>
      </w:pPr>
      <w:r w:rsidRPr="009B4FB4">
        <w:rPr>
          <w:rFonts w:eastAsiaTheme="majorEastAsia"/>
          <w:lang w:val="en-GB"/>
        </w:rPr>
        <w:t>Document the issue, solution, and any lessons learned.</w:t>
      </w:r>
    </w:p>
    <w:p w14:paraId="47D643D2" w14:textId="77777777" w:rsidR="009B4FB4" w:rsidRPr="009B4FB4" w:rsidRDefault="00000000" w:rsidP="009B4FB4">
      <w:pPr>
        <w:pStyle w:val="NormalWeb"/>
        <w:rPr>
          <w:rFonts w:eastAsiaTheme="majorEastAsia"/>
          <w:lang w:val="en-GB"/>
        </w:rPr>
      </w:pPr>
      <w:r>
        <w:rPr>
          <w:rFonts w:eastAsiaTheme="majorEastAsia"/>
          <w:lang w:val="en-GB"/>
        </w:rPr>
        <w:pict w14:anchorId="0FB39D87">
          <v:rect id="_x0000_i1092" style="width:0;height:1.5pt" o:hralign="center" o:hrstd="t" o:hr="t" fillcolor="#a0a0a0" stroked="f"/>
        </w:pict>
      </w:r>
    </w:p>
    <w:p w14:paraId="01F4B353" w14:textId="77777777" w:rsidR="009B4FB4" w:rsidRPr="009B4FB4" w:rsidRDefault="009B4FB4" w:rsidP="009B4FB4">
      <w:pPr>
        <w:pStyle w:val="NormalWeb"/>
        <w:rPr>
          <w:rFonts w:eastAsiaTheme="majorEastAsia"/>
          <w:b/>
          <w:bCs/>
          <w:lang w:val="en-GB"/>
        </w:rPr>
      </w:pPr>
      <w:r w:rsidRPr="009B4FB4">
        <w:rPr>
          <w:rFonts w:eastAsiaTheme="majorEastAsia"/>
          <w:b/>
          <w:bCs/>
          <w:lang w:val="en-GB"/>
        </w:rPr>
        <w:t>3. Common Tools for Troubleshooting:</w:t>
      </w:r>
    </w:p>
    <w:tbl>
      <w:tblPr>
        <w:tblW w:w="609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8"/>
        <w:gridCol w:w="3472"/>
      </w:tblGrid>
      <w:tr w:rsidR="009B4FB4" w:rsidRPr="009B4FB4" w14:paraId="36D403D3" w14:textId="77777777" w:rsidTr="7A36CC13">
        <w:trPr>
          <w:tblHeader/>
          <w:tblCellSpacing w:w="15" w:type="dxa"/>
        </w:trPr>
        <w:tc>
          <w:tcPr>
            <w:tcW w:w="2610" w:type="dxa"/>
            <w:vAlign w:val="center"/>
            <w:hideMark/>
          </w:tcPr>
          <w:p w14:paraId="23901713" w14:textId="77777777" w:rsidR="009B4FB4" w:rsidRPr="009B4FB4" w:rsidRDefault="009B4FB4" w:rsidP="009B4FB4">
            <w:pPr>
              <w:pStyle w:val="NormalWeb"/>
              <w:rPr>
                <w:rFonts w:eastAsiaTheme="majorEastAsia"/>
                <w:b/>
                <w:bCs/>
                <w:lang w:val="en-GB"/>
              </w:rPr>
            </w:pPr>
            <w:r w:rsidRPr="009B4FB4">
              <w:rPr>
                <w:rFonts w:eastAsiaTheme="majorEastAsia"/>
                <w:b/>
                <w:bCs/>
                <w:lang w:val="en-GB"/>
              </w:rPr>
              <w:t>Tool</w:t>
            </w:r>
          </w:p>
        </w:tc>
        <w:tc>
          <w:tcPr>
            <w:tcW w:w="3480" w:type="dxa"/>
            <w:vAlign w:val="center"/>
            <w:hideMark/>
          </w:tcPr>
          <w:p w14:paraId="69D1F5EA" w14:textId="77777777" w:rsidR="009B4FB4" w:rsidRPr="009B4FB4" w:rsidRDefault="009B4FB4" w:rsidP="009B4FB4">
            <w:pPr>
              <w:pStyle w:val="NormalWeb"/>
              <w:rPr>
                <w:rFonts w:eastAsiaTheme="majorEastAsia"/>
                <w:b/>
                <w:bCs/>
                <w:lang w:val="en-GB"/>
              </w:rPr>
            </w:pPr>
            <w:r w:rsidRPr="009B4FB4">
              <w:rPr>
                <w:rFonts w:eastAsiaTheme="majorEastAsia"/>
                <w:b/>
                <w:bCs/>
                <w:lang w:val="en-GB"/>
              </w:rPr>
              <w:t>Purpose</w:t>
            </w:r>
          </w:p>
        </w:tc>
      </w:tr>
      <w:tr w:rsidR="009B4FB4" w:rsidRPr="009B4FB4" w14:paraId="27D19FCD" w14:textId="77777777" w:rsidTr="7A36CC13">
        <w:trPr>
          <w:tblCellSpacing w:w="15" w:type="dxa"/>
        </w:trPr>
        <w:tc>
          <w:tcPr>
            <w:tcW w:w="2610" w:type="dxa"/>
            <w:vAlign w:val="center"/>
            <w:hideMark/>
          </w:tcPr>
          <w:p w14:paraId="7EA38C1E" w14:textId="77777777" w:rsidR="009B4FB4" w:rsidRPr="009B4FB4" w:rsidRDefault="009B4FB4" w:rsidP="009B4FB4">
            <w:pPr>
              <w:pStyle w:val="NormalWeb"/>
              <w:rPr>
                <w:rFonts w:eastAsiaTheme="majorEastAsia"/>
                <w:lang w:val="en-GB"/>
              </w:rPr>
            </w:pPr>
            <w:r w:rsidRPr="009B4FB4">
              <w:rPr>
                <w:rFonts w:eastAsiaTheme="majorEastAsia"/>
                <w:lang w:val="en-GB"/>
              </w:rPr>
              <w:t>ping</w:t>
            </w:r>
          </w:p>
        </w:tc>
        <w:tc>
          <w:tcPr>
            <w:tcW w:w="3480" w:type="dxa"/>
            <w:vAlign w:val="center"/>
            <w:hideMark/>
          </w:tcPr>
          <w:p w14:paraId="63434C43" w14:textId="77777777" w:rsidR="009B4FB4" w:rsidRPr="009B4FB4" w:rsidRDefault="009B4FB4" w:rsidP="009B4FB4">
            <w:pPr>
              <w:pStyle w:val="NormalWeb"/>
              <w:rPr>
                <w:rFonts w:eastAsiaTheme="majorEastAsia"/>
                <w:lang w:val="en-GB"/>
              </w:rPr>
            </w:pPr>
            <w:r w:rsidRPr="009B4FB4">
              <w:rPr>
                <w:rFonts w:eastAsiaTheme="majorEastAsia"/>
                <w:lang w:val="en-GB"/>
              </w:rPr>
              <w:t>Test connectivity and latency</w:t>
            </w:r>
          </w:p>
        </w:tc>
      </w:tr>
      <w:tr w:rsidR="009B4FB4" w:rsidRPr="009B4FB4" w14:paraId="071EE212" w14:textId="77777777" w:rsidTr="7A36CC13">
        <w:trPr>
          <w:tblCellSpacing w:w="15" w:type="dxa"/>
        </w:trPr>
        <w:tc>
          <w:tcPr>
            <w:tcW w:w="2610" w:type="dxa"/>
            <w:vAlign w:val="center"/>
            <w:hideMark/>
          </w:tcPr>
          <w:p w14:paraId="2FEC3FCF" w14:textId="77777777" w:rsidR="009B4FB4" w:rsidRPr="009B4FB4" w:rsidRDefault="009B4FB4" w:rsidP="009B4FB4">
            <w:pPr>
              <w:pStyle w:val="NormalWeb"/>
              <w:rPr>
                <w:rFonts w:eastAsiaTheme="majorEastAsia"/>
                <w:lang w:val="en-GB"/>
              </w:rPr>
            </w:pPr>
            <w:r w:rsidRPr="009B4FB4">
              <w:rPr>
                <w:rFonts w:eastAsiaTheme="majorEastAsia"/>
                <w:lang w:val="en-GB"/>
              </w:rPr>
              <w:t xml:space="preserve">traceroute / </w:t>
            </w:r>
            <w:proofErr w:type="spellStart"/>
            <w:r w:rsidRPr="009B4FB4">
              <w:rPr>
                <w:rFonts w:eastAsiaTheme="majorEastAsia"/>
                <w:lang w:val="en-GB"/>
              </w:rPr>
              <w:t>tracert</w:t>
            </w:r>
            <w:proofErr w:type="spellEnd"/>
          </w:p>
        </w:tc>
        <w:tc>
          <w:tcPr>
            <w:tcW w:w="3480" w:type="dxa"/>
            <w:vAlign w:val="center"/>
            <w:hideMark/>
          </w:tcPr>
          <w:p w14:paraId="1558B4DB" w14:textId="77777777" w:rsidR="009B4FB4" w:rsidRPr="009B4FB4" w:rsidRDefault="009B4FB4" w:rsidP="009B4FB4">
            <w:pPr>
              <w:pStyle w:val="NormalWeb"/>
              <w:rPr>
                <w:rFonts w:eastAsiaTheme="majorEastAsia"/>
                <w:lang w:val="en-GB"/>
              </w:rPr>
            </w:pPr>
            <w:r w:rsidRPr="009B4FB4">
              <w:rPr>
                <w:rFonts w:eastAsiaTheme="majorEastAsia"/>
                <w:lang w:val="en-GB"/>
              </w:rPr>
              <w:t>Track packet path</w:t>
            </w:r>
          </w:p>
        </w:tc>
      </w:tr>
      <w:tr w:rsidR="009B4FB4" w:rsidRPr="009B4FB4" w14:paraId="6B88ADEB" w14:textId="77777777" w:rsidTr="7A36CC13">
        <w:trPr>
          <w:tblCellSpacing w:w="15" w:type="dxa"/>
        </w:trPr>
        <w:tc>
          <w:tcPr>
            <w:tcW w:w="2610" w:type="dxa"/>
            <w:vAlign w:val="center"/>
            <w:hideMark/>
          </w:tcPr>
          <w:p w14:paraId="46D37BF8" w14:textId="77777777" w:rsidR="009B4FB4" w:rsidRPr="009B4FB4" w:rsidRDefault="009B4FB4" w:rsidP="009B4FB4">
            <w:pPr>
              <w:pStyle w:val="NormalWeb"/>
              <w:rPr>
                <w:rFonts w:eastAsiaTheme="majorEastAsia"/>
                <w:lang w:val="en-GB"/>
              </w:rPr>
            </w:pPr>
            <w:r w:rsidRPr="009B4FB4">
              <w:rPr>
                <w:rFonts w:eastAsiaTheme="majorEastAsia"/>
                <w:lang w:val="en-GB"/>
              </w:rPr>
              <w:t xml:space="preserve">ipconfig / </w:t>
            </w:r>
            <w:proofErr w:type="spellStart"/>
            <w:r w:rsidRPr="009B4FB4">
              <w:rPr>
                <w:rFonts w:eastAsiaTheme="majorEastAsia"/>
                <w:lang w:val="en-GB"/>
              </w:rPr>
              <w:t>ifconfig</w:t>
            </w:r>
            <w:proofErr w:type="spellEnd"/>
          </w:p>
        </w:tc>
        <w:tc>
          <w:tcPr>
            <w:tcW w:w="3480" w:type="dxa"/>
            <w:vAlign w:val="center"/>
            <w:hideMark/>
          </w:tcPr>
          <w:p w14:paraId="3A47B21C" w14:textId="77777777" w:rsidR="009B4FB4" w:rsidRPr="009B4FB4" w:rsidRDefault="009B4FB4" w:rsidP="009B4FB4">
            <w:pPr>
              <w:pStyle w:val="NormalWeb"/>
              <w:rPr>
                <w:rFonts w:eastAsiaTheme="majorEastAsia"/>
                <w:lang w:val="en-GB"/>
              </w:rPr>
            </w:pPr>
            <w:r w:rsidRPr="009B4FB4">
              <w:rPr>
                <w:rFonts w:eastAsiaTheme="majorEastAsia"/>
                <w:lang w:val="en-GB"/>
              </w:rPr>
              <w:t>View and modify IP settings</w:t>
            </w:r>
          </w:p>
        </w:tc>
      </w:tr>
      <w:tr w:rsidR="009B4FB4" w:rsidRPr="009B4FB4" w14:paraId="02580B95" w14:textId="77777777" w:rsidTr="7A36CC13">
        <w:trPr>
          <w:tblCellSpacing w:w="15" w:type="dxa"/>
        </w:trPr>
        <w:tc>
          <w:tcPr>
            <w:tcW w:w="2610" w:type="dxa"/>
            <w:vAlign w:val="center"/>
            <w:hideMark/>
          </w:tcPr>
          <w:p w14:paraId="7584F0BA" w14:textId="77777777" w:rsidR="009B4FB4" w:rsidRPr="009B4FB4" w:rsidRDefault="009B4FB4" w:rsidP="009B4FB4">
            <w:pPr>
              <w:pStyle w:val="NormalWeb"/>
              <w:rPr>
                <w:rFonts w:eastAsiaTheme="majorEastAsia"/>
                <w:lang w:val="en-GB"/>
              </w:rPr>
            </w:pPr>
            <w:r w:rsidRPr="009B4FB4">
              <w:rPr>
                <w:rFonts w:eastAsiaTheme="majorEastAsia"/>
                <w:lang w:val="en-GB"/>
              </w:rPr>
              <w:t>netstat</w:t>
            </w:r>
          </w:p>
        </w:tc>
        <w:tc>
          <w:tcPr>
            <w:tcW w:w="3480" w:type="dxa"/>
            <w:vAlign w:val="center"/>
            <w:hideMark/>
          </w:tcPr>
          <w:p w14:paraId="08140031" w14:textId="77777777" w:rsidR="009B4FB4" w:rsidRPr="009B4FB4" w:rsidRDefault="009B4FB4" w:rsidP="009B4FB4">
            <w:pPr>
              <w:pStyle w:val="NormalWeb"/>
              <w:rPr>
                <w:rFonts w:eastAsiaTheme="majorEastAsia"/>
                <w:lang w:val="en-GB"/>
              </w:rPr>
            </w:pPr>
            <w:r w:rsidRPr="009B4FB4">
              <w:rPr>
                <w:rFonts w:eastAsiaTheme="majorEastAsia"/>
                <w:lang w:val="en-GB"/>
              </w:rPr>
              <w:t>Show active network connections</w:t>
            </w:r>
          </w:p>
        </w:tc>
      </w:tr>
      <w:tr w:rsidR="009B4FB4" w:rsidRPr="009B4FB4" w14:paraId="576B43CA" w14:textId="77777777" w:rsidTr="7A36CC13">
        <w:trPr>
          <w:tblCellSpacing w:w="15" w:type="dxa"/>
        </w:trPr>
        <w:tc>
          <w:tcPr>
            <w:tcW w:w="2610" w:type="dxa"/>
            <w:vAlign w:val="center"/>
            <w:hideMark/>
          </w:tcPr>
          <w:p w14:paraId="06C0F3F4" w14:textId="77777777" w:rsidR="009B4FB4" w:rsidRPr="009B4FB4" w:rsidRDefault="009B4FB4" w:rsidP="009B4FB4">
            <w:pPr>
              <w:pStyle w:val="NormalWeb"/>
              <w:rPr>
                <w:rFonts w:eastAsiaTheme="majorEastAsia"/>
                <w:lang w:val="en-GB"/>
              </w:rPr>
            </w:pPr>
            <w:proofErr w:type="spellStart"/>
            <w:r w:rsidRPr="009B4FB4">
              <w:rPr>
                <w:rFonts w:eastAsiaTheme="majorEastAsia"/>
                <w:lang w:val="en-GB"/>
              </w:rPr>
              <w:t>nslookup</w:t>
            </w:r>
            <w:proofErr w:type="spellEnd"/>
          </w:p>
        </w:tc>
        <w:tc>
          <w:tcPr>
            <w:tcW w:w="3480" w:type="dxa"/>
            <w:vAlign w:val="center"/>
            <w:hideMark/>
          </w:tcPr>
          <w:p w14:paraId="335B7A30" w14:textId="77777777" w:rsidR="009B4FB4" w:rsidRPr="009B4FB4" w:rsidRDefault="009B4FB4" w:rsidP="009B4FB4">
            <w:pPr>
              <w:pStyle w:val="NormalWeb"/>
              <w:rPr>
                <w:rFonts w:eastAsiaTheme="majorEastAsia"/>
                <w:lang w:val="en-GB"/>
              </w:rPr>
            </w:pPr>
            <w:r w:rsidRPr="009B4FB4">
              <w:rPr>
                <w:rFonts w:eastAsiaTheme="majorEastAsia"/>
                <w:lang w:val="en-GB"/>
              </w:rPr>
              <w:t>Check DNS resolution</w:t>
            </w:r>
          </w:p>
        </w:tc>
      </w:tr>
      <w:tr w:rsidR="009B4FB4" w:rsidRPr="009B4FB4" w14:paraId="7DB0B430" w14:textId="77777777" w:rsidTr="7A36CC13">
        <w:trPr>
          <w:tblCellSpacing w:w="15" w:type="dxa"/>
        </w:trPr>
        <w:tc>
          <w:tcPr>
            <w:tcW w:w="2610" w:type="dxa"/>
            <w:vAlign w:val="center"/>
            <w:hideMark/>
          </w:tcPr>
          <w:p w14:paraId="49148E76" w14:textId="77777777" w:rsidR="009B4FB4" w:rsidRPr="009B4FB4" w:rsidRDefault="009B4FB4" w:rsidP="009B4FB4">
            <w:pPr>
              <w:pStyle w:val="NormalWeb"/>
              <w:rPr>
                <w:rFonts w:eastAsiaTheme="majorEastAsia"/>
                <w:lang w:val="en-GB"/>
              </w:rPr>
            </w:pPr>
            <w:r w:rsidRPr="009B4FB4">
              <w:rPr>
                <w:rFonts w:eastAsiaTheme="majorEastAsia"/>
                <w:lang w:val="en-GB"/>
              </w:rPr>
              <w:t>Wireshark</w:t>
            </w:r>
          </w:p>
        </w:tc>
        <w:tc>
          <w:tcPr>
            <w:tcW w:w="3480" w:type="dxa"/>
            <w:vAlign w:val="center"/>
            <w:hideMark/>
          </w:tcPr>
          <w:p w14:paraId="34AA2095" w14:textId="77777777" w:rsidR="009B4FB4" w:rsidRPr="009B4FB4" w:rsidRDefault="009B4FB4" w:rsidP="009B4FB4">
            <w:pPr>
              <w:pStyle w:val="NormalWeb"/>
              <w:rPr>
                <w:rFonts w:eastAsiaTheme="majorEastAsia"/>
                <w:lang w:val="en-GB"/>
              </w:rPr>
            </w:pPr>
            <w:proofErr w:type="spellStart"/>
            <w:r w:rsidRPr="009B4FB4">
              <w:rPr>
                <w:rFonts w:eastAsiaTheme="majorEastAsia"/>
                <w:lang w:val="en-GB"/>
              </w:rPr>
              <w:t>Analyze</w:t>
            </w:r>
            <w:proofErr w:type="spellEnd"/>
            <w:r w:rsidRPr="009B4FB4">
              <w:rPr>
                <w:rFonts w:eastAsiaTheme="majorEastAsia"/>
                <w:lang w:val="en-GB"/>
              </w:rPr>
              <w:t xml:space="preserve"> network traffic in depth</w:t>
            </w:r>
          </w:p>
        </w:tc>
      </w:tr>
    </w:tbl>
    <w:p w14:paraId="3275FCD5" w14:textId="0B668706" w:rsidR="5B0ABB7A" w:rsidRDefault="5B0ABB7A" w:rsidP="009B4FB4">
      <w:pPr>
        <w:pStyle w:val="NormalWeb"/>
        <w:rPr>
          <w:rStyle w:val="Strong"/>
          <w:rFonts w:eastAsiaTheme="majorEastAsia"/>
          <w:b w:val="0"/>
          <w:bCs w:val="0"/>
          <w:lang w:val="en-GB"/>
        </w:rPr>
      </w:pPr>
    </w:p>
    <w:p w14:paraId="2B9BA043" w14:textId="7B184896" w:rsidR="006213DC" w:rsidRPr="009B4FB4" w:rsidRDefault="006213DC" w:rsidP="7A36CC13">
      <w:pPr>
        <w:pStyle w:val="NormalWeb"/>
        <w:rPr>
          <w:rStyle w:val="Strong"/>
          <w:rFonts w:eastAsiaTheme="majorEastAsia"/>
          <w:b w:val="0"/>
          <w:bCs w:val="0"/>
          <w:lang w:val="en-GB"/>
        </w:rPr>
      </w:pPr>
    </w:p>
    <w:p w14:paraId="5FD7E19A" w14:textId="1730411B" w:rsidR="008F2F0C" w:rsidRPr="00870497" w:rsidRDefault="008F2F0C" w:rsidP="002E5D0A">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t xml:space="preserve">Explain the principles of information security in the context of network and system administration. What are the key objectives of information security, and how do they apply to network infrastructure? </w:t>
      </w:r>
    </w:p>
    <w:p w14:paraId="38F0C952" w14:textId="77777777" w:rsidR="00F365CD" w:rsidRPr="00F365CD" w:rsidRDefault="00F365CD" w:rsidP="00F365CD">
      <w:pPr>
        <w:pStyle w:val="NormalWeb"/>
        <w:rPr>
          <w:rFonts w:eastAsiaTheme="majorEastAsia"/>
          <w:lang w:val="en-GB"/>
        </w:rPr>
      </w:pPr>
      <w:r w:rsidRPr="00F365CD">
        <w:rPr>
          <w:rFonts w:eastAsiaTheme="majorEastAsia"/>
          <w:b/>
          <w:bCs/>
          <w:lang w:val="en-GB"/>
        </w:rPr>
        <w:lastRenderedPageBreak/>
        <w:t>Answer:</w:t>
      </w:r>
    </w:p>
    <w:p w14:paraId="0868336C" w14:textId="77777777" w:rsidR="00F365CD" w:rsidRPr="00F365CD" w:rsidRDefault="00F365CD" w:rsidP="00F365CD">
      <w:pPr>
        <w:pStyle w:val="NormalWeb"/>
        <w:rPr>
          <w:rFonts w:eastAsiaTheme="majorEastAsia"/>
          <w:lang w:val="en-GB"/>
        </w:rPr>
      </w:pPr>
      <w:r w:rsidRPr="00F365CD">
        <w:rPr>
          <w:rFonts w:eastAsiaTheme="majorEastAsia"/>
          <w:b/>
          <w:bCs/>
          <w:lang w:val="en-GB"/>
        </w:rPr>
        <w:t>Definition:</w:t>
      </w:r>
      <w:r w:rsidRPr="00F365CD">
        <w:rPr>
          <w:rFonts w:eastAsiaTheme="majorEastAsia"/>
          <w:lang w:val="en-GB"/>
        </w:rPr>
        <w:br/>
        <w:t>Information Security refers to the practice of protecting information and information systems from unauthorized access, use, disclosure, disruption, modification, or destruction. In the context of network and system administration, it involves implementing policies, technologies, and controls to safeguard data and maintain the integrity of IT infrastructure.</w:t>
      </w:r>
    </w:p>
    <w:p w14:paraId="2089678A" w14:textId="77777777" w:rsidR="00F365CD" w:rsidRPr="00F365CD" w:rsidRDefault="00F365CD" w:rsidP="00F365CD">
      <w:pPr>
        <w:pStyle w:val="NormalWeb"/>
        <w:rPr>
          <w:rFonts w:eastAsiaTheme="majorEastAsia"/>
          <w:lang w:val="en-GB"/>
        </w:rPr>
      </w:pPr>
      <w:r w:rsidRPr="00F365CD">
        <w:rPr>
          <w:rFonts w:eastAsiaTheme="majorEastAsia"/>
          <w:b/>
          <w:bCs/>
          <w:lang w:val="en-GB"/>
        </w:rPr>
        <w:t>Principles of Information Security (CIA Triad):</w:t>
      </w:r>
    </w:p>
    <w:p w14:paraId="5255E08A" w14:textId="77777777" w:rsidR="00F365CD" w:rsidRPr="00F365CD" w:rsidRDefault="00F365CD" w:rsidP="00F365CD">
      <w:pPr>
        <w:pStyle w:val="NormalWeb"/>
        <w:numPr>
          <w:ilvl w:val="0"/>
          <w:numId w:val="194"/>
        </w:numPr>
        <w:rPr>
          <w:rFonts w:eastAsiaTheme="majorEastAsia"/>
          <w:lang w:val="en-GB"/>
        </w:rPr>
      </w:pPr>
      <w:r w:rsidRPr="00F365CD">
        <w:rPr>
          <w:rFonts w:eastAsiaTheme="majorEastAsia"/>
          <w:b/>
          <w:bCs/>
          <w:lang w:val="en-GB"/>
        </w:rPr>
        <w:t>Confidentiality:</w:t>
      </w:r>
    </w:p>
    <w:p w14:paraId="4393EBF1" w14:textId="77777777" w:rsidR="00F365CD" w:rsidRPr="00F365CD" w:rsidRDefault="00F365CD" w:rsidP="00F365CD">
      <w:pPr>
        <w:pStyle w:val="NormalWeb"/>
        <w:numPr>
          <w:ilvl w:val="1"/>
          <w:numId w:val="194"/>
        </w:numPr>
        <w:rPr>
          <w:rFonts w:eastAsiaTheme="majorEastAsia"/>
          <w:lang w:val="en-GB"/>
        </w:rPr>
      </w:pPr>
      <w:r w:rsidRPr="00F365CD">
        <w:rPr>
          <w:rFonts w:eastAsiaTheme="majorEastAsia"/>
          <w:lang w:val="en-GB"/>
        </w:rPr>
        <w:t>Ensures that sensitive information is only accessible to authorized users.</w:t>
      </w:r>
    </w:p>
    <w:p w14:paraId="1CCF6647" w14:textId="77777777" w:rsidR="00F365CD" w:rsidRPr="00F365CD" w:rsidRDefault="00F365CD" w:rsidP="00F365CD">
      <w:pPr>
        <w:pStyle w:val="NormalWeb"/>
        <w:numPr>
          <w:ilvl w:val="1"/>
          <w:numId w:val="194"/>
        </w:numPr>
        <w:rPr>
          <w:rFonts w:eastAsiaTheme="majorEastAsia"/>
          <w:lang w:val="en-GB"/>
        </w:rPr>
      </w:pPr>
      <w:r w:rsidRPr="00F365CD">
        <w:rPr>
          <w:rFonts w:eastAsiaTheme="majorEastAsia"/>
          <w:lang w:val="en-GB"/>
        </w:rPr>
        <w:t>Achieved through encryption, access control, and authentication.</w:t>
      </w:r>
    </w:p>
    <w:p w14:paraId="5B937095" w14:textId="77777777" w:rsidR="00F365CD" w:rsidRPr="00F365CD" w:rsidRDefault="00F365CD" w:rsidP="00F365CD">
      <w:pPr>
        <w:pStyle w:val="NormalWeb"/>
        <w:numPr>
          <w:ilvl w:val="1"/>
          <w:numId w:val="194"/>
        </w:numPr>
        <w:rPr>
          <w:rFonts w:eastAsiaTheme="majorEastAsia"/>
          <w:lang w:val="en-GB"/>
        </w:rPr>
      </w:pPr>
      <w:r w:rsidRPr="00F365CD">
        <w:rPr>
          <w:rFonts w:eastAsiaTheme="majorEastAsia"/>
          <w:i/>
          <w:iCs/>
          <w:lang w:val="en-GB"/>
        </w:rPr>
        <w:t>Example:</w:t>
      </w:r>
      <w:r w:rsidRPr="00F365CD">
        <w:rPr>
          <w:rFonts w:eastAsiaTheme="majorEastAsia"/>
          <w:lang w:val="en-GB"/>
        </w:rPr>
        <w:t xml:space="preserve"> Using SSL/TLS to encrypt web traffic prevents unauthorized interception.</w:t>
      </w:r>
    </w:p>
    <w:p w14:paraId="4252E636" w14:textId="77777777" w:rsidR="00F365CD" w:rsidRPr="00F365CD" w:rsidRDefault="00F365CD" w:rsidP="00F365CD">
      <w:pPr>
        <w:pStyle w:val="NormalWeb"/>
        <w:numPr>
          <w:ilvl w:val="0"/>
          <w:numId w:val="194"/>
        </w:numPr>
        <w:rPr>
          <w:rFonts w:eastAsiaTheme="majorEastAsia"/>
          <w:lang w:val="en-GB"/>
        </w:rPr>
      </w:pPr>
      <w:r w:rsidRPr="00F365CD">
        <w:rPr>
          <w:rFonts w:eastAsiaTheme="majorEastAsia"/>
          <w:b/>
          <w:bCs/>
          <w:lang w:val="en-GB"/>
        </w:rPr>
        <w:t>Integrity:</w:t>
      </w:r>
    </w:p>
    <w:p w14:paraId="0156768B" w14:textId="77777777" w:rsidR="00F365CD" w:rsidRPr="00F365CD" w:rsidRDefault="00F365CD" w:rsidP="00F365CD">
      <w:pPr>
        <w:pStyle w:val="NormalWeb"/>
        <w:numPr>
          <w:ilvl w:val="1"/>
          <w:numId w:val="194"/>
        </w:numPr>
        <w:rPr>
          <w:rFonts w:eastAsiaTheme="majorEastAsia"/>
          <w:lang w:val="en-GB"/>
        </w:rPr>
      </w:pPr>
      <w:r w:rsidRPr="00F365CD">
        <w:rPr>
          <w:rFonts w:eastAsiaTheme="majorEastAsia"/>
          <w:lang w:val="en-GB"/>
        </w:rPr>
        <w:t>Guarantees the accuracy and consistency of data during storage, processing, and transmission.</w:t>
      </w:r>
    </w:p>
    <w:p w14:paraId="6D0E6C90" w14:textId="77777777" w:rsidR="00F365CD" w:rsidRPr="00F365CD" w:rsidRDefault="00F365CD" w:rsidP="00F365CD">
      <w:pPr>
        <w:pStyle w:val="NormalWeb"/>
        <w:numPr>
          <w:ilvl w:val="1"/>
          <w:numId w:val="194"/>
        </w:numPr>
        <w:rPr>
          <w:rFonts w:eastAsiaTheme="majorEastAsia"/>
          <w:lang w:val="en-GB"/>
        </w:rPr>
      </w:pPr>
      <w:r w:rsidRPr="00F365CD">
        <w:rPr>
          <w:rFonts w:eastAsiaTheme="majorEastAsia"/>
          <w:lang w:val="en-GB"/>
        </w:rPr>
        <w:t>Achieved through hashing, checksums, and digital signatures.</w:t>
      </w:r>
    </w:p>
    <w:p w14:paraId="5D67C7BF" w14:textId="77777777" w:rsidR="00F365CD" w:rsidRPr="00F365CD" w:rsidRDefault="00F365CD" w:rsidP="00F365CD">
      <w:pPr>
        <w:pStyle w:val="NormalWeb"/>
        <w:numPr>
          <w:ilvl w:val="1"/>
          <w:numId w:val="194"/>
        </w:numPr>
        <w:rPr>
          <w:rFonts w:eastAsiaTheme="majorEastAsia"/>
          <w:lang w:val="en-GB"/>
        </w:rPr>
      </w:pPr>
      <w:r w:rsidRPr="00F365CD">
        <w:rPr>
          <w:rFonts w:eastAsiaTheme="majorEastAsia"/>
          <w:i/>
          <w:iCs/>
          <w:lang w:val="en-GB"/>
        </w:rPr>
        <w:t>Example:</w:t>
      </w:r>
      <w:r w:rsidRPr="00F365CD">
        <w:rPr>
          <w:rFonts w:eastAsiaTheme="majorEastAsia"/>
          <w:lang w:val="en-GB"/>
        </w:rPr>
        <w:t xml:space="preserve"> File integrity monitoring tools can detect unauthorized changes in critical system files.</w:t>
      </w:r>
    </w:p>
    <w:p w14:paraId="7166E44B" w14:textId="77777777" w:rsidR="00F365CD" w:rsidRPr="00F365CD" w:rsidRDefault="00F365CD" w:rsidP="00F365CD">
      <w:pPr>
        <w:pStyle w:val="NormalWeb"/>
        <w:numPr>
          <w:ilvl w:val="0"/>
          <w:numId w:val="194"/>
        </w:numPr>
        <w:rPr>
          <w:rFonts w:eastAsiaTheme="majorEastAsia"/>
          <w:lang w:val="en-GB"/>
        </w:rPr>
      </w:pPr>
      <w:r w:rsidRPr="00F365CD">
        <w:rPr>
          <w:rFonts w:eastAsiaTheme="majorEastAsia"/>
          <w:b/>
          <w:bCs/>
          <w:lang w:val="en-GB"/>
        </w:rPr>
        <w:t>Availability:</w:t>
      </w:r>
    </w:p>
    <w:p w14:paraId="1350FF65" w14:textId="77777777" w:rsidR="00F365CD" w:rsidRPr="00F365CD" w:rsidRDefault="00F365CD" w:rsidP="00F365CD">
      <w:pPr>
        <w:pStyle w:val="NormalWeb"/>
        <w:numPr>
          <w:ilvl w:val="1"/>
          <w:numId w:val="194"/>
        </w:numPr>
        <w:rPr>
          <w:rFonts w:eastAsiaTheme="majorEastAsia"/>
          <w:lang w:val="en-GB"/>
        </w:rPr>
      </w:pPr>
      <w:r w:rsidRPr="00F365CD">
        <w:rPr>
          <w:rFonts w:eastAsiaTheme="majorEastAsia"/>
          <w:lang w:val="en-GB"/>
        </w:rPr>
        <w:t>Ensures that data and services are accessible when needed.</w:t>
      </w:r>
    </w:p>
    <w:p w14:paraId="256279C5" w14:textId="77777777" w:rsidR="00F365CD" w:rsidRPr="00F365CD" w:rsidRDefault="00F365CD" w:rsidP="00F365CD">
      <w:pPr>
        <w:pStyle w:val="NormalWeb"/>
        <w:numPr>
          <w:ilvl w:val="1"/>
          <w:numId w:val="194"/>
        </w:numPr>
        <w:rPr>
          <w:rFonts w:eastAsiaTheme="majorEastAsia"/>
          <w:lang w:val="en-GB"/>
        </w:rPr>
      </w:pPr>
      <w:r w:rsidRPr="00F365CD">
        <w:rPr>
          <w:rFonts w:eastAsiaTheme="majorEastAsia"/>
          <w:lang w:val="en-GB"/>
        </w:rPr>
        <w:t>Achieved through redundancy, failover systems, and regular maintenance.</w:t>
      </w:r>
    </w:p>
    <w:p w14:paraId="4DE63742" w14:textId="77777777" w:rsidR="00F365CD" w:rsidRPr="00F365CD" w:rsidRDefault="00F365CD" w:rsidP="00F365CD">
      <w:pPr>
        <w:pStyle w:val="NormalWeb"/>
        <w:numPr>
          <w:ilvl w:val="1"/>
          <w:numId w:val="194"/>
        </w:numPr>
        <w:rPr>
          <w:rFonts w:eastAsiaTheme="majorEastAsia"/>
          <w:lang w:val="en-GB"/>
        </w:rPr>
      </w:pPr>
      <w:r w:rsidRPr="00F365CD">
        <w:rPr>
          <w:rFonts w:eastAsiaTheme="majorEastAsia"/>
          <w:i/>
          <w:iCs/>
          <w:lang w:val="en-GB"/>
        </w:rPr>
        <w:t>Example:</w:t>
      </w:r>
      <w:r w:rsidRPr="00F365CD">
        <w:rPr>
          <w:rFonts w:eastAsiaTheme="majorEastAsia"/>
          <w:lang w:val="en-GB"/>
        </w:rPr>
        <w:t xml:space="preserve"> Load balancers and backup power supplies ensure availability of web servers.</w:t>
      </w:r>
    </w:p>
    <w:p w14:paraId="13E2BDC4" w14:textId="77777777" w:rsidR="00F365CD" w:rsidRPr="00F365CD" w:rsidRDefault="00F365CD" w:rsidP="00F365CD">
      <w:pPr>
        <w:pStyle w:val="NormalWeb"/>
        <w:rPr>
          <w:rFonts w:eastAsiaTheme="majorEastAsia"/>
          <w:lang w:val="en-GB"/>
        </w:rPr>
      </w:pPr>
      <w:r w:rsidRPr="00F365CD">
        <w:rPr>
          <w:rFonts w:eastAsiaTheme="majorEastAsia"/>
          <w:b/>
          <w:bCs/>
          <w:lang w:val="en-GB"/>
        </w:rPr>
        <w:t>Additional Principles:</w:t>
      </w:r>
    </w:p>
    <w:p w14:paraId="7C96B30F" w14:textId="77777777" w:rsidR="00F365CD" w:rsidRPr="00F365CD" w:rsidRDefault="00F365CD" w:rsidP="00F365CD">
      <w:pPr>
        <w:pStyle w:val="NormalWeb"/>
        <w:numPr>
          <w:ilvl w:val="0"/>
          <w:numId w:val="195"/>
        </w:numPr>
        <w:rPr>
          <w:rFonts w:eastAsiaTheme="majorEastAsia"/>
          <w:lang w:val="en-GB"/>
        </w:rPr>
      </w:pPr>
      <w:r w:rsidRPr="00F365CD">
        <w:rPr>
          <w:rFonts w:eastAsiaTheme="majorEastAsia"/>
          <w:b/>
          <w:bCs/>
          <w:lang w:val="en-GB"/>
        </w:rPr>
        <w:t>Authentication:</w:t>
      </w:r>
      <w:r w:rsidRPr="00F365CD">
        <w:rPr>
          <w:rFonts w:eastAsiaTheme="majorEastAsia"/>
          <w:lang w:val="en-GB"/>
        </w:rPr>
        <w:t xml:space="preserve"> Verifying the identity of users or systems before granting access.</w:t>
      </w:r>
    </w:p>
    <w:p w14:paraId="3C6042C1" w14:textId="77777777" w:rsidR="00F365CD" w:rsidRPr="00F365CD" w:rsidRDefault="00F365CD" w:rsidP="00F365CD">
      <w:pPr>
        <w:pStyle w:val="NormalWeb"/>
        <w:numPr>
          <w:ilvl w:val="0"/>
          <w:numId w:val="195"/>
        </w:numPr>
        <w:rPr>
          <w:rFonts w:eastAsiaTheme="majorEastAsia"/>
          <w:lang w:val="en-GB"/>
        </w:rPr>
      </w:pPr>
      <w:r w:rsidRPr="00F365CD">
        <w:rPr>
          <w:rFonts w:eastAsiaTheme="majorEastAsia"/>
          <w:b/>
          <w:bCs/>
          <w:lang w:val="en-GB"/>
        </w:rPr>
        <w:t>Authorization:</w:t>
      </w:r>
      <w:r w:rsidRPr="00F365CD">
        <w:rPr>
          <w:rFonts w:eastAsiaTheme="majorEastAsia"/>
          <w:lang w:val="en-GB"/>
        </w:rPr>
        <w:t xml:space="preserve"> Defining what an authenticated user is permitted to do.</w:t>
      </w:r>
    </w:p>
    <w:p w14:paraId="53EDCD24" w14:textId="77777777" w:rsidR="00F365CD" w:rsidRPr="00F365CD" w:rsidRDefault="00F365CD" w:rsidP="00F365CD">
      <w:pPr>
        <w:pStyle w:val="NormalWeb"/>
        <w:numPr>
          <w:ilvl w:val="0"/>
          <w:numId w:val="195"/>
        </w:numPr>
        <w:rPr>
          <w:rFonts w:eastAsiaTheme="majorEastAsia"/>
          <w:lang w:val="en-GB"/>
        </w:rPr>
      </w:pPr>
      <w:r w:rsidRPr="00F365CD">
        <w:rPr>
          <w:rFonts w:eastAsiaTheme="majorEastAsia"/>
          <w:b/>
          <w:bCs/>
          <w:lang w:val="en-GB"/>
        </w:rPr>
        <w:t>Non-repudiation:</w:t>
      </w:r>
      <w:r w:rsidRPr="00F365CD">
        <w:rPr>
          <w:rFonts w:eastAsiaTheme="majorEastAsia"/>
          <w:lang w:val="en-GB"/>
        </w:rPr>
        <w:t xml:space="preserve"> Ensuring that actions or transactions cannot be denied after the fact, usually enforced using logging and digital signatures.</w:t>
      </w:r>
    </w:p>
    <w:p w14:paraId="64E3AE8D" w14:textId="77777777" w:rsidR="00F365CD" w:rsidRPr="00F365CD" w:rsidRDefault="00F365CD" w:rsidP="00F365CD">
      <w:pPr>
        <w:pStyle w:val="NormalWeb"/>
        <w:rPr>
          <w:rFonts w:eastAsiaTheme="majorEastAsia"/>
          <w:lang w:val="en-GB"/>
        </w:rPr>
      </w:pPr>
      <w:r w:rsidRPr="00F365CD">
        <w:rPr>
          <w:rFonts w:eastAsiaTheme="majorEastAsia"/>
          <w:b/>
          <w:bCs/>
          <w:lang w:val="en-GB"/>
        </w:rPr>
        <w:t>Application to Network Infrastructure:</w:t>
      </w:r>
    </w:p>
    <w:p w14:paraId="0DAC3436" w14:textId="77777777" w:rsidR="00F365CD" w:rsidRPr="00F365CD" w:rsidRDefault="00F365CD" w:rsidP="00F365CD">
      <w:pPr>
        <w:pStyle w:val="NormalWeb"/>
        <w:numPr>
          <w:ilvl w:val="0"/>
          <w:numId w:val="196"/>
        </w:numPr>
        <w:rPr>
          <w:rFonts w:eastAsiaTheme="majorEastAsia"/>
          <w:lang w:val="en-GB"/>
        </w:rPr>
      </w:pPr>
      <w:r w:rsidRPr="00F365CD">
        <w:rPr>
          <w:rFonts w:eastAsiaTheme="majorEastAsia"/>
          <w:b/>
          <w:bCs/>
          <w:lang w:val="en-GB"/>
        </w:rPr>
        <w:t>Firewalls and Intrusion Detection Systems (IDS)</w:t>
      </w:r>
      <w:r w:rsidRPr="00F365CD">
        <w:rPr>
          <w:rFonts w:eastAsiaTheme="majorEastAsia"/>
          <w:lang w:val="en-GB"/>
        </w:rPr>
        <w:t xml:space="preserve"> are used to protect network perimeters.</w:t>
      </w:r>
    </w:p>
    <w:p w14:paraId="225BBF0E" w14:textId="77777777" w:rsidR="00F365CD" w:rsidRPr="00F365CD" w:rsidRDefault="00F365CD" w:rsidP="00F365CD">
      <w:pPr>
        <w:pStyle w:val="NormalWeb"/>
        <w:numPr>
          <w:ilvl w:val="0"/>
          <w:numId w:val="196"/>
        </w:numPr>
        <w:rPr>
          <w:rFonts w:eastAsiaTheme="majorEastAsia"/>
          <w:lang w:val="en-GB"/>
        </w:rPr>
      </w:pPr>
      <w:r w:rsidRPr="00F365CD">
        <w:rPr>
          <w:rFonts w:eastAsiaTheme="majorEastAsia"/>
          <w:b/>
          <w:bCs/>
          <w:lang w:val="en-GB"/>
        </w:rPr>
        <w:t>Virtual Private Networks (VPNs)</w:t>
      </w:r>
      <w:r w:rsidRPr="00F365CD">
        <w:rPr>
          <w:rFonts w:eastAsiaTheme="majorEastAsia"/>
          <w:lang w:val="en-GB"/>
        </w:rPr>
        <w:t xml:space="preserve"> ensure secure remote access.</w:t>
      </w:r>
    </w:p>
    <w:p w14:paraId="34BD41D8" w14:textId="77777777" w:rsidR="00F365CD" w:rsidRPr="00F365CD" w:rsidRDefault="00F365CD" w:rsidP="00F365CD">
      <w:pPr>
        <w:pStyle w:val="NormalWeb"/>
        <w:numPr>
          <w:ilvl w:val="0"/>
          <w:numId w:val="196"/>
        </w:numPr>
        <w:rPr>
          <w:rFonts w:eastAsiaTheme="majorEastAsia"/>
          <w:lang w:val="en-GB"/>
        </w:rPr>
      </w:pPr>
      <w:r w:rsidRPr="00F365CD">
        <w:rPr>
          <w:rFonts w:eastAsiaTheme="majorEastAsia"/>
          <w:b/>
          <w:bCs/>
          <w:lang w:val="en-GB"/>
        </w:rPr>
        <w:t>Role-Based Access Control (RBAC)</w:t>
      </w:r>
      <w:r w:rsidRPr="00F365CD">
        <w:rPr>
          <w:rFonts w:eastAsiaTheme="majorEastAsia"/>
          <w:lang w:val="en-GB"/>
        </w:rPr>
        <w:t xml:space="preserve"> restricts access to resources based on job functions.</w:t>
      </w:r>
    </w:p>
    <w:p w14:paraId="5B93D96D" w14:textId="77777777" w:rsidR="00F365CD" w:rsidRPr="00F365CD" w:rsidRDefault="00F365CD" w:rsidP="00F365CD">
      <w:pPr>
        <w:pStyle w:val="NormalWeb"/>
        <w:numPr>
          <w:ilvl w:val="0"/>
          <w:numId w:val="196"/>
        </w:numPr>
        <w:rPr>
          <w:rFonts w:eastAsiaTheme="majorEastAsia"/>
          <w:lang w:val="en-GB"/>
        </w:rPr>
      </w:pPr>
      <w:r w:rsidRPr="00F365CD">
        <w:rPr>
          <w:rFonts w:eastAsiaTheme="majorEastAsia"/>
          <w:b/>
          <w:bCs/>
          <w:lang w:val="en-GB"/>
        </w:rPr>
        <w:t>Patch Management</w:t>
      </w:r>
      <w:r w:rsidRPr="00F365CD">
        <w:rPr>
          <w:rFonts w:eastAsiaTheme="majorEastAsia"/>
          <w:lang w:val="en-GB"/>
        </w:rPr>
        <w:t xml:space="preserve"> ensures all systems are updated to prevent exploitation of known vulnerabilities.</w:t>
      </w:r>
    </w:p>
    <w:p w14:paraId="52092242" w14:textId="77777777" w:rsidR="00F365CD" w:rsidRPr="00F365CD" w:rsidRDefault="00F365CD" w:rsidP="00F365CD">
      <w:pPr>
        <w:pStyle w:val="NormalWeb"/>
        <w:numPr>
          <w:ilvl w:val="0"/>
          <w:numId w:val="196"/>
        </w:numPr>
        <w:rPr>
          <w:rFonts w:eastAsiaTheme="majorEastAsia"/>
          <w:lang w:val="en-GB"/>
        </w:rPr>
      </w:pPr>
      <w:r w:rsidRPr="00F365CD">
        <w:rPr>
          <w:rFonts w:eastAsiaTheme="majorEastAsia"/>
          <w:b/>
          <w:bCs/>
          <w:lang w:val="en-GB"/>
        </w:rPr>
        <w:t>Regular Backups</w:t>
      </w:r>
      <w:r w:rsidRPr="00F365CD">
        <w:rPr>
          <w:rFonts w:eastAsiaTheme="majorEastAsia"/>
          <w:lang w:val="en-GB"/>
        </w:rPr>
        <w:t xml:space="preserve"> protect against data loss due to attacks like ransomware.</w:t>
      </w:r>
    </w:p>
    <w:p w14:paraId="6A5C6F96" w14:textId="722ADBA7" w:rsidR="5B0ABB7A" w:rsidRPr="00F365CD" w:rsidRDefault="5B0ABB7A" w:rsidP="006213DC">
      <w:pPr>
        <w:pStyle w:val="NormalWeb"/>
        <w:rPr>
          <w:rStyle w:val="Strong"/>
          <w:rFonts w:eastAsiaTheme="majorEastAsia"/>
          <w:b w:val="0"/>
          <w:bCs w:val="0"/>
          <w:lang w:val="en-GB"/>
        </w:rPr>
      </w:pPr>
    </w:p>
    <w:p w14:paraId="77F6A9E2" w14:textId="326B3037" w:rsidR="008F2F0C" w:rsidRPr="00870497" w:rsidRDefault="008F2F0C" w:rsidP="002E5D0A">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lastRenderedPageBreak/>
        <w:t xml:space="preserve">Identify common security threats and vulnerabilities in networks. Discuss potential impacts and mitigation strategies for threats such as malware, phishing, and DDoS attacks. </w:t>
      </w:r>
    </w:p>
    <w:p w14:paraId="4717ED09" w14:textId="77777777" w:rsidR="00F4400E" w:rsidRPr="00F4400E" w:rsidRDefault="00F4400E" w:rsidP="00F4400E">
      <w:pPr>
        <w:pStyle w:val="NormalWeb"/>
        <w:rPr>
          <w:rFonts w:eastAsiaTheme="majorEastAsia"/>
          <w:lang w:val="en-GB"/>
        </w:rPr>
      </w:pPr>
      <w:r w:rsidRPr="00F4400E">
        <w:rPr>
          <w:rFonts w:eastAsiaTheme="majorEastAsia"/>
          <w:b/>
          <w:bCs/>
          <w:lang w:val="en-GB"/>
        </w:rPr>
        <w:t>Answer:</w:t>
      </w:r>
    </w:p>
    <w:p w14:paraId="7BED4AFB" w14:textId="77777777" w:rsidR="00F4400E" w:rsidRPr="00F4400E" w:rsidRDefault="00F4400E" w:rsidP="00F4400E">
      <w:pPr>
        <w:pStyle w:val="NormalWeb"/>
        <w:rPr>
          <w:rFonts w:eastAsiaTheme="majorEastAsia"/>
          <w:lang w:val="en-GB"/>
        </w:rPr>
      </w:pPr>
      <w:r w:rsidRPr="00F4400E">
        <w:rPr>
          <w:rFonts w:eastAsiaTheme="majorEastAsia"/>
          <w:b/>
          <w:bCs/>
          <w:lang w:val="en-GB"/>
        </w:rPr>
        <w:t>Definition:</w:t>
      </w:r>
      <w:r w:rsidRPr="00F4400E">
        <w:rPr>
          <w:rFonts w:eastAsiaTheme="majorEastAsia"/>
          <w:lang w:val="en-GB"/>
        </w:rPr>
        <w:br/>
        <w:t>Network security threats are malicious activities that attempt to compromise the confidentiality, integrity, or availability of computer networks. Vulnerabilities are weaknesses in systems that can be exploited by threats to gain unauthorized access or cause damage.</w:t>
      </w:r>
    </w:p>
    <w:p w14:paraId="596281C8" w14:textId="77777777" w:rsidR="00F4400E" w:rsidRPr="00F4400E" w:rsidRDefault="00F4400E" w:rsidP="00F4400E">
      <w:pPr>
        <w:pStyle w:val="NormalWeb"/>
        <w:rPr>
          <w:rFonts w:eastAsiaTheme="majorEastAsia"/>
          <w:b/>
          <w:bCs/>
          <w:lang w:val="en-GB"/>
        </w:rPr>
      </w:pPr>
      <w:r w:rsidRPr="00F4400E">
        <w:rPr>
          <w:rFonts w:eastAsiaTheme="majorEastAsia"/>
          <w:b/>
          <w:bCs/>
          <w:lang w:val="en-GB"/>
        </w:rPr>
        <w:t>Common Security Threats and Vulnerabilities:</w:t>
      </w:r>
    </w:p>
    <w:p w14:paraId="3319C693" w14:textId="77777777" w:rsidR="00F4400E" w:rsidRPr="00F4400E" w:rsidRDefault="00F4400E" w:rsidP="00F4400E">
      <w:pPr>
        <w:pStyle w:val="NormalWeb"/>
        <w:numPr>
          <w:ilvl w:val="0"/>
          <w:numId w:val="197"/>
        </w:numPr>
        <w:rPr>
          <w:rFonts w:eastAsiaTheme="majorEastAsia"/>
          <w:lang w:val="en-GB"/>
        </w:rPr>
      </w:pPr>
      <w:r w:rsidRPr="00F4400E">
        <w:rPr>
          <w:rFonts w:eastAsiaTheme="majorEastAsia"/>
          <w:b/>
          <w:bCs/>
          <w:lang w:val="en-GB"/>
        </w:rPr>
        <w:t>Malware (Malicious Software):</w:t>
      </w:r>
    </w:p>
    <w:p w14:paraId="7EE3C4F9" w14:textId="77777777" w:rsidR="00F4400E" w:rsidRPr="00F4400E" w:rsidRDefault="00F4400E" w:rsidP="00F4400E">
      <w:pPr>
        <w:pStyle w:val="NormalWeb"/>
        <w:numPr>
          <w:ilvl w:val="1"/>
          <w:numId w:val="197"/>
        </w:numPr>
        <w:rPr>
          <w:rFonts w:eastAsiaTheme="majorEastAsia"/>
          <w:lang w:val="en-GB"/>
        </w:rPr>
      </w:pPr>
      <w:r w:rsidRPr="00F4400E">
        <w:rPr>
          <w:rFonts w:eastAsiaTheme="majorEastAsia"/>
          <w:lang w:val="en-GB"/>
        </w:rPr>
        <w:t>Includes viruses, worms, trojans, spyware, and ransomware.</w:t>
      </w:r>
    </w:p>
    <w:p w14:paraId="030880EB" w14:textId="77777777" w:rsidR="00F4400E" w:rsidRPr="00F4400E" w:rsidRDefault="00F4400E" w:rsidP="00F4400E">
      <w:pPr>
        <w:pStyle w:val="NormalWeb"/>
        <w:numPr>
          <w:ilvl w:val="1"/>
          <w:numId w:val="197"/>
        </w:numPr>
        <w:rPr>
          <w:rFonts w:eastAsiaTheme="majorEastAsia"/>
          <w:lang w:val="en-GB"/>
        </w:rPr>
      </w:pPr>
      <w:r w:rsidRPr="00F4400E">
        <w:rPr>
          <w:rFonts w:eastAsiaTheme="majorEastAsia"/>
          <w:lang w:val="en-GB"/>
        </w:rPr>
        <w:t>Malware can disrupt operations, steal sensitive data, or take control of systems.</w:t>
      </w:r>
    </w:p>
    <w:p w14:paraId="78465F9B" w14:textId="77777777" w:rsidR="00F4400E" w:rsidRPr="00F4400E" w:rsidRDefault="00F4400E" w:rsidP="00F4400E">
      <w:pPr>
        <w:pStyle w:val="NormalWeb"/>
        <w:numPr>
          <w:ilvl w:val="0"/>
          <w:numId w:val="197"/>
        </w:numPr>
        <w:rPr>
          <w:rFonts w:eastAsiaTheme="majorEastAsia"/>
          <w:lang w:val="en-GB"/>
        </w:rPr>
      </w:pPr>
      <w:r w:rsidRPr="00F4400E">
        <w:rPr>
          <w:rFonts w:eastAsiaTheme="majorEastAsia"/>
          <w:b/>
          <w:bCs/>
          <w:lang w:val="en-GB"/>
        </w:rPr>
        <w:t>Phishing:</w:t>
      </w:r>
    </w:p>
    <w:p w14:paraId="3ECEABE8" w14:textId="77777777" w:rsidR="00F4400E" w:rsidRPr="00F4400E" w:rsidRDefault="00F4400E" w:rsidP="00F4400E">
      <w:pPr>
        <w:pStyle w:val="NormalWeb"/>
        <w:numPr>
          <w:ilvl w:val="1"/>
          <w:numId w:val="197"/>
        </w:numPr>
        <w:rPr>
          <w:rFonts w:eastAsiaTheme="majorEastAsia"/>
          <w:lang w:val="en-GB"/>
        </w:rPr>
      </w:pPr>
      <w:r w:rsidRPr="00F4400E">
        <w:rPr>
          <w:rFonts w:eastAsiaTheme="majorEastAsia"/>
          <w:lang w:val="en-GB"/>
        </w:rPr>
        <w:t>A form of social engineering where attackers trick users into revealing personal information such as passwords or financial details.</w:t>
      </w:r>
    </w:p>
    <w:p w14:paraId="19A5B1BC" w14:textId="77777777" w:rsidR="00F4400E" w:rsidRPr="00F4400E" w:rsidRDefault="00F4400E" w:rsidP="00F4400E">
      <w:pPr>
        <w:pStyle w:val="NormalWeb"/>
        <w:numPr>
          <w:ilvl w:val="1"/>
          <w:numId w:val="197"/>
        </w:numPr>
        <w:rPr>
          <w:rFonts w:eastAsiaTheme="majorEastAsia"/>
          <w:lang w:val="en-GB"/>
        </w:rPr>
      </w:pPr>
      <w:r w:rsidRPr="00F4400E">
        <w:rPr>
          <w:rFonts w:eastAsiaTheme="majorEastAsia"/>
          <w:lang w:val="en-GB"/>
        </w:rPr>
        <w:t>Usually done through deceptive emails or websites.</w:t>
      </w:r>
    </w:p>
    <w:p w14:paraId="04A03398" w14:textId="77777777" w:rsidR="00F4400E" w:rsidRPr="00F4400E" w:rsidRDefault="00F4400E" w:rsidP="00F4400E">
      <w:pPr>
        <w:pStyle w:val="NormalWeb"/>
        <w:numPr>
          <w:ilvl w:val="0"/>
          <w:numId w:val="197"/>
        </w:numPr>
        <w:rPr>
          <w:rFonts w:eastAsiaTheme="majorEastAsia"/>
          <w:lang w:val="en-GB"/>
        </w:rPr>
      </w:pPr>
      <w:r w:rsidRPr="00F4400E">
        <w:rPr>
          <w:rFonts w:eastAsiaTheme="majorEastAsia"/>
          <w:b/>
          <w:bCs/>
          <w:lang w:val="en-GB"/>
        </w:rPr>
        <w:t>Distributed Denial of Service (DDoS) Attacks:</w:t>
      </w:r>
    </w:p>
    <w:p w14:paraId="10E80DD6" w14:textId="77777777" w:rsidR="00F4400E" w:rsidRPr="00F4400E" w:rsidRDefault="00F4400E" w:rsidP="00F4400E">
      <w:pPr>
        <w:pStyle w:val="NormalWeb"/>
        <w:numPr>
          <w:ilvl w:val="1"/>
          <w:numId w:val="197"/>
        </w:numPr>
        <w:rPr>
          <w:rFonts w:eastAsiaTheme="majorEastAsia"/>
          <w:lang w:val="en-GB"/>
        </w:rPr>
      </w:pPr>
      <w:r w:rsidRPr="00F4400E">
        <w:rPr>
          <w:rFonts w:eastAsiaTheme="majorEastAsia"/>
          <w:lang w:val="en-GB"/>
        </w:rPr>
        <w:t>An attempt to make a service unavailable by overwhelming it with traffic from multiple sources.</w:t>
      </w:r>
    </w:p>
    <w:p w14:paraId="31678663" w14:textId="77777777" w:rsidR="00F4400E" w:rsidRPr="00F4400E" w:rsidRDefault="00F4400E" w:rsidP="00F4400E">
      <w:pPr>
        <w:pStyle w:val="NormalWeb"/>
        <w:numPr>
          <w:ilvl w:val="1"/>
          <w:numId w:val="197"/>
        </w:numPr>
        <w:rPr>
          <w:rFonts w:eastAsiaTheme="majorEastAsia"/>
          <w:lang w:val="en-GB"/>
        </w:rPr>
      </w:pPr>
      <w:r w:rsidRPr="00F4400E">
        <w:rPr>
          <w:rFonts w:eastAsiaTheme="majorEastAsia"/>
          <w:lang w:val="en-GB"/>
        </w:rPr>
        <w:t>Targets websites, servers, and online services, causing service disruptions.</w:t>
      </w:r>
    </w:p>
    <w:p w14:paraId="6B9B4DEB" w14:textId="77777777" w:rsidR="00F4400E" w:rsidRPr="00F4400E" w:rsidRDefault="00F4400E" w:rsidP="00F4400E">
      <w:pPr>
        <w:pStyle w:val="NormalWeb"/>
        <w:numPr>
          <w:ilvl w:val="0"/>
          <w:numId w:val="197"/>
        </w:numPr>
        <w:rPr>
          <w:rFonts w:eastAsiaTheme="majorEastAsia"/>
          <w:lang w:val="en-GB"/>
        </w:rPr>
      </w:pPr>
      <w:r w:rsidRPr="00F4400E">
        <w:rPr>
          <w:rFonts w:eastAsiaTheme="majorEastAsia"/>
          <w:b/>
          <w:bCs/>
          <w:lang w:val="en-GB"/>
        </w:rPr>
        <w:t>Unpatched Software:</w:t>
      </w:r>
    </w:p>
    <w:p w14:paraId="400914ED" w14:textId="77777777" w:rsidR="00F4400E" w:rsidRPr="00F4400E" w:rsidRDefault="00F4400E" w:rsidP="00F4400E">
      <w:pPr>
        <w:pStyle w:val="NormalWeb"/>
        <w:numPr>
          <w:ilvl w:val="1"/>
          <w:numId w:val="197"/>
        </w:numPr>
        <w:rPr>
          <w:rFonts w:eastAsiaTheme="majorEastAsia"/>
          <w:lang w:val="en-GB"/>
        </w:rPr>
      </w:pPr>
      <w:r w:rsidRPr="00F4400E">
        <w:rPr>
          <w:rFonts w:eastAsiaTheme="majorEastAsia"/>
          <w:lang w:val="en-GB"/>
        </w:rPr>
        <w:t>Systems or applications not updated with the latest security patches are vulnerable to known exploits.</w:t>
      </w:r>
    </w:p>
    <w:p w14:paraId="377498F2" w14:textId="77777777" w:rsidR="00F4400E" w:rsidRPr="00F4400E" w:rsidRDefault="00F4400E" w:rsidP="00F4400E">
      <w:pPr>
        <w:pStyle w:val="NormalWeb"/>
        <w:numPr>
          <w:ilvl w:val="0"/>
          <w:numId w:val="197"/>
        </w:numPr>
        <w:rPr>
          <w:rFonts w:eastAsiaTheme="majorEastAsia"/>
          <w:lang w:val="en-GB"/>
        </w:rPr>
      </w:pPr>
      <w:r w:rsidRPr="00F4400E">
        <w:rPr>
          <w:rFonts w:eastAsiaTheme="majorEastAsia"/>
          <w:b/>
          <w:bCs/>
          <w:lang w:val="en-GB"/>
        </w:rPr>
        <w:t>Weak Authentication Mechanisms:</w:t>
      </w:r>
    </w:p>
    <w:p w14:paraId="0F1C5562" w14:textId="77777777" w:rsidR="00F4400E" w:rsidRPr="00F4400E" w:rsidRDefault="00F4400E" w:rsidP="00F4400E">
      <w:pPr>
        <w:pStyle w:val="NormalWeb"/>
        <w:numPr>
          <w:ilvl w:val="1"/>
          <w:numId w:val="197"/>
        </w:numPr>
        <w:rPr>
          <w:rFonts w:eastAsiaTheme="majorEastAsia"/>
          <w:lang w:val="en-GB"/>
        </w:rPr>
      </w:pPr>
      <w:r w:rsidRPr="00F4400E">
        <w:rPr>
          <w:rFonts w:eastAsiaTheme="majorEastAsia"/>
          <w:lang w:val="en-GB"/>
        </w:rPr>
        <w:t>Use of default, weak, or easily guessable passwords allows unauthorized access.</w:t>
      </w:r>
    </w:p>
    <w:p w14:paraId="4D043F6E" w14:textId="77777777" w:rsidR="00F4400E" w:rsidRPr="00F4400E" w:rsidRDefault="00F4400E" w:rsidP="00F4400E">
      <w:pPr>
        <w:pStyle w:val="NormalWeb"/>
        <w:numPr>
          <w:ilvl w:val="0"/>
          <w:numId w:val="197"/>
        </w:numPr>
        <w:rPr>
          <w:rFonts w:eastAsiaTheme="majorEastAsia"/>
          <w:lang w:val="en-GB"/>
        </w:rPr>
      </w:pPr>
      <w:r w:rsidRPr="00F4400E">
        <w:rPr>
          <w:rFonts w:eastAsiaTheme="majorEastAsia"/>
          <w:b/>
          <w:bCs/>
          <w:lang w:val="en-GB"/>
        </w:rPr>
        <w:t>Open Ports and Misconfigured Firewalls:</w:t>
      </w:r>
    </w:p>
    <w:p w14:paraId="37024CF5" w14:textId="77777777" w:rsidR="00F4400E" w:rsidRPr="00F4400E" w:rsidRDefault="00F4400E" w:rsidP="00F4400E">
      <w:pPr>
        <w:pStyle w:val="NormalWeb"/>
        <w:numPr>
          <w:ilvl w:val="1"/>
          <w:numId w:val="197"/>
        </w:numPr>
        <w:rPr>
          <w:rFonts w:eastAsiaTheme="majorEastAsia"/>
          <w:lang w:val="en-GB"/>
        </w:rPr>
      </w:pPr>
      <w:r w:rsidRPr="00F4400E">
        <w:rPr>
          <w:rFonts w:eastAsiaTheme="majorEastAsia"/>
          <w:lang w:val="en-GB"/>
        </w:rPr>
        <w:t>These provide entry points for attackers if not properly secured.</w:t>
      </w:r>
    </w:p>
    <w:p w14:paraId="6E4F1F5A" w14:textId="77777777" w:rsidR="00F4400E" w:rsidRPr="00F4400E" w:rsidRDefault="00000000" w:rsidP="00F4400E">
      <w:pPr>
        <w:pStyle w:val="NormalWeb"/>
        <w:rPr>
          <w:rFonts w:eastAsiaTheme="majorEastAsia"/>
          <w:lang w:val="en-GB"/>
        </w:rPr>
      </w:pPr>
      <w:r>
        <w:rPr>
          <w:rFonts w:eastAsiaTheme="majorEastAsia"/>
          <w:lang w:val="en-GB"/>
        </w:rPr>
        <w:pict w14:anchorId="1F199C0A">
          <v:rect id="_x0000_i1093" style="width:0;height:1.5pt" o:hralign="center" o:hrstd="t" o:hr="t" fillcolor="#a0a0a0" stroked="f"/>
        </w:pict>
      </w:r>
    </w:p>
    <w:p w14:paraId="6C72C36B" w14:textId="77777777" w:rsidR="00F4400E" w:rsidRPr="00F4400E" w:rsidRDefault="00F4400E" w:rsidP="00F4400E">
      <w:pPr>
        <w:pStyle w:val="NormalWeb"/>
        <w:rPr>
          <w:rFonts w:eastAsiaTheme="majorEastAsia"/>
          <w:b/>
          <w:bCs/>
          <w:lang w:val="en-GB"/>
        </w:rPr>
      </w:pPr>
      <w:r w:rsidRPr="00F4400E">
        <w:rPr>
          <w:rFonts w:eastAsiaTheme="majorEastAsia"/>
          <w:b/>
          <w:bCs/>
          <w:lang w:val="en-GB"/>
        </w:rPr>
        <w:t>Potential Impacts of Security Threats:</w:t>
      </w:r>
    </w:p>
    <w:p w14:paraId="09BFC64D" w14:textId="77777777" w:rsidR="00F4400E" w:rsidRPr="00F4400E" w:rsidRDefault="00F4400E" w:rsidP="00F4400E">
      <w:pPr>
        <w:pStyle w:val="NormalWeb"/>
        <w:numPr>
          <w:ilvl w:val="0"/>
          <w:numId w:val="198"/>
        </w:numPr>
        <w:rPr>
          <w:rFonts w:eastAsiaTheme="majorEastAsia"/>
          <w:lang w:val="en-GB"/>
        </w:rPr>
      </w:pPr>
      <w:r w:rsidRPr="00F4400E">
        <w:rPr>
          <w:rFonts w:eastAsiaTheme="majorEastAsia"/>
          <w:b/>
          <w:bCs/>
          <w:lang w:val="en-GB"/>
        </w:rPr>
        <w:t>Data Theft:</w:t>
      </w:r>
      <w:r w:rsidRPr="00F4400E">
        <w:rPr>
          <w:rFonts w:eastAsiaTheme="majorEastAsia"/>
          <w:lang w:val="en-GB"/>
        </w:rPr>
        <w:t xml:space="preserve"> Loss of sensitive personal or organizational data.</w:t>
      </w:r>
    </w:p>
    <w:p w14:paraId="1D273724" w14:textId="77777777" w:rsidR="00F4400E" w:rsidRPr="00F4400E" w:rsidRDefault="00F4400E" w:rsidP="00F4400E">
      <w:pPr>
        <w:pStyle w:val="NormalWeb"/>
        <w:numPr>
          <w:ilvl w:val="0"/>
          <w:numId w:val="198"/>
        </w:numPr>
        <w:rPr>
          <w:rFonts w:eastAsiaTheme="majorEastAsia"/>
          <w:lang w:val="en-GB"/>
        </w:rPr>
      </w:pPr>
      <w:r w:rsidRPr="00F4400E">
        <w:rPr>
          <w:rFonts w:eastAsiaTheme="majorEastAsia"/>
          <w:b/>
          <w:bCs/>
          <w:lang w:val="en-GB"/>
        </w:rPr>
        <w:t>Financial Loss:</w:t>
      </w:r>
      <w:r w:rsidRPr="00F4400E">
        <w:rPr>
          <w:rFonts w:eastAsiaTheme="majorEastAsia"/>
          <w:lang w:val="en-GB"/>
        </w:rPr>
        <w:t xml:space="preserve"> Due to fraud, ransom payments, or downtime.</w:t>
      </w:r>
    </w:p>
    <w:p w14:paraId="047B1847" w14:textId="77777777" w:rsidR="00F4400E" w:rsidRPr="00F4400E" w:rsidRDefault="00F4400E" w:rsidP="00F4400E">
      <w:pPr>
        <w:pStyle w:val="NormalWeb"/>
        <w:numPr>
          <w:ilvl w:val="0"/>
          <w:numId w:val="198"/>
        </w:numPr>
        <w:rPr>
          <w:rFonts w:eastAsiaTheme="majorEastAsia"/>
          <w:lang w:val="en-GB"/>
        </w:rPr>
      </w:pPr>
      <w:r w:rsidRPr="00F4400E">
        <w:rPr>
          <w:rFonts w:eastAsiaTheme="majorEastAsia"/>
          <w:b/>
          <w:bCs/>
          <w:lang w:val="en-GB"/>
        </w:rPr>
        <w:t>Reputation Damage:</w:t>
      </w:r>
      <w:r w:rsidRPr="00F4400E">
        <w:rPr>
          <w:rFonts w:eastAsiaTheme="majorEastAsia"/>
          <w:lang w:val="en-GB"/>
        </w:rPr>
        <w:t xml:space="preserve"> Loss of customer trust and legal consequences.</w:t>
      </w:r>
    </w:p>
    <w:p w14:paraId="015F181D" w14:textId="77777777" w:rsidR="00F4400E" w:rsidRPr="00F4400E" w:rsidRDefault="00F4400E" w:rsidP="00F4400E">
      <w:pPr>
        <w:pStyle w:val="NormalWeb"/>
        <w:numPr>
          <w:ilvl w:val="0"/>
          <w:numId w:val="198"/>
        </w:numPr>
        <w:rPr>
          <w:rFonts w:eastAsiaTheme="majorEastAsia"/>
          <w:lang w:val="en-GB"/>
        </w:rPr>
      </w:pPr>
      <w:r w:rsidRPr="00F4400E">
        <w:rPr>
          <w:rFonts w:eastAsiaTheme="majorEastAsia"/>
          <w:b/>
          <w:bCs/>
          <w:lang w:val="en-GB"/>
        </w:rPr>
        <w:t>Service Disruption:</w:t>
      </w:r>
      <w:r w:rsidRPr="00F4400E">
        <w:rPr>
          <w:rFonts w:eastAsiaTheme="majorEastAsia"/>
          <w:lang w:val="en-GB"/>
        </w:rPr>
        <w:t xml:space="preserve"> Interrupted business operations or critical services.</w:t>
      </w:r>
    </w:p>
    <w:p w14:paraId="382CCC7B" w14:textId="77777777" w:rsidR="00F4400E" w:rsidRPr="00F4400E" w:rsidRDefault="00000000" w:rsidP="00F4400E">
      <w:pPr>
        <w:pStyle w:val="NormalWeb"/>
        <w:rPr>
          <w:rFonts w:eastAsiaTheme="majorEastAsia"/>
          <w:lang w:val="en-GB"/>
        </w:rPr>
      </w:pPr>
      <w:r>
        <w:rPr>
          <w:rFonts w:eastAsiaTheme="majorEastAsia"/>
          <w:lang w:val="en-GB"/>
        </w:rPr>
        <w:pict w14:anchorId="3484009A">
          <v:rect id="_x0000_i1094" style="width:0;height:1.5pt" o:hralign="center" o:hrstd="t" o:hr="t" fillcolor="#a0a0a0" stroked="f"/>
        </w:pict>
      </w:r>
    </w:p>
    <w:p w14:paraId="29AD4A27" w14:textId="77777777" w:rsidR="00F4400E" w:rsidRPr="00F4400E" w:rsidRDefault="00F4400E" w:rsidP="00F4400E">
      <w:pPr>
        <w:pStyle w:val="NormalWeb"/>
        <w:rPr>
          <w:rFonts w:eastAsiaTheme="majorEastAsia"/>
          <w:b/>
          <w:bCs/>
          <w:lang w:val="en-GB"/>
        </w:rPr>
      </w:pPr>
      <w:r w:rsidRPr="00F4400E">
        <w:rPr>
          <w:rFonts w:eastAsiaTheme="majorEastAsia"/>
          <w:b/>
          <w:bCs/>
          <w:lang w:val="en-GB"/>
        </w:rPr>
        <w:t>Mitigation Strategies:</w:t>
      </w:r>
    </w:p>
    <w:p w14:paraId="78027356" w14:textId="77777777" w:rsidR="00F4400E" w:rsidRPr="00F4400E" w:rsidRDefault="00F4400E" w:rsidP="00F4400E">
      <w:pPr>
        <w:pStyle w:val="NormalWeb"/>
        <w:numPr>
          <w:ilvl w:val="0"/>
          <w:numId w:val="199"/>
        </w:numPr>
        <w:rPr>
          <w:rFonts w:eastAsiaTheme="majorEastAsia"/>
          <w:lang w:val="en-GB"/>
        </w:rPr>
      </w:pPr>
      <w:r w:rsidRPr="00F4400E">
        <w:rPr>
          <w:rFonts w:eastAsiaTheme="majorEastAsia"/>
          <w:b/>
          <w:bCs/>
          <w:lang w:val="en-GB"/>
        </w:rPr>
        <w:t>For Malware:</w:t>
      </w:r>
    </w:p>
    <w:p w14:paraId="110F9ACA" w14:textId="77777777" w:rsidR="00F4400E" w:rsidRPr="00F4400E" w:rsidRDefault="00F4400E" w:rsidP="00F4400E">
      <w:pPr>
        <w:pStyle w:val="NormalWeb"/>
        <w:numPr>
          <w:ilvl w:val="1"/>
          <w:numId w:val="199"/>
        </w:numPr>
        <w:rPr>
          <w:rFonts w:eastAsiaTheme="majorEastAsia"/>
          <w:lang w:val="en-GB"/>
        </w:rPr>
      </w:pPr>
      <w:r w:rsidRPr="00F4400E">
        <w:rPr>
          <w:rFonts w:eastAsiaTheme="majorEastAsia"/>
          <w:lang w:val="en-GB"/>
        </w:rPr>
        <w:t>Use of updated antivirus and anti-malware tools.</w:t>
      </w:r>
    </w:p>
    <w:p w14:paraId="1EB1E444" w14:textId="77777777" w:rsidR="00F4400E" w:rsidRPr="00F4400E" w:rsidRDefault="00F4400E" w:rsidP="00F4400E">
      <w:pPr>
        <w:pStyle w:val="NormalWeb"/>
        <w:numPr>
          <w:ilvl w:val="1"/>
          <w:numId w:val="199"/>
        </w:numPr>
        <w:rPr>
          <w:rFonts w:eastAsiaTheme="majorEastAsia"/>
          <w:lang w:val="en-GB"/>
        </w:rPr>
      </w:pPr>
      <w:r w:rsidRPr="00F4400E">
        <w:rPr>
          <w:rFonts w:eastAsiaTheme="majorEastAsia"/>
          <w:lang w:val="en-GB"/>
        </w:rPr>
        <w:lastRenderedPageBreak/>
        <w:t>Regular software updates and security patches.</w:t>
      </w:r>
    </w:p>
    <w:p w14:paraId="298ED6FA" w14:textId="77777777" w:rsidR="00F4400E" w:rsidRPr="00F4400E" w:rsidRDefault="00F4400E" w:rsidP="00F4400E">
      <w:pPr>
        <w:pStyle w:val="NormalWeb"/>
        <w:numPr>
          <w:ilvl w:val="1"/>
          <w:numId w:val="199"/>
        </w:numPr>
        <w:rPr>
          <w:rFonts w:eastAsiaTheme="majorEastAsia"/>
          <w:lang w:val="en-GB"/>
        </w:rPr>
      </w:pPr>
      <w:r w:rsidRPr="00F4400E">
        <w:rPr>
          <w:rFonts w:eastAsiaTheme="majorEastAsia"/>
          <w:lang w:val="en-GB"/>
        </w:rPr>
        <w:t>Educate users about suspicious file downloads and attachments.</w:t>
      </w:r>
    </w:p>
    <w:p w14:paraId="67D9F93A" w14:textId="77777777" w:rsidR="00F4400E" w:rsidRPr="00F4400E" w:rsidRDefault="00F4400E" w:rsidP="00F4400E">
      <w:pPr>
        <w:pStyle w:val="NormalWeb"/>
        <w:numPr>
          <w:ilvl w:val="0"/>
          <w:numId w:val="199"/>
        </w:numPr>
        <w:rPr>
          <w:rFonts w:eastAsiaTheme="majorEastAsia"/>
          <w:lang w:val="en-GB"/>
        </w:rPr>
      </w:pPr>
      <w:r w:rsidRPr="00F4400E">
        <w:rPr>
          <w:rFonts w:eastAsiaTheme="majorEastAsia"/>
          <w:b/>
          <w:bCs/>
          <w:lang w:val="en-GB"/>
        </w:rPr>
        <w:t>For Phishing:</w:t>
      </w:r>
    </w:p>
    <w:p w14:paraId="303B200E" w14:textId="77777777" w:rsidR="00F4400E" w:rsidRPr="00F4400E" w:rsidRDefault="00F4400E" w:rsidP="00F4400E">
      <w:pPr>
        <w:pStyle w:val="NormalWeb"/>
        <w:numPr>
          <w:ilvl w:val="1"/>
          <w:numId w:val="199"/>
        </w:numPr>
        <w:rPr>
          <w:rFonts w:eastAsiaTheme="majorEastAsia"/>
          <w:lang w:val="en-GB"/>
        </w:rPr>
      </w:pPr>
      <w:r w:rsidRPr="00F4400E">
        <w:rPr>
          <w:rFonts w:eastAsiaTheme="majorEastAsia"/>
          <w:lang w:val="en-GB"/>
        </w:rPr>
        <w:t>Implement email filtering and spam detection systems.</w:t>
      </w:r>
    </w:p>
    <w:p w14:paraId="674987D5" w14:textId="77777777" w:rsidR="00F4400E" w:rsidRPr="00F4400E" w:rsidRDefault="00F4400E" w:rsidP="00F4400E">
      <w:pPr>
        <w:pStyle w:val="NormalWeb"/>
        <w:numPr>
          <w:ilvl w:val="1"/>
          <w:numId w:val="199"/>
        </w:numPr>
        <w:rPr>
          <w:rFonts w:eastAsiaTheme="majorEastAsia"/>
          <w:lang w:val="en-GB"/>
        </w:rPr>
      </w:pPr>
      <w:r w:rsidRPr="00F4400E">
        <w:rPr>
          <w:rFonts w:eastAsiaTheme="majorEastAsia"/>
          <w:lang w:val="en-GB"/>
        </w:rPr>
        <w:t>Train users to recognize phishing emails and avoid clicking unknown links.</w:t>
      </w:r>
    </w:p>
    <w:p w14:paraId="0AECF2EA" w14:textId="77777777" w:rsidR="00F4400E" w:rsidRPr="00F4400E" w:rsidRDefault="00F4400E" w:rsidP="00F4400E">
      <w:pPr>
        <w:pStyle w:val="NormalWeb"/>
        <w:numPr>
          <w:ilvl w:val="1"/>
          <w:numId w:val="199"/>
        </w:numPr>
        <w:rPr>
          <w:rFonts w:eastAsiaTheme="majorEastAsia"/>
          <w:lang w:val="en-GB"/>
        </w:rPr>
      </w:pPr>
      <w:r w:rsidRPr="00F4400E">
        <w:rPr>
          <w:rFonts w:eastAsiaTheme="majorEastAsia"/>
          <w:lang w:val="en-GB"/>
        </w:rPr>
        <w:t>Use multi-factor authentication (MFA).</w:t>
      </w:r>
    </w:p>
    <w:p w14:paraId="3F2FAA23" w14:textId="77777777" w:rsidR="00F4400E" w:rsidRPr="00F4400E" w:rsidRDefault="00F4400E" w:rsidP="00F4400E">
      <w:pPr>
        <w:pStyle w:val="NormalWeb"/>
        <w:numPr>
          <w:ilvl w:val="0"/>
          <w:numId w:val="199"/>
        </w:numPr>
        <w:rPr>
          <w:rFonts w:eastAsiaTheme="majorEastAsia"/>
          <w:lang w:val="en-GB"/>
        </w:rPr>
      </w:pPr>
      <w:r w:rsidRPr="00F4400E">
        <w:rPr>
          <w:rFonts w:eastAsiaTheme="majorEastAsia"/>
          <w:b/>
          <w:bCs/>
          <w:lang w:val="en-GB"/>
        </w:rPr>
        <w:t>For DDoS Attacks:</w:t>
      </w:r>
    </w:p>
    <w:p w14:paraId="229EE439" w14:textId="77777777" w:rsidR="00F4400E" w:rsidRPr="00F4400E" w:rsidRDefault="00F4400E" w:rsidP="00F4400E">
      <w:pPr>
        <w:pStyle w:val="NormalWeb"/>
        <w:numPr>
          <w:ilvl w:val="1"/>
          <w:numId w:val="199"/>
        </w:numPr>
        <w:rPr>
          <w:rFonts w:eastAsiaTheme="majorEastAsia"/>
          <w:lang w:val="en-GB"/>
        </w:rPr>
      </w:pPr>
      <w:r w:rsidRPr="00F4400E">
        <w:rPr>
          <w:rFonts w:eastAsiaTheme="majorEastAsia"/>
          <w:lang w:val="en-GB"/>
        </w:rPr>
        <w:t>Use DDoS protection services (e.g., Cloudflare, AWS Shield).</w:t>
      </w:r>
    </w:p>
    <w:p w14:paraId="44A61A93" w14:textId="77777777" w:rsidR="00F4400E" w:rsidRPr="00F4400E" w:rsidRDefault="00F4400E" w:rsidP="00F4400E">
      <w:pPr>
        <w:pStyle w:val="NormalWeb"/>
        <w:numPr>
          <w:ilvl w:val="1"/>
          <w:numId w:val="199"/>
        </w:numPr>
        <w:rPr>
          <w:rFonts w:eastAsiaTheme="majorEastAsia"/>
          <w:lang w:val="en-GB"/>
        </w:rPr>
      </w:pPr>
      <w:r w:rsidRPr="00F4400E">
        <w:rPr>
          <w:rFonts w:eastAsiaTheme="majorEastAsia"/>
          <w:lang w:val="en-GB"/>
        </w:rPr>
        <w:t>Implement network traffic monitoring and rate limiting.</w:t>
      </w:r>
    </w:p>
    <w:p w14:paraId="33565843" w14:textId="77777777" w:rsidR="00F4400E" w:rsidRPr="00F4400E" w:rsidRDefault="00F4400E" w:rsidP="00F4400E">
      <w:pPr>
        <w:pStyle w:val="NormalWeb"/>
        <w:numPr>
          <w:ilvl w:val="1"/>
          <w:numId w:val="199"/>
        </w:numPr>
        <w:rPr>
          <w:rFonts w:eastAsiaTheme="majorEastAsia"/>
          <w:lang w:val="en-GB"/>
        </w:rPr>
      </w:pPr>
      <w:r w:rsidRPr="00F4400E">
        <w:rPr>
          <w:rFonts w:eastAsiaTheme="majorEastAsia"/>
          <w:lang w:val="en-GB"/>
        </w:rPr>
        <w:t>Set up redundant servers and load balancers.</w:t>
      </w:r>
    </w:p>
    <w:p w14:paraId="1284DA89" w14:textId="77777777" w:rsidR="00F4400E" w:rsidRPr="00F4400E" w:rsidRDefault="00F4400E" w:rsidP="00F4400E">
      <w:pPr>
        <w:pStyle w:val="NormalWeb"/>
        <w:numPr>
          <w:ilvl w:val="0"/>
          <w:numId w:val="199"/>
        </w:numPr>
        <w:rPr>
          <w:rFonts w:eastAsiaTheme="majorEastAsia"/>
          <w:lang w:val="en-GB"/>
        </w:rPr>
      </w:pPr>
      <w:r w:rsidRPr="00F4400E">
        <w:rPr>
          <w:rFonts w:eastAsiaTheme="majorEastAsia"/>
          <w:b/>
          <w:bCs/>
          <w:lang w:val="en-GB"/>
        </w:rPr>
        <w:t>General Mitigations:</w:t>
      </w:r>
    </w:p>
    <w:p w14:paraId="0DC0653B" w14:textId="77777777" w:rsidR="00F4400E" w:rsidRPr="00F4400E" w:rsidRDefault="00F4400E" w:rsidP="00F4400E">
      <w:pPr>
        <w:pStyle w:val="NormalWeb"/>
        <w:numPr>
          <w:ilvl w:val="1"/>
          <w:numId w:val="199"/>
        </w:numPr>
        <w:rPr>
          <w:rFonts w:eastAsiaTheme="majorEastAsia"/>
          <w:lang w:val="en-GB"/>
        </w:rPr>
      </w:pPr>
      <w:r w:rsidRPr="00F4400E">
        <w:rPr>
          <w:rFonts w:eastAsiaTheme="majorEastAsia"/>
          <w:lang w:val="en-GB"/>
        </w:rPr>
        <w:t>Perform regular security audits and vulnerability assessments.</w:t>
      </w:r>
    </w:p>
    <w:p w14:paraId="28F84966" w14:textId="77777777" w:rsidR="00F4400E" w:rsidRPr="00F4400E" w:rsidRDefault="00F4400E" w:rsidP="00F4400E">
      <w:pPr>
        <w:pStyle w:val="NormalWeb"/>
        <w:numPr>
          <w:ilvl w:val="1"/>
          <w:numId w:val="199"/>
        </w:numPr>
        <w:rPr>
          <w:rFonts w:eastAsiaTheme="majorEastAsia"/>
          <w:lang w:val="en-GB"/>
        </w:rPr>
      </w:pPr>
      <w:r w:rsidRPr="00F4400E">
        <w:rPr>
          <w:rFonts w:eastAsiaTheme="majorEastAsia"/>
          <w:lang w:val="en-GB"/>
        </w:rPr>
        <w:t>Enforce strong password policies and account lockout mechanisms.</w:t>
      </w:r>
    </w:p>
    <w:p w14:paraId="58249409" w14:textId="77777777" w:rsidR="00F4400E" w:rsidRPr="00F4400E" w:rsidRDefault="00F4400E" w:rsidP="00F4400E">
      <w:pPr>
        <w:pStyle w:val="NormalWeb"/>
        <w:numPr>
          <w:ilvl w:val="1"/>
          <w:numId w:val="199"/>
        </w:numPr>
        <w:rPr>
          <w:rFonts w:eastAsiaTheme="majorEastAsia"/>
          <w:lang w:val="en-GB"/>
        </w:rPr>
      </w:pPr>
      <w:r w:rsidRPr="00F4400E">
        <w:rPr>
          <w:rFonts w:eastAsiaTheme="majorEastAsia"/>
          <w:lang w:val="en-GB"/>
        </w:rPr>
        <w:t>Use firewalls, intrusion detection/prevention systems (IDS/IPS), and secure configurations.</w:t>
      </w:r>
    </w:p>
    <w:p w14:paraId="627D0944" w14:textId="0212451C" w:rsidR="5B0ABB7A" w:rsidRPr="00F4400E" w:rsidRDefault="5B0ABB7A" w:rsidP="00F365CD">
      <w:pPr>
        <w:pStyle w:val="NormalWeb"/>
        <w:rPr>
          <w:rStyle w:val="Strong"/>
          <w:rFonts w:eastAsiaTheme="majorEastAsia"/>
          <w:b w:val="0"/>
          <w:bCs w:val="0"/>
          <w:lang w:val="en-GB"/>
        </w:rPr>
      </w:pPr>
    </w:p>
    <w:p w14:paraId="4CE0343E" w14:textId="790EAD74" w:rsidR="008F2F0C" w:rsidRPr="00870497" w:rsidRDefault="008F2F0C" w:rsidP="002E5D0A">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t xml:space="preserve">Describe encryption and authentication methods used to secure data transmission over networks. Explain how these methods contribute to data confidentiality, integrity, and authenticity. </w:t>
      </w:r>
    </w:p>
    <w:p w14:paraId="7049E434" w14:textId="77777777" w:rsidR="00C51D76" w:rsidRPr="00C51D76" w:rsidRDefault="00C51D76" w:rsidP="00C51D76">
      <w:pPr>
        <w:pStyle w:val="NormalWeb"/>
        <w:rPr>
          <w:rFonts w:eastAsiaTheme="majorEastAsia"/>
          <w:lang w:val="en-GB"/>
        </w:rPr>
      </w:pPr>
      <w:r w:rsidRPr="00C51D76">
        <w:rPr>
          <w:rFonts w:eastAsiaTheme="majorEastAsia"/>
          <w:b/>
          <w:bCs/>
          <w:lang w:val="en-GB"/>
        </w:rPr>
        <w:t>Answer:</w:t>
      </w:r>
    </w:p>
    <w:p w14:paraId="5DC4A011" w14:textId="77777777" w:rsidR="00C51D76" w:rsidRPr="00C51D76" w:rsidRDefault="00C51D76" w:rsidP="00C51D76">
      <w:pPr>
        <w:pStyle w:val="NormalWeb"/>
        <w:rPr>
          <w:rFonts w:eastAsiaTheme="majorEastAsia"/>
          <w:lang w:val="en-GB"/>
        </w:rPr>
      </w:pPr>
      <w:r w:rsidRPr="00C51D76">
        <w:rPr>
          <w:rFonts w:eastAsiaTheme="majorEastAsia"/>
          <w:b/>
          <w:bCs/>
          <w:lang w:val="en-GB"/>
        </w:rPr>
        <w:t>Definition:</w:t>
      </w:r>
    </w:p>
    <w:p w14:paraId="5B3D8BB5" w14:textId="77777777" w:rsidR="00C51D76" w:rsidRPr="00C51D76" w:rsidRDefault="00C51D76" w:rsidP="00C51D76">
      <w:pPr>
        <w:pStyle w:val="NormalWeb"/>
        <w:numPr>
          <w:ilvl w:val="0"/>
          <w:numId w:val="200"/>
        </w:numPr>
        <w:rPr>
          <w:rFonts w:eastAsiaTheme="majorEastAsia"/>
          <w:lang w:val="en-GB"/>
        </w:rPr>
      </w:pPr>
      <w:r w:rsidRPr="00C51D76">
        <w:rPr>
          <w:rFonts w:eastAsiaTheme="majorEastAsia"/>
          <w:b/>
          <w:bCs/>
          <w:lang w:val="en-GB"/>
        </w:rPr>
        <w:t>Encryption</w:t>
      </w:r>
      <w:r w:rsidRPr="00C51D76">
        <w:rPr>
          <w:rFonts w:eastAsiaTheme="majorEastAsia"/>
          <w:lang w:val="en-GB"/>
        </w:rPr>
        <w:t xml:space="preserve"> is the process of converting data into a coded format to prevent unauthorized access.</w:t>
      </w:r>
    </w:p>
    <w:p w14:paraId="63258F4B" w14:textId="77777777" w:rsidR="00C51D76" w:rsidRPr="00C51D76" w:rsidRDefault="00C51D76" w:rsidP="00C51D76">
      <w:pPr>
        <w:pStyle w:val="NormalWeb"/>
        <w:numPr>
          <w:ilvl w:val="0"/>
          <w:numId w:val="200"/>
        </w:numPr>
        <w:rPr>
          <w:rFonts w:eastAsiaTheme="majorEastAsia"/>
          <w:lang w:val="en-GB"/>
        </w:rPr>
      </w:pPr>
      <w:r w:rsidRPr="00C51D76">
        <w:rPr>
          <w:rFonts w:eastAsiaTheme="majorEastAsia"/>
          <w:b/>
          <w:bCs/>
          <w:lang w:val="en-GB"/>
        </w:rPr>
        <w:t>Authentication</w:t>
      </w:r>
      <w:r w:rsidRPr="00C51D76">
        <w:rPr>
          <w:rFonts w:eastAsiaTheme="majorEastAsia"/>
          <w:lang w:val="en-GB"/>
        </w:rPr>
        <w:t xml:space="preserve"> is the process of verifying the identity of users or systems before allowing access to resources.</w:t>
      </w:r>
    </w:p>
    <w:p w14:paraId="32F729B5" w14:textId="77777777" w:rsidR="00C51D76" w:rsidRPr="00C51D76" w:rsidRDefault="00C51D76" w:rsidP="00C51D76">
      <w:pPr>
        <w:pStyle w:val="NormalWeb"/>
        <w:rPr>
          <w:rFonts w:eastAsiaTheme="majorEastAsia"/>
          <w:lang w:val="en-GB"/>
        </w:rPr>
      </w:pPr>
      <w:r w:rsidRPr="00C51D76">
        <w:rPr>
          <w:rFonts w:eastAsiaTheme="majorEastAsia"/>
          <w:lang w:val="en-GB"/>
        </w:rPr>
        <w:t>Both encryption and authentication are essential components of secure communication in network environments.</w:t>
      </w:r>
    </w:p>
    <w:p w14:paraId="4F07C917" w14:textId="77777777" w:rsidR="00C51D76" w:rsidRPr="00C51D76" w:rsidRDefault="00000000" w:rsidP="00C51D76">
      <w:pPr>
        <w:pStyle w:val="NormalWeb"/>
        <w:rPr>
          <w:rFonts w:eastAsiaTheme="majorEastAsia"/>
          <w:lang w:val="en-GB"/>
        </w:rPr>
      </w:pPr>
      <w:r>
        <w:rPr>
          <w:rFonts w:eastAsiaTheme="majorEastAsia"/>
          <w:lang w:val="en-GB"/>
        </w:rPr>
        <w:pict w14:anchorId="303A0848">
          <v:rect id="_x0000_i1095" style="width:0;height:1.5pt" o:hralign="center" o:hrstd="t" o:hr="t" fillcolor="#a0a0a0" stroked="f"/>
        </w:pict>
      </w:r>
    </w:p>
    <w:p w14:paraId="78BA4401" w14:textId="77777777" w:rsidR="00C51D76" w:rsidRPr="00C51D76" w:rsidRDefault="00C51D76" w:rsidP="00C51D76">
      <w:pPr>
        <w:pStyle w:val="NormalWeb"/>
        <w:rPr>
          <w:rFonts w:eastAsiaTheme="majorEastAsia"/>
          <w:b/>
          <w:bCs/>
          <w:lang w:val="en-GB"/>
        </w:rPr>
      </w:pPr>
      <w:r w:rsidRPr="00C51D76">
        <w:rPr>
          <w:rFonts w:eastAsiaTheme="majorEastAsia"/>
          <w:b/>
          <w:bCs/>
          <w:lang w:val="en-GB"/>
        </w:rPr>
        <w:t>Encryption Methods:</w:t>
      </w:r>
    </w:p>
    <w:p w14:paraId="1CCFD39A" w14:textId="77777777" w:rsidR="00C51D76" w:rsidRPr="00C51D76" w:rsidRDefault="00C51D76" w:rsidP="00C51D76">
      <w:pPr>
        <w:pStyle w:val="NormalWeb"/>
        <w:numPr>
          <w:ilvl w:val="0"/>
          <w:numId w:val="201"/>
        </w:numPr>
        <w:rPr>
          <w:rFonts w:eastAsiaTheme="majorEastAsia"/>
          <w:lang w:val="en-GB"/>
        </w:rPr>
      </w:pPr>
      <w:r w:rsidRPr="00C51D76">
        <w:rPr>
          <w:rFonts w:eastAsiaTheme="majorEastAsia"/>
          <w:b/>
          <w:bCs/>
          <w:lang w:val="en-GB"/>
        </w:rPr>
        <w:t>Symmetric Encryption:</w:t>
      </w:r>
    </w:p>
    <w:p w14:paraId="6BF56A86" w14:textId="77777777" w:rsidR="00C51D76" w:rsidRPr="00C51D76" w:rsidRDefault="00C51D76" w:rsidP="00C51D76">
      <w:pPr>
        <w:pStyle w:val="NormalWeb"/>
        <w:numPr>
          <w:ilvl w:val="1"/>
          <w:numId w:val="201"/>
        </w:numPr>
        <w:rPr>
          <w:rFonts w:eastAsiaTheme="majorEastAsia"/>
          <w:lang w:val="en-GB"/>
        </w:rPr>
      </w:pPr>
      <w:r w:rsidRPr="00C51D76">
        <w:rPr>
          <w:rFonts w:eastAsiaTheme="majorEastAsia"/>
          <w:lang w:val="en-GB"/>
        </w:rPr>
        <w:t>Uses a single shared secret key for both encryption and decryption.</w:t>
      </w:r>
    </w:p>
    <w:p w14:paraId="41047DA2" w14:textId="77777777" w:rsidR="00C51D76" w:rsidRPr="00C51D76" w:rsidRDefault="00C51D76" w:rsidP="00C51D76">
      <w:pPr>
        <w:pStyle w:val="NormalWeb"/>
        <w:numPr>
          <w:ilvl w:val="1"/>
          <w:numId w:val="201"/>
        </w:numPr>
        <w:rPr>
          <w:rFonts w:eastAsiaTheme="majorEastAsia"/>
          <w:lang w:val="en-GB"/>
        </w:rPr>
      </w:pPr>
      <w:r w:rsidRPr="00C51D76">
        <w:rPr>
          <w:rFonts w:eastAsiaTheme="majorEastAsia"/>
          <w:lang w:val="en-GB"/>
        </w:rPr>
        <w:t>Faster but requires secure key distribution.</w:t>
      </w:r>
    </w:p>
    <w:p w14:paraId="64547981" w14:textId="77777777" w:rsidR="00C51D76" w:rsidRPr="00C51D76" w:rsidRDefault="00C51D76" w:rsidP="00C51D76">
      <w:pPr>
        <w:pStyle w:val="NormalWeb"/>
        <w:numPr>
          <w:ilvl w:val="1"/>
          <w:numId w:val="201"/>
        </w:numPr>
        <w:rPr>
          <w:rFonts w:eastAsiaTheme="majorEastAsia"/>
          <w:lang w:val="en-GB"/>
        </w:rPr>
      </w:pPr>
      <w:r w:rsidRPr="00C51D76">
        <w:rPr>
          <w:rFonts w:eastAsiaTheme="majorEastAsia"/>
          <w:i/>
          <w:iCs/>
          <w:lang w:val="en-GB"/>
        </w:rPr>
        <w:t>Example:</w:t>
      </w:r>
      <w:r w:rsidRPr="00C51D76">
        <w:rPr>
          <w:rFonts w:eastAsiaTheme="majorEastAsia"/>
          <w:lang w:val="en-GB"/>
        </w:rPr>
        <w:t xml:space="preserve"> AES (Advanced Encryption Standard).</w:t>
      </w:r>
    </w:p>
    <w:p w14:paraId="17C638E9" w14:textId="77777777" w:rsidR="00C51D76" w:rsidRPr="00C51D76" w:rsidRDefault="00C51D76" w:rsidP="00C51D76">
      <w:pPr>
        <w:pStyle w:val="NormalWeb"/>
        <w:numPr>
          <w:ilvl w:val="0"/>
          <w:numId w:val="201"/>
        </w:numPr>
        <w:rPr>
          <w:rFonts w:eastAsiaTheme="majorEastAsia"/>
          <w:lang w:val="en-GB"/>
        </w:rPr>
      </w:pPr>
      <w:r w:rsidRPr="00C51D76">
        <w:rPr>
          <w:rFonts w:eastAsiaTheme="majorEastAsia"/>
          <w:b/>
          <w:bCs/>
          <w:lang w:val="en-GB"/>
        </w:rPr>
        <w:t>Asymmetric Encryption:</w:t>
      </w:r>
    </w:p>
    <w:p w14:paraId="2A81FD77" w14:textId="77777777" w:rsidR="00C51D76" w:rsidRPr="00C51D76" w:rsidRDefault="00C51D76" w:rsidP="00C51D76">
      <w:pPr>
        <w:pStyle w:val="NormalWeb"/>
        <w:numPr>
          <w:ilvl w:val="1"/>
          <w:numId w:val="201"/>
        </w:numPr>
        <w:rPr>
          <w:rFonts w:eastAsiaTheme="majorEastAsia"/>
          <w:lang w:val="en-GB"/>
        </w:rPr>
      </w:pPr>
      <w:r w:rsidRPr="00C51D76">
        <w:rPr>
          <w:rFonts w:eastAsiaTheme="majorEastAsia"/>
          <w:lang w:val="en-GB"/>
        </w:rPr>
        <w:t>Uses a pair of keys — a public key for encryption and a private key for decryption.</w:t>
      </w:r>
    </w:p>
    <w:p w14:paraId="57E58842" w14:textId="77777777" w:rsidR="00C51D76" w:rsidRPr="00C51D76" w:rsidRDefault="00C51D76" w:rsidP="00C51D76">
      <w:pPr>
        <w:pStyle w:val="NormalWeb"/>
        <w:numPr>
          <w:ilvl w:val="1"/>
          <w:numId w:val="201"/>
        </w:numPr>
        <w:rPr>
          <w:rFonts w:eastAsiaTheme="majorEastAsia"/>
          <w:lang w:val="en-GB"/>
        </w:rPr>
      </w:pPr>
      <w:r w:rsidRPr="00C51D76">
        <w:rPr>
          <w:rFonts w:eastAsiaTheme="majorEastAsia"/>
          <w:lang w:val="en-GB"/>
        </w:rPr>
        <w:t>Suitable for secure communication over untrusted networks.</w:t>
      </w:r>
    </w:p>
    <w:p w14:paraId="1BA93780" w14:textId="77777777" w:rsidR="00C51D76" w:rsidRPr="00C51D76" w:rsidRDefault="00C51D76" w:rsidP="00C51D76">
      <w:pPr>
        <w:pStyle w:val="NormalWeb"/>
        <w:numPr>
          <w:ilvl w:val="1"/>
          <w:numId w:val="201"/>
        </w:numPr>
        <w:rPr>
          <w:rFonts w:eastAsiaTheme="majorEastAsia"/>
          <w:lang w:val="en-GB"/>
        </w:rPr>
      </w:pPr>
      <w:r w:rsidRPr="00C51D76">
        <w:rPr>
          <w:rFonts w:eastAsiaTheme="majorEastAsia"/>
          <w:i/>
          <w:iCs/>
          <w:lang w:val="en-GB"/>
        </w:rPr>
        <w:lastRenderedPageBreak/>
        <w:t>Example:</w:t>
      </w:r>
      <w:r w:rsidRPr="00C51D76">
        <w:rPr>
          <w:rFonts w:eastAsiaTheme="majorEastAsia"/>
          <w:lang w:val="en-GB"/>
        </w:rPr>
        <w:t xml:space="preserve"> RSA (Rivest-Shamir-Adleman).</w:t>
      </w:r>
    </w:p>
    <w:p w14:paraId="45C2F614" w14:textId="77777777" w:rsidR="00C51D76" w:rsidRPr="00C51D76" w:rsidRDefault="00C51D76" w:rsidP="00C51D76">
      <w:pPr>
        <w:pStyle w:val="NormalWeb"/>
        <w:numPr>
          <w:ilvl w:val="0"/>
          <w:numId w:val="201"/>
        </w:numPr>
        <w:rPr>
          <w:rFonts w:eastAsiaTheme="majorEastAsia"/>
          <w:lang w:val="en-GB"/>
        </w:rPr>
      </w:pPr>
      <w:r w:rsidRPr="00C51D76">
        <w:rPr>
          <w:rFonts w:eastAsiaTheme="majorEastAsia"/>
          <w:b/>
          <w:bCs/>
          <w:lang w:val="en-GB"/>
        </w:rPr>
        <w:t>End-to-End Encryption (E2EE):</w:t>
      </w:r>
    </w:p>
    <w:p w14:paraId="6367292B" w14:textId="77777777" w:rsidR="00C51D76" w:rsidRPr="00C51D76" w:rsidRDefault="00C51D76" w:rsidP="00C51D76">
      <w:pPr>
        <w:pStyle w:val="NormalWeb"/>
        <w:numPr>
          <w:ilvl w:val="1"/>
          <w:numId w:val="201"/>
        </w:numPr>
        <w:rPr>
          <w:rFonts w:eastAsiaTheme="majorEastAsia"/>
          <w:lang w:val="en-GB"/>
        </w:rPr>
      </w:pPr>
      <w:r w:rsidRPr="00C51D76">
        <w:rPr>
          <w:rFonts w:eastAsiaTheme="majorEastAsia"/>
          <w:lang w:val="en-GB"/>
        </w:rPr>
        <w:t>Ensures data is encrypted on the sender’s device and decrypted only on the recipient’s device.</w:t>
      </w:r>
    </w:p>
    <w:p w14:paraId="07A3308A" w14:textId="77777777" w:rsidR="00C51D76" w:rsidRPr="00C51D76" w:rsidRDefault="00C51D76" w:rsidP="00C51D76">
      <w:pPr>
        <w:pStyle w:val="NormalWeb"/>
        <w:numPr>
          <w:ilvl w:val="1"/>
          <w:numId w:val="201"/>
        </w:numPr>
        <w:rPr>
          <w:rFonts w:eastAsiaTheme="majorEastAsia"/>
          <w:lang w:val="en-GB"/>
        </w:rPr>
      </w:pPr>
      <w:r w:rsidRPr="00C51D76">
        <w:rPr>
          <w:rFonts w:eastAsiaTheme="majorEastAsia"/>
          <w:lang w:val="en-GB"/>
        </w:rPr>
        <w:t>Prevents even service providers from accessing the data.</w:t>
      </w:r>
    </w:p>
    <w:p w14:paraId="1A89D06A" w14:textId="77777777" w:rsidR="00C51D76" w:rsidRPr="00C51D76" w:rsidRDefault="00C51D76" w:rsidP="00C51D76">
      <w:pPr>
        <w:pStyle w:val="NormalWeb"/>
        <w:numPr>
          <w:ilvl w:val="1"/>
          <w:numId w:val="201"/>
        </w:numPr>
        <w:rPr>
          <w:rFonts w:eastAsiaTheme="majorEastAsia"/>
          <w:lang w:val="en-GB"/>
        </w:rPr>
      </w:pPr>
      <w:r w:rsidRPr="00C51D76">
        <w:rPr>
          <w:rFonts w:eastAsiaTheme="majorEastAsia"/>
          <w:i/>
          <w:iCs/>
          <w:lang w:val="en-GB"/>
        </w:rPr>
        <w:t>Example:</w:t>
      </w:r>
      <w:r w:rsidRPr="00C51D76">
        <w:rPr>
          <w:rFonts w:eastAsiaTheme="majorEastAsia"/>
          <w:lang w:val="en-GB"/>
        </w:rPr>
        <w:t xml:space="preserve"> Used in messaging apps like WhatsApp.</w:t>
      </w:r>
    </w:p>
    <w:p w14:paraId="340D216A" w14:textId="77777777" w:rsidR="00C51D76" w:rsidRPr="00C51D76" w:rsidRDefault="00000000" w:rsidP="00C51D76">
      <w:pPr>
        <w:pStyle w:val="NormalWeb"/>
        <w:rPr>
          <w:rFonts w:eastAsiaTheme="majorEastAsia"/>
          <w:lang w:val="en-GB"/>
        </w:rPr>
      </w:pPr>
      <w:r>
        <w:rPr>
          <w:rFonts w:eastAsiaTheme="majorEastAsia"/>
          <w:lang w:val="en-GB"/>
        </w:rPr>
        <w:pict w14:anchorId="3D5C81E1">
          <v:rect id="_x0000_i1096" style="width:0;height:1.5pt" o:hralign="center" o:hrstd="t" o:hr="t" fillcolor="#a0a0a0" stroked="f"/>
        </w:pict>
      </w:r>
    </w:p>
    <w:p w14:paraId="76C7AE1B" w14:textId="77777777" w:rsidR="00C51D76" w:rsidRPr="00C51D76" w:rsidRDefault="00C51D76" w:rsidP="00C51D76">
      <w:pPr>
        <w:pStyle w:val="NormalWeb"/>
        <w:rPr>
          <w:rFonts w:eastAsiaTheme="majorEastAsia"/>
          <w:b/>
          <w:bCs/>
          <w:lang w:val="en-GB"/>
        </w:rPr>
      </w:pPr>
      <w:r w:rsidRPr="00C51D76">
        <w:rPr>
          <w:rFonts w:eastAsiaTheme="majorEastAsia"/>
          <w:b/>
          <w:bCs/>
          <w:lang w:val="en-GB"/>
        </w:rPr>
        <w:t>Authentication Methods:</w:t>
      </w:r>
    </w:p>
    <w:p w14:paraId="656F3067" w14:textId="77777777" w:rsidR="00C51D76" w:rsidRPr="00C51D76" w:rsidRDefault="00C51D76" w:rsidP="00C51D76">
      <w:pPr>
        <w:pStyle w:val="NormalWeb"/>
        <w:numPr>
          <w:ilvl w:val="0"/>
          <w:numId w:val="202"/>
        </w:numPr>
        <w:rPr>
          <w:rFonts w:eastAsiaTheme="majorEastAsia"/>
          <w:lang w:val="en-GB"/>
        </w:rPr>
      </w:pPr>
      <w:r w:rsidRPr="00C51D76">
        <w:rPr>
          <w:rFonts w:eastAsiaTheme="majorEastAsia"/>
          <w:b/>
          <w:bCs/>
          <w:lang w:val="en-GB"/>
        </w:rPr>
        <w:t>Password-Based Authentication:</w:t>
      </w:r>
    </w:p>
    <w:p w14:paraId="75A0BD26" w14:textId="77777777" w:rsidR="00C51D76" w:rsidRPr="00C51D76" w:rsidRDefault="00C51D76" w:rsidP="00C51D76">
      <w:pPr>
        <w:pStyle w:val="NormalWeb"/>
        <w:numPr>
          <w:ilvl w:val="1"/>
          <w:numId w:val="202"/>
        </w:numPr>
        <w:rPr>
          <w:rFonts w:eastAsiaTheme="majorEastAsia"/>
          <w:lang w:val="en-GB"/>
        </w:rPr>
      </w:pPr>
      <w:r w:rsidRPr="00C51D76">
        <w:rPr>
          <w:rFonts w:eastAsiaTheme="majorEastAsia"/>
          <w:lang w:val="en-GB"/>
        </w:rPr>
        <w:t>Verifies identity using a username and password.</w:t>
      </w:r>
    </w:p>
    <w:p w14:paraId="328563ED" w14:textId="77777777" w:rsidR="00C51D76" w:rsidRPr="00C51D76" w:rsidRDefault="00C51D76" w:rsidP="00C51D76">
      <w:pPr>
        <w:pStyle w:val="NormalWeb"/>
        <w:numPr>
          <w:ilvl w:val="1"/>
          <w:numId w:val="202"/>
        </w:numPr>
        <w:rPr>
          <w:rFonts w:eastAsiaTheme="majorEastAsia"/>
          <w:lang w:val="en-GB"/>
        </w:rPr>
      </w:pPr>
      <w:r w:rsidRPr="00C51D76">
        <w:rPr>
          <w:rFonts w:eastAsiaTheme="majorEastAsia"/>
          <w:lang w:val="en-GB"/>
        </w:rPr>
        <w:t>Weak if passwords are not strong or are reused.</w:t>
      </w:r>
    </w:p>
    <w:p w14:paraId="42573E29" w14:textId="77777777" w:rsidR="00C51D76" w:rsidRPr="00C51D76" w:rsidRDefault="00C51D76" w:rsidP="00C51D76">
      <w:pPr>
        <w:pStyle w:val="NormalWeb"/>
        <w:numPr>
          <w:ilvl w:val="0"/>
          <w:numId w:val="202"/>
        </w:numPr>
        <w:rPr>
          <w:rFonts w:eastAsiaTheme="majorEastAsia"/>
          <w:lang w:val="en-GB"/>
        </w:rPr>
      </w:pPr>
      <w:r w:rsidRPr="00C51D76">
        <w:rPr>
          <w:rFonts w:eastAsiaTheme="majorEastAsia"/>
          <w:b/>
          <w:bCs/>
          <w:lang w:val="en-GB"/>
        </w:rPr>
        <w:t>Two-Factor Authentication (2FA) / Multi-Factor Authentication (MFA):</w:t>
      </w:r>
    </w:p>
    <w:p w14:paraId="27F8742D" w14:textId="77777777" w:rsidR="00C51D76" w:rsidRPr="00C51D76" w:rsidRDefault="00C51D76" w:rsidP="00C51D76">
      <w:pPr>
        <w:pStyle w:val="NormalWeb"/>
        <w:numPr>
          <w:ilvl w:val="1"/>
          <w:numId w:val="202"/>
        </w:numPr>
        <w:rPr>
          <w:rFonts w:eastAsiaTheme="majorEastAsia"/>
          <w:lang w:val="en-GB"/>
        </w:rPr>
      </w:pPr>
      <w:r w:rsidRPr="00C51D76">
        <w:rPr>
          <w:rFonts w:eastAsiaTheme="majorEastAsia"/>
          <w:lang w:val="en-GB"/>
        </w:rPr>
        <w:t>Combines something the user knows (password), has (OTP device), or is (biometrics).</w:t>
      </w:r>
    </w:p>
    <w:p w14:paraId="018DAE8E" w14:textId="77777777" w:rsidR="00C51D76" w:rsidRPr="00C51D76" w:rsidRDefault="00C51D76" w:rsidP="00C51D76">
      <w:pPr>
        <w:pStyle w:val="NormalWeb"/>
        <w:numPr>
          <w:ilvl w:val="1"/>
          <w:numId w:val="202"/>
        </w:numPr>
        <w:rPr>
          <w:rFonts w:eastAsiaTheme="majorEastAsia"/>
          <w:lang w:val="en-GB"/>
        </w:rPr>
      </w:pPr>
      <w:r w:rsidRPr="00C51D76">
        <w:rPr>
          <w:rFonts w:eastAsiaTheme="majorEastAsia"/>
          <w:lang w:val="en-GB"/>
        </w:rPr>
        <w:t>Provides stronger security than passwords alone.</w:t>
      </w:r>
    </w:p>
    <w:p w14:paraId="336E26A6" w14:textId="77777777" w:rsidR="00C51D76" w:rsidRPr="00C51D76" w:rsidRDefault="00C51D76" w:rsidP="00C51D76">
      <w:pPr>
        <w:pStyle w:val="NormalWeb"/>
        <w:numPr>
          <w:ilvl w:val="0"/>
          <w:numId w:val="202"/>
        </w:numPr>
        <w:rPr>
          <w:rFonts w:eastAsiaTheme="majorEastAsia"/>
          <w:lang w:val="en-GB"/>
        </w:rPr>
      </w:pPr>
      <w:r w:rsidRPr="00C51D76">
        <w:rPr>
          <w:rFonts w:eastAsiaTheme="majorEastAsia"/>
          <w:b/>
          <w:bCs/>
          <w:lang w:val="en-GB"/>
        </w:rPr>
        <w:t>Digital Certificates:</w:t>
      </w:r>
    </w:p>
    <w:p w14:paraId="23CD7677" w14:textId="77777777" w:rsidR="00C51D76" w:rsidRPr="00C51D76" w:rsidRDefault="00C51D76" w:rsidP="00C51D76">
      <w:pPr>
        <w:pStyle w:val="NormalWeb"/>
        <w:numPr>
          <w:ilvl w:val="1"/>
          <w:numId w:val="202"/>
        </w:numPr>
        <w:rPr>
          <w:rFonts w:eastAsiaTheme="majorEastAsia"/>
          <w:lang w:val="en-GB"/>
        </w:rPr>
      </w:pPr>
      <w:r w:rsidRPr="00C51D76">
        <w:rPr>
          <w:rFonts w:eastAsiaTheme="majorEastAsia"/>
          <w:lang w:val="en-GB"/>
        </w:rPr>
        <w:t>Used in SSL/TLS protocols to authenticate websites and encrypt web traffic.</w:t>
      </w:r>
    </w:p>
    <w:p w14:paraId="1C466F23" w14:textId="77777777" w:rsidR="00C51D76" w:rsidRPr="00C51D76" w:rsidRDefault="00C51D76" w:rsidP="00C51D76">
      <w:pPr>
        <w:pStyle w:val="NormalWeb"/>
        <w:numPr>
          <w:ilvl w:val="1"/>
          <w:numId w:val="202"/>
        </w:numPr>
        <w:rPr>
          <w:rFonts w:eastAsiaTheme="majorEastAsia"/>
          <w:lang w:val="en-GB"/>
        </w:rPr>
      </w:pPr>
      <w:r w:rsidRPr="00C51D76">
        <w:rPr>
          <w:rFonts w:eastAsiaTheme="majorEastAsia"/>
          <w:lang w:val="en-GB"/>
        </w:rPr>
        <w:t>Issued by Certificate Authorities (CA).</w:t>
      </w:r>
    </w:p>
    <w:p w14:paraId="552260E0" w14:textId="77777777" w:rsidR="00C51D76" w:rsidRPr="00C51D76" w:rsidRDefault="00C51D76" w:rsidP="00C51D76">
      <w:pPr>
        <w:pStyle w:val="NormalWeb"/>
        <w:numPr>
          <w:ilvl w:val="0"/>
          <w:numId w:val="202"/>
        </w:numPr>
        <w:rPr>
          <w:rFonts w:eastAsiaTheme="majorEastAsia"/>
          <w:lang w:val="en-GB"/>
        </w:rPr>
      </w:pPr>
      <w:r w:rsidRPr="00C51D76">
        <w:rPr>
          <w:rFonts w:eastAsiaTheme="majorEastAsia"/>
          <w:b/>
          <w:bCs/>
          <w:lang w:val="en-GB"/>
        </w:rPr>
        <w:t>Biometric Authentication:</w:t>
      </w:r>
    </w:p>
    <w:p w14:paraId="22EB5AB0" w14:textId="77777777" w:rsidR="00C51D76" w:rsidRPr="00C51D76" w:rsidRDefault="00C51D76" w:rsidP="00C51D76">
      <w:pPr>
        <w:pStyle w:val="NormalWeb"/>
        <w:numPr>
          <w:ilvl w:val="1"/>
          <w:numId w:val="202"/>
        </w:numPr>
        <w:rPr>
          <w:rFonts w:eastAsiaTheme="majorEastAsia"/>
          <w:lang w:val="en-GB"/>
        </w:rPr>
      </w:pPr>
      <w:r w:rsidRPr="00C51D76">
        <w:rPr>
          <w:rFonts w:eastAsiaTheme="majorEastAsia"/>
          <w:lang w:val="en-GB"/>
        </w:rPr>
        <w:t>Uses physical traits like fingerprints or facial recognition.</w:t>
      </w:r>
    </w:p>
    <w:p w14:paraId="3A02E3E9" w14:textId="77777777" w:rsidR="00C51D76" w:rsidRPr="00C51D76" w:rsidRDefault="00C51D76" w:rsidP="00C51D76">
      <w:pPr>
        <w:pStyle w:val="NormalWeb"/>
        <w:numPr>
          <w:ilvl w:val="1"/>
          <w:numId w:val="202"/>
        </w:numPr>
        <w:rPr>
          <w:rFonts w:eastAsiaTheme="majorEastAsia"/>
          <w:lang w:val="en-GB"/>
        </w:rPr>
      </w:pPr>
      <w:r w:rsidRPr="00C51D76">
        <w:rPr>
          <w:rFonts w:eastAsiaTheme="majorEastAsia"/>
          <w:lang w:val="en-GB"/>
        </w:rPr>
        <w:t>Provides high security and convenience.</w:t>
      </w:r>
    </w:p>
    <w:p w14:paraId="1BEE308C" w14:textId="77777777" w:rsidR="00C51D76" w:rsidRPr="00C51D76" w:rsidRDefault="00000000" w:rsidP="00C51D76">
      <w:pPr>
        <w:pStyle w:val="NormalWeb"/>
        <w:rPr>
          <w:rFonts w:eastAsiaTheme="majorEastAsia"/>
          <w:lang w:val="en-GB"/>
        </w:rPr>
      </w:pPr>
      <w:r>
        <w:rPr>
          <w:rFonts w:eastAsiaTheme="majorEastAsia"/>
          <w:lang w:val="en-GB"/>
        </w:rPr>
        <w:pict w14:anchorId="20EF78C5">
          <v:rect id="_x0000_i1097" style="width:0;height:1.5pt" o:hralign="center" o:hrstd="t" o:hr="t" fillcolor="#a0a0a0" stroked="f"/>
        </w:pict>
      </w:r>
    </w:p>
    <w:p w14:paraId="1BC9289A" w14:textId="77777777" w:rsidR="00C51D76" w:rsidRPr="00C51D76" w:rsidRDefault="00C51D76" w:rsidP="00C51D76">
      <w:pPr>
        <w:pStyle w:val="NormalWeb"/>
        <w:rPr>
          <w:rFonts w:eastAsiaTheme="majorEastAsia"/>
          <w:b/>
          <w:bCs/>
          <w:lang w:val="en-GB"/>
        </w:rPr>
      </w:pPr>
      <w:r w:rsidRPr="00C51D76">
        <w:rPr>
          <w:rFonts w:eastAsiaTheme="majorEastAsia"/>
          <w:b/>
          <w:bCs/>
          <w:lang w:val="en-GB"/>
        </w:rPr>
        <w:t>Contribution to Security Principles:</w:t>
      </w:r>
    </w:p>
    <w:p w14:paraId="0F276933" w14:textId="77777777" w:rsidR="00C51D76" w:rsidRPr="00C51D76" w:rsidRDefault="00C51D76" w:rsidP="00C51D76">
      <w:pPr>
        <w:pStyle w:val="NormalWeb"/>
        <w:numPr>
          <w:ilvl w:val="0"/>
          <w:numId w:val="203"/>
        </w:numPr>
        <w:rPr>
          <w:rFonts w:eastAsiaTheme="majorEastAsia"/>
          <w:lang w:val="en-GB"/>
        </w:rPr>
      </w:pPr>
      <w:r w:rsidRPr="00C51D76">
        <w:rPr>
          <w:rFonts w:eastAsiaTheme="majorEastAsia"/>
          <w:b/>
          <w:bCs/>
          <w:lang w:val="en-GB"/>
        </w:rPr>
        <w:t>Confidentiality:</w:t>
      </w:r>
    </w:p>
    <w:p w14:paraId="75FB876A" w14:textId="77777777" w:rsidR="00C51D76" w:rsidRPr="00C51D76" w:rsidRDefault="00C51D76" w:rsidP="00C51D76">
      <w:pPr>
        <w:pStyle w:val="NormalWeb"/>
        <w:numPr>
          <w:ilvl w:val="1"/>
          <w:numId w:val="203"/>
        </w:numPr>
        <w:rPr>
          <w:rFonts w:eastAsiaTheme="majorEastAsia"/>
          <w:lang w:val="en-GB"/>
        </w:rPr>
      </w:pPr>
      <w:r w:rsidRPr="00C51D76">
        <w:rPr>
          <w:rFonts w:eastAsiaTheme="majorEastAsia"/>
          <w:lang w:val="en-GB"/>
        </w:rPr>
        <w:t>Achieved through encryption, ensuring that only authorized parties can read the transmitted data.</w:t>
      </w:r>
    </w:p>
    <w:p w14:paraId="4D86EF0F" w14:textId="77777777" w:rsidR="00C51D76" w:rsidRPr="00C51D76" w:rsidRDefault="00C51D76" w:rsidP="00C51D76">
      <w:pPr>
        <w:pStyle w:val="NormalWeb"/>
        <w:numPr>
          <w:ilvl w:val="0"/>
          <w:numId w:val="203"/>
        </w:numPr>
        <w:rPr>
          <w:rFonts w:eastAsiaTheme="majorEastAsia"/>
          <w:lang w:val="en-GB"/>
        </w:rPr>
      </w:pPr>
      <w:r w:rsidRPr="00C51D76">
        <w:rPr>
          <w:rFonts w:eastAsiaTheme="majorEastAsia"/>
          <w:b/>
          <w:bCs/>
          <w:lang w:val="en-GB"/>
        </w:rPr>
        <w:t>Integrity:</w:t>
      </w:r>
    </w:p>
    <w:p w14:paraId="4C8DEE89" w14:textId="77777777" w:rsidR="00C51D76" w:rsidRPr="00C51D76" w:rsidRDefault="00C51D76" w:rsidP="00C51D76">
      <w:pPr>
        <w:pStyle w:val="NormalWeb"/>
        <w:numPr>
          <w:ilvl w:val="1"/>
          <w:numId w:val="203"/>
        </w:numPr>
        <w:rPr>
          <w:rFonts w:eastAsiaTheme="majorEastAsia"/>
          <w:lang w:val="en-GB"/>
        </w:rPr>
      </w:pPr>
      <w:r w:rsidRPr="00C51D76">
        <w:rPr>
          <w:rFonts w:eastAsiaTheme="majorEastAsia"/>
          <w:lang w:val="en-GB"/>
        </w:rPr>
        <w:t>Maintained through hashing and digital signatures, which detect if the data has been altered during transmission.</w:t>
      </w:r>
    </w:p>
    <w:p w14:paraId="7C04E0AC" w14:textId="77777777" w:rsidR="00C51D76" w:rsidRPr="00C51D76" w:rsidRDefault="00C51D76" w:rsidP="00C51D76">
      <w:pPr>
        <w:pStyle w:val="NormalWeb"/>
        <w:numPr>
          <w:ilvl w:val="0"/>
          <w:numId w:val="203"/>
        </w:numPr>
        <w:rPr>
          <w:rFonts w:eastAsiaTheme="majorEastAsia"/>
          <w:lang w:val="en-GB"/>
        </w:rPr>
      </w:pPr>
      <w:r w:rsidRPr="00C51D76">
        <w:rPr>
          <w:rFonts w:eastAsiaTheme="majorEastAsia"/>
          <w:b/>
          <w:bCs/>
          <w:lang w:val="en-GB"/>
        </w:rPr>
        <w:t>Authenticity:</w:t>
      </w:r>
    </w:p>
    <w:p w14:paraId="622C1DB2" w14:textId="77777777" w:rsidR="00C51D76" w:rsidRPr="00C51D76" w:rsidRDefault="00C51D76" w:rsidP="00C51D76">
      <w:pPr>
        <w:pStyle w:val="NormalWeb"/>
        <w:numPr>
          <w:ilvl w:val="1"/>
          <w:numId w:val="203"/>
        </w:numPr>
        <w:rPr>
          <w:rFonts w:eastAsiaTheme="majorEastAsia"/>
          <w:lang w:val="en-GB"/>
        </w:rPr>
      </w:pPr>
      <w:r w:rsidRPr="00C51D76">
        <w:rPr>
          <w:rFonts w:eastAsiaTheme="majorEastAsia"/>
          <w:lang w:val="en-GB"/>
        </w:rPr>
        <w:t>Ensured through authentication mechanisms such as certificates or multi-factor authentication.</w:t>
      </w:r>
    </w:p>
    <w:p w14:paraId="517C0F34" w14:textId="77777777" w:rsidR="00C51D76" w:rsidRPr="00C51D76" w:rsidRDefault="00000000" w:rsidP="00C51D76">
      <w:pPr>
        <w:pStyle w:val="NormalWeb"/>
        <w:rPr>
          <w:rFonts w:eastAsiaTheme="majorEastAsia"/>
          <w:lang w:val="en-GB"/>
        </w:rPr>
      </w:pPr>
      <w:r>
        <w:rPr>
          <w:rFonts w:eastAsiaTheme="majorEastAsia"/>
          <w:lang w:val="en-GB"/>
        </w:rPr>
        <w:pict w14:anchorId="1DF8E3DA">
          <v:rect id="_x0000_i1098" style="width:0;height:1.5pt" o:hralign="center" o:hrstd="t" o:hr="t" fillcolor="#a0a0a0" stroked="f"/>
        </w:pict>
      </w:r>
    </w:p>
    <w:p w14:paraId="1F601A0E" w14:textId="77777777" w:rsidR="00C51D76" w:rsidRPr="00C51D76" w:rsidRDefault="00C51D76" w:rsidP="00C51D76">
      <w:pPr>
        <w:pStyle w:val="NormalWeb"/>
        <w:rPr>
          <w:rFonts w:eastAsiaTheme="majorEastAsia"/>
          <w:b/>
          <w:bCs/>
          <w:lang w:val="en-GB"/>
        </w:rPr>
      </w:pPr>
      <w:r w:rsidRPr="00C51D76">
        <w:rPr>
          <w:rFonts w:eastAsiaTheme="majorEastAsia"/>
          <w:b/>
          <w:bCs/>
          <w:lang w:val="en-GB"/>
        </w:rPr>
        <w:t>Example in Use:</w:t>
      </w:r>
    </w:p>
    <w:p w14:paraId="44D44E99" w14:textId="77777777" w:rsidR="00C51D76" w:rsidRPr="00C51D76" w:rsidRDefault="00C51D76" w:rsidP="00C51D76">
      <w:pPr>
        <w:pStyle w:val="NormalWeb"/>
        <w:rPr>
          <w:rFonts w:eastAsiaTheme="majorEastAsia"/>
          <w:lang w:val="en-GB"/>
        </w:rPr>
      </w:pPr>
      <w:r w:rsidRPr="00C51D76">
        <w:rPr>
          <w:rFonts w:eastAsiaTheme="majorEastAsia"/>
          <w:lang w:val="en-GB"/>
        </w:rPr>
        <w:t>When a user logs into a banking website:</w:t>
      </w:r>
    </w:p>
    <w:p w14:paraId="1FD81050" w14:textId="77777777" w:rsidR="00C51D76" w:rsidRPr="00C51D76" w:rsidRDefault="00C51D76" w:rsidP="00C51D76">
      <w:pPr>
        <w:pStyle w:val="NormalWeb"/>
        <w:numPr>
          <w:ilvl w:val="0"/>
          <w:numId w:val="204"/>
        </w:numPr>
        <w:rPr>
          <w:rFonts w:eastAsiaTheme="majorEastAsia"/>
          <w:lang w:val="en-GB"/>
        </w:rPr>
      </w:pPr>
      <w:r w:rsidRPr="00C51D76">
        <w:rPr>
          <w:rFonts w:eastAsiaTheme="majorEastAsia"/>
          <w:lang w:val="en-GB"/>
        </w:rPr>
        <w:lastRenderedPageBreak/>
        <w:t xml:space="preserve">The </w:t>
      </w:r>
      <w:r w:rsidRPr="00C51D76">
        <w:rPr>
          <w:rFonts w:eastAsiaTheme="majorEastAsia"/>
          <w:b/>
          <w:bCs/>
          <w:lang w:val="en-GB"/>
        </w:rPr>
        <w:t>SSL/TLS</w:t>
      </w:r>
      <w:r w:rsidRPr="00C51D76">
        <w:rPr>
          <w:rFonts w:eastAsiaTheme="majorEastAsia"/>
          <w:lang w:val="en-GB"/>
        </w:rPr>
        <w:t xml:space="preserve"> protocol encrypts the data between the browser and server (confidentiality).</w:t>
      </w:r>
    </w:p>
    <w:p w14:paraId="3EF6808A" w14:textId="77777777" w:rsidR="00C51D76" w:rsidRPr="00C51D76" w:rsidRDefault="00C51D76" w:rsidP="00C51D76">
      <w:pPr>
        <w:pStyle w:val="NormalWeb"/>
        <w:numPr>
          <w:ilvl w:val="0"/>
          <w:numId w:val="204"/>
        </w:numPr>
        <w:rPr>
          <w:rFonts w:eastAsiaTheme="majorEastAsia"/>
          <w:lang w:val="en-GB"/>
        </w:rPr>
      </w:pPr>
      <w:r w:rsidRPr="00C51D76">
        <w:rPr>
          <w:rFonts w:eastAsiaTheme="majorEastAsia"/>
          <w:lang w:val="en-GB"/>
        </w:rPr>
        <w:t xml:space="preserve">The website presents a </w:t>
      </w:r>
      <w:r w:rsidRPr="00C51D76">
        <w:rPr>
          <w:rFonts w:eastAsiaTheme="majorEastAsia"/>
          <w:b/>
          <w:bCs/>
          <w:lang w:val="en-GB"/>
        </w:rPr>
        <w:t>digital certificate</w:t>
      </w:r>
      <w:r w:rsidRPr="00C51D76">
        <w:rPr>
          <w:rFonts w:eastAsiaTheme="majorEastAsia"/>
          <w:lang w:val="en-GB"/>
        </w:rPr>
        <w:t xml:space="preserve"> to prove its identity (authentication).</w:t>
      </w:r>
    </w:p>
    <w:p w14:paraId="11ADFFCF" w14:textId="77777777" w:rsidR="00C51D76" w:rsidRPr="00C51D76" w:rsidRDefault="00C51D76" w:rsidP="00C51D76">
      <w:pPr>
        <w:pStyle w:val="NormalWeb"/>
        <w:numPr>
          <w:ilvl w:val="0"/>
          <w:numId w:val="204"/>
        </w:numPr>
        <w:rPr>
          <w:rFonts w:eastAsiaTheme="majorEastAsia"/>
          <w:lang w:val="en-GB"/>
        </w:rPr>
      </w:pPr>
      <w:r w:rsidRPr="00C51D76">
        <w:rPr>
          <w:rFonts w:eastAsiaTheme="majorEastAsia"/>
          <w:b/>
          <w:bCs/>
          <w:lang w:val="en-GB"/>
        </w:rPr>
        <w:t>Hashing algorithms</w:t>
      </w:r>
      <w:r w:rsidRPr="00C51D76">
        <w:rPr>
          <w:rFonts w:eastAsiaTheme="majorEastAsia"/>
          <w:lang w:val="en-GB"/>
        </w:rPr>
        <w:t xml:space="preserve"> verify the integrity of data during transmission.</w:t>
      </w:r>
    </w:p>
    <w:p w14:paraId="55988513" w14:textId="6FC7A3C2" w:rsidR="5B0ABB7A" w:rsidRPr="00C51D76" w:rsidRDefault="5B0ABB7A" w:rsidP="00C51D76">
      <w:pPr>
        <w:pStyle w:val="NormalWeb"/>
        <w:rPr>
          <w:rStyle w:val="Strong"/>
          <w:rFonts w:eastAsiaTheme="majorEastAsia"/>
          <w:b w:val="0"/>
          <w:bCs w:val="0"/>
          <w:lang w:val="en-GB"/>
        </w:rPr>
      </w:pPr>
    </w:p>
    <w:p w14:paraId="50411327" w14:textId="6BFEDE2F" w:rsidR="008F2F0C" w:rsidRDefault="008F2F0C" w:rsidP="002E5D0A">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t xml:space="preserve">Discuss security best practices for servers and networks. Include topics such as access control, patch management, and monitoring. Provide examples of how these practices mitigate security risks. </w:t>
      </w:r>
    </w:p>
    <w:p w14:paraId="222A47C3" w14:textId="77777777" w:rsidR="000E7DB6" w:rsidRPr="000E7DB6" w:rsidRDefault="000E7DB6" w:rsidP="000E7DB6">
      <w:pPr>
        <w:pStyle w:val="NormalWeb"/>
        <w:rPr>
          <w:rFonts w:eastAsiaTheme="majorEastAsia"/>
          <w:lang w:val="en-GB"/>
        </w:rPr>
      </w:pPr>
      <w:r w:rsidRPr="000E7DB6">
        <w:rPr>
          <w:rFonts w:eastAsiaTheme="majorEastAsia"/>
          <w:b/>
          <w:bCs/>
          <w:lang w:val="en-GB"/>
        </w:rPr>
        <w:t>Answer:</w:t>
      </w:r>
    </w:p>
    <w:p w14:paraId="4B0FCF24" w14:textId="77777777" w:rsidR="000E7DB6" w:rsidRPr="000E7DB6" w:rsidRDefault="000E7DB6" w:rsidP="000E7DB6">
      <w:pPr>
        <w:pStyle w:val="NormalWeb"/>
        <w:rPr>
          <w:rFonts w:eastAsiaTheme="majorEastAsia"/>
          <w:lang w:val="en-GB"/>
        </w:rPr>
      </w:pPr>
      <w:r w:rsidRPr="000E7DB6">
        <w:rPr>
          <w:rFonts w:eastAsiaTheme="majorEastAsia"/>
          <w:b/>
          <w:bCs/>
          <w:lang w:val="en-GB"/>
        </w:rPr>
        <w:t>Definition:</w:t>
      </w:r>
      <w:r w:rsidRPr="000E7DB6">
        <w:rPr>
          <w:rFonts w:eastAsiaTheme="majorEastAsia"/>
          <w:lang w:val="en-GB"/>
        </w:rPr>
        <w:br/>
        <w:t>Security best practices are standardized guidelines and procedures followed to protect servers and networks from unauthorized access, data breaches, and other security threats. These practices ensure the confidentiality, integrity, and availability of systems and data.</w:t>
      </w:r>
    </w:p>
    <w:p w14:paraId="388A86F9" w14:textId="77777777" w:rsidR="000E7DB6" w:rsidRPr="000E7DB6" w:rsidRDefault="00000000" w:rsidP="000E7DB6">
      <w:pPr>
        <w:pStyle w:val="NormalWeb"/>
        <w:rPr>
          <w:rFonts w:eastAsiaTheme="majorEastAsia"/>
          <w:lang w:val="en-GB"/>
        </w:rPr>
      </w:pPr>
      <w:r>
        <w:rPr>
          <w:rFonts w:eastAsiaTheme="majorEastAsia"/>
          <w:lang w:val="en-GB"/>
        </w:rPr>
        <w:pict w14:anchorId="55B20C47">
          <v:rect id="_x0000_i1099" style="width:0;height:1.5pt" o:hralign="center" o:hrstd="t" o:hr="t" fillcolor="#a0a0a0" stroked="f"/>
        </w:pict>
      </w:r>
    </w:p>
    <w:p w14:paraId="3568D1B4" w14:textId="77777777" w:rsidR="000E7DB6" w:rsidRPr="000E7DB6" w:rsidRDefault="000E7DB6" w:rsidP="000E7DB6">
      <w:pPr>
        <w:pStyle w:val="NormalWeb"/>
        <w:rPr>
          <w:rFonts w:eastAsiaTheme="majorEastAsia"/>
          <w:b/>
          <w:bCs/>
          <w:lang w:val="en-GB"/>
        </w:rPr>
      </w:pPr>
      <w:r w:rsidRPr="000E7DB6">
        <w:rPr>
          <w:rFonts w:eastAsiaTheme="majorEastAsia"/>
          <w:b/>
          <w:bCs/>
          <w:lang w:val="en-GB"/>
        </w:rPr>
        <w:t>Key Security Best Practices:</w:t>
      </w:r>
    </w:p>
    <w:p w14:paraId="1141B8AA" w14:textId="77777777" w:rsidR="000E7DB6" w:rsidRPr="000E7DB6" w:rsidRDefault="000E7DB6" w:rsidP="000E7DB6">
      <w:pPr>
        <w:pStyle w:val="NormalWeb"/>
        <w:rPr>
          <w:rFonts w:eastAsiaTheme="majorEastAsia"/>
          <w:b/>
          <w:bCs/>
          <w:lang w:val="en-GB"/>
        </w:rPr>
      </w:pPr>
      <w:r w:rsidRPr="000E7DB6">
        <w:rPr>
          <w:rFonts w:eastAsiaTheme="majorEastAsia"/>
          <w:b/>
          <w:bCs/>
          <w:lang w:val="en-GB"/>
        </w:rPr>
        <w:t>1. Access Control:</w:t>
      </w:r>
    </w:p>
    <w:p w14:paraId="2156162B" w14:textId="77777777" w:rsidR="000E7DB6" w:rsidRPr="000E7DB6" w:rsidRDefault="000E7DB6" w:rsidP="000E7DB6">
      <w:pPr>
        <w:pStyle w:val="NormalWeb"/>
        <w:numPr>
          <w:ilvl w:val="0"/>
          <w:numId w:val="205"/>
        </w:numPr>
        <w:rPr>
          <w:rFonts w:eastAsiaTheme="majorEastAsia"/>
          <w:lang w:val="en-GB"/>
        </w:rPr>
      </w:pPr>
      <w:r w:rsidRPr="000E7DB6">
        <w:rPr>
          <w:rFonts w:eastAsiaTheme="majorEastAsia"/>
          <w:lang w:val="en-GB"/>
        </w:rPr>
        <w:t>Ensures that only authorized users can access systems or data.</w:t>
      </w:r>
    </w:p>
    <w:p w14:paraId="7E9D433D" w14:textId="77777777" w:rsidR="000E7DB6" w:rsidRPr="000E7DB6" w:rsidRDefault="000E7DB6" w:rsidP="000E7DB6">
      <w:pPr>
        <w:pStyle w:val="NormalWeb"/>
        <w:numPr>
          <w:ilvl w:val="0"/>
          <w:numId w:val="205"/>
        </w:numPr>
        <w:rPr>
          <w:rFonts w:eastAsiaTheme="majorEastAsia"/>
          <w:lang w:val="en-GB"/>
        </w:rPr>
      </w:pPr>
      <w:r w:rsidRPr="000E7DB6">
        <w:rPr>
          <w:rFonts w:eastAsiaTheme="majorEastAsia"/>
          <w:lang w:val="en-GB"/>
        </w:rPr>
        <w:t>Implemented through Role-Based Access Control (RBAC), strong password policies, and the principle of least privilege.</w:t>
      </w:r>
    </w:p>
    <w:p w14:paraId="72297045" w14:textId="77777777" w:rsidR="000E7DB6" w:rsidRPr="000E7DB6" w:rsidRDefault="000E7DB6" w:rsidP="000E7DB6">
      <w:pPr>
        <w:pStyle w:val="NormalWeb"/>
        <w:numPr>
          <w:ilvl w:val="0"/>
          <w:numId w:val="205"/>
        </w:numPr>
        <w:rPr>
          <w:rFonts w:eastAsiaTheme="majorEastAsia"/>
          <w:lang w:val="en-GB"/>
        </w:rPr>
      </w:pPr>
      <w:r w:rsidRPr="000E7DB6">
        <w:rPr>
          <w:rFonts w:eastAsiaTheme="majorEastAsia"/>
          <w:i/>
          <w:iCs/>
          <w:lang w:val="en-GB"/>
        </w:rPr>
        <w:t>Example:</w:t>
      </w:r>
      <w:r w:rsidRPr="000E7DB6">
        <w:rPr>
          <w:rFonts w:eastAsiaTheme="majorEastAsia"/>
          <w:lang w:val="en-GB"/>
        </w:rPr>
        <w:t xml:space="preserve"> A database administrator has access to the database server, but not to web servers or finance systems.</w:t>
      </w:r>
    </w:p>
    <w:p w14:paraId="3AC503AC" w14:textId="77777777" w:rsidR="000E7DB6" w:rsidRPr="000E7DB6" w:rsidRDefault="000E7DB6" w:rsidP="000E7DB6">
      <w:pPr>
        <w:pStyle w:val="NormalWeb"/>
        <w:rPr>
          <w:rFonts w:eastAsiaTheme="majorEastAsia"/>
          <w:b/>
          <w:bCs/>
          <w:lang w:val="en-GB"/>
        </w:rPr>
      </w:pPr>
      <w:r w:rsidRPr="000E7DB6">
        <w:rPr>
          <w:rFonts w:eastAsiaTheme="majorEastAsia"/>
          <w:b/>
          <w:bCs/>
          <w:lang w:val="en-GB"/>
        </w:rPr>
        <w:t>2. Patch Management:</w:t>
      </w:r>
    </w:p>
    <w:p w14:paraId="332ABA06" w14:textId="77777777" w:rsidR="000E7DB6" w:rsidRPr="000E7DB6" w:rsidRDefault="000E7DB6" w:rsidP="000E7DB6">
      <w:pPr>
        <w:pStyle w:val="NormalWeb"/>
        <w:numPr>
          <w:ilvl w:val="0"/>
          <w:numId w:val="206"/>
        </w:numPr>
        <w:rPr>
          <w:rFonts w:eastAsiaTheme="majorEastAsia"/>
          <w:lang w:val="en-GB"/>
        </w:rPr>
      </w:pPr>
      <w:r w:rsidRPr="000E7DB6">
        <w:rPr>
          <w:rFonts w:eastAsiaTheme="majorEastAsia"/>
          <w:lang w:val="en-GB"/>
        </w:rPr>
        <w:t>Involves regularly updating software and operating systems to fix vulnerabilities.</w:t>
      </w:r>
    </w:p>
    <w:p w14:paraId="092F382C" w14:textId="77777777" w:rsidR="000E7DB6" w:rsidRPr="000E7DB6" w:rsidRDefault="000E7DB6" w:rsidP="000E7DB6">
      <w:pPr>
        <w:pStyle w:val="NormalWeb"/>
        <w:numPr>
          <w:ilvl w:val="0"/>
          <w:numId w:val="206"/>
        </w:numPr>
        <w:rPr>
          <w:rFonts w:eastAsiaTheme="majorEastAsia"/>
          <w:lang w:val="en-GB"/>
        </w:rPr>
      </w:pPr>
      <w:r w:rsidRPr="000E7DB6">
        <w:rPr>
          <w:rFonts w:eastAsiaTheme="majorEastAsia"/>
          <w:lang w:val="en-GB"/>
        </w:rPr>
        <w:t>Prevents exploitation of known security flaws.</w:t>
      </w:r>
    </w:p>
    <w:p w14:paraId="738AA81A" w14:textId="77777777" w:rsidR="000E7DB6" w:rsidRPr="000E7DB6" w:rsidRDefault="000E7DB6" w:rsidP="000E7DB6">
      <w:pPr>
        <w:pStyle w:val="NormalWeb"/>
        <w:numPr>
          <w:ilvl w:val="0"/>
          <w:numId w:val="206"/>
        </w:numPr>
        <w:rPr>
          <w:rFonts w:eastAsiaTheme="majorEastAsia"/>
          <w:lang w:val="en-GB"/>
        </w:rPr>
      </w:pPr>
      <w:r w:rsidRPr="000E7DB6">
        <w:rPr>
          <w:rFonts w:eastAsiaTheme="majorEastAsia"/>
          <w:i/>
          <w:iCs/>
          <w:lang w:val="en-GB"/>
        </w:rPr>
        <w:t>Example:</w:t>
      </w:r>
      <w:r w:rsidRPr="000E7DB6">
        <w:rPr>
          <w:rFonts w:eastAsiaTheme="majorEastAsia"/>
          <w:lang w:val="en-GB"/>
        </w:rPr>
        <w:t xml:space="preserve"> Applying security patches to a web server (e.g., Apache or IIS) to fix remote code execution vulnerabilities.</w:t>
      </w:r>
    </w:p>
    <w:p w14:paraId="295FEF86" w14:textId="77777777" w:rsidR="000E7DB6" w:rsidRPr="000E7DB6" w:rsidRDefault="000E7DB6" w:rsidP="000E7DB6">
      <w:pPr>
        <w:pStyle w:val="NormalWeb"/>
        <w:rPr>
          <w:rFonts w:eastAsiaTheme="majorEastAsia"/>
          <w:b/>
          <w:bCs/>
          <w:lang w:val="en-GB"/>
        </w:rPr>
      </w:pPr>
      <w:r w:rsidRPr="000E7DB6">
        <w:rPr>
          <w:rFonts w:eastAsiaTheme="majorEastAsia"/>
          <w:b/>
          <w:bCs/>
          <w:lang w:val="en-GB"/>
        </w:rPr>
        <w:t>3. System and Network Monitoring:</w:t>
      </w:r>
    </w:p>
    <w:p w14:paraId="6074A7BE" w14:textId="77777777" w:rsidR="000E7DB6" w:rsidRPr="000E7DB6" w:rsidRDefault="000E7DB6" w:rsidP="000E7DB6">
      <w:pPr>
        <w:pStyle w:val="NormalWeb"/>
        <w:numPr>
          <w:ilvl w:val="0"/>
          <w:numId w:val="207"/>
        </w:numPr>
        <w:rPr>
          <w:rFonts w:eastAsiaTheme="majorEastAsia"/>
          <w:lang w:val="en-GB"/>
        </w:rPr>
      </w:pPr>
      <w:r w:rsidRPr="000E7DB6">
        <w:rPr>
          <w:rFonts w:eastAsiaTheme="majorEastAsia"/>
          <w:lang w:val="en-GB"/>
        </w:rPr>
        <w:t>Continuous observation of server and network activity to detect anomalies or unauthorized access.</w:t>
      </w:r>
    </w:p>
    <w:p w14:paraId="76540979" w14:textId="77777777" w:rsidR="000E7DB6" w:rsidRPr="000E7DB6" w:rsidRDefault="000E7DB6" w:rsidP="000E7DB6">
      <w:pPr>
        <w:pStyle w:val="NormalWeb"/>
        <w:numPr>
          <w:ilvl w:val="0"/>
          <w:numId w:val="207"/>
        </w:numPr>
        <w:rPr>
          <w:rFonts w:eastAsiaTheme="majorEastAsia"/>
          <w:lang w:val="en-GB"/>
        </w:rPr>
      </w:pPr>
      <w:r w:rsidRPr="000E7DB6">
        <w:rPr>
          <w:rFonts w:eastAsiaTheme="majorEastAsia"/>
          <w:lang w:val="en-GB"/>
        </w:rPr>
        <w:t>Uses tools like Intrusion Detection Systems (IDS), SIEM (Security Information and Event Management), and log analysis.</w:t>
      </w:r>
    </w:p>
    <w:p w14:paraId="10FC64EA" w14:textId="77777777" w:rsidR="000E7DB6" w:rsidRPr="000E7DB6" w:rsidRDefault="000E7DB6" w:rsidP="000E7DB6">
      <w:pPr>
        <w:pStyle w:val="NormalWeb"/>
        <w:numPr>
          <w:ilvl w:val="0"/>
          <w:numId w:val="207"/>
        </w:numPr>
        <w:rPr>
          <w:rFonts w:eastAsiaTheme="majorEastAsia"/>
          <w:lang w:val="en-GB"/>
        </w:rPr>
      </w:pPr>
      <w:r w:rsidRPr="000E7DB6">
        <w:rPr>
          <w:rFonts w:eastAsiaTheme="majorEastAsia"/>
          <w:i/>
          <w:iCs/>
          <w:lang w:val="en-GB"/>
        </w:rPr>
        <w:t>Example:</w:t>
      </w:r>
      <w:r w:rsidRPr="000E7DB6">
        <w:rPr>
          <w:rFonts w:eastAsiaTheme="majorEastAsia"/>
          <w:lang w:val="en-GB"/>
        </w:rPr>
        <w:t xml:space="preserve"> Monitoring failed login attempts can help detect brute-force attacks.</w:t>
      </w:r>
    </w:p>
    <w:p w14:paraId="3DB82586" w14:textId="77777777" w:rsidR="000E7DB6" w:rsidRPr="000E7DB6" w:rsidRDefault="000E7DB6" w:rsidP="000E7DB6">
      <w:pPr>
        <w:pStyle w:val="NormalWeb"/>
        <w:rPr>
          <w:rFonts w:eastAsiaTheme="majorEastAsia"/>
          <w:b/>
          <w:bCs/>
          <w:lang w:val="en-GB"/>
        </w:rPr>
      </w:pPr>
      <w:r w:rsidRPr="000E7DB6">
        <w:rPr>
          <w:rFonts w:eastAsiaTheme="majorEastAsia"/>
          <w:b/>
          <w:bCs/>
          <w:lang w:val="en-GB"/>
        </w:rPr>
        <w:t>4. Firewall Configuration:</w:t>
      </w:r>
    </w:p>
    <w:p w14:paraId="5C844837" w14:textId="77777777" w:rsidR="000E7DB6" w:rsidRPr="000E7DB6" w:rsidRDefault="000E7DB6" w:rsidP="000E7DB6">
      <w:pPr>
        <w:pStyle w:val="NormalWeb"/>
        <w:numPr>
          <w:ilvl w:val="0"/>
          <w:numId w:val="208"/>
        </w:numPr>
        <w:rPr>
          <w:rFonts w:eastAsiaTheme="majorEastAsia"/>
          <w:lang w:val="en-GB"/>
        </w:rPr>
      </w:pPr>
      <w:r w:rsidRPr="000E7DB6">
        <w:rPr>
          <w:rFonts w:eastAsiaTheme="majorEastAsia"/>
          <w:lang w:val="en-GB"/>
        </w:rPr>
        <w:lastRenderedPageBreak/>
        <w:t>Controls incoming and outgoing network traffic based on predefined security rules.</w:t>
      </w:r>
    </w:p>
    <w:p w14:paraId="59D34B35" w14:textId="77777777" w:rsidR="000E7DB6" w:rsidRPr="000E7DB6" w:rsidRDefault="000E7DB6" w:rsidP="000E7DB6">
      <w:pPr>
        <w:pStyle w:val="NormalWeb"/>
        <w:numPr>
          <w:ilvl w:val="0"/>
          <w:numId w:val="208"/>
        </w:numPr>
        <w:rPr>
          <w:rFonts w:eastAsiaTheme="majorEastAsia"/>
          <w:lang w:val="en-GB"/>
        </w:rPr>
      </w:pPr>
      <w:r w:rsidRPr="000E7DB6">
        <w:rPr>
          <w:rFonts w:eastAsiaTheme="majorEastAsia"/>
          <w:i/>
          <w:iCs/>
          <w:lang w:val="en-GB"/>
        </w:rPr>
        <w:t>Example:</w:t>
      </w:r>
      <w:r w:rsidRPr="000E7DB6">
        <w:rPr>
          <w:rFonts w:eastAsiaTheme="majorEastAsia"/>
          <w:lang w:val="en-GB"/>
        </w:rPr>
        <w:t xml:space="preserve"> Blocking all ports except necessary ones like HTTP (port 80) and HTTPS (port 443).</w:t>
      </w:r>
    </w:p>
    <w:p w14:paraId="19F9194E" w14:textId="77777777" w:rsidR="000E7DB6" w:rsidRPr="000E7DB6" w:rsidRDefault="000E7DB6" w:rsidP="000E7DB6">
      <w:pPr>
        <w:pStyle w:val="NormalWeb"/>
        <w:rPr>
          <w:rFonts w:eastAsiaTheme="majorEastAsia"/>
          <w:b/>
          <w:bCs/>
          <w:lang w:val="en-GB"/>
        </w:rPr>
      </w:pPr>
      <w:r w:rsidRPr="000E7DB6">
        <w:rPr>
          <w:rFonts w:eastAsiaTheme="majorEastAsia"/>
          <w:b/>
          <w:bCs/>
          <w:lang w:val="en-GB"/>
        </w:rPr>
        <w:t>5. Antivirus and Anti-malware Protection:</w:t>
      </w:r>
    </w:p>
    <w:p w14:paraId="044C9224" w14:textId="77777777" w:rsidR="000E7DB6" w:rsidRPr="000E7DB6" w:rsidRDefault="000E7DB6" w:rsidP="000E7DB6">
      <w:pPr>
        <w:pStyle w:val="NormalWeb"/>
        <w:numPr>
          <w:ilvl w:val="0"/>
          <w:numId w:val="209"/>
        </w:numPr>
        <w:rPr>
          <w:rFonts w:eastAsiaTheme="majorEastAsia"/>
          <w:lang w:val="en-GB"/>
        </w:rPr>
      </w:pPr>
      <w:r w:rsidRPr="000E7DB6">
        <w:rPr>
          <w:rFonts w:eastAsiaTheme="majorEastAsia"/>
          <w:lang w:val="en-GB"/>
        </w:rPr>
        <w:t>Prevents, detects, and removes malicious software.</w:t>
      </w:r>
    </w:p>
    <w:p w14:paraId="088F2987" w14:textId="77777777" w:rsidR="000E7DB6" w:rsidRPr="000E7DB6" w:rsidRDefault="000E7DB6" w:rsidP="000E7DB6">
      <w:pPr>
        <w:pStyle w:val="NormalWeb"/>
        <w:numPr>
          <w:ilvl w:val="0"/>
          <w:numId w:val="209"/>
        </w:numPr>
        <w:rPr>
          <w:rFonts w:eastAsiaTheme="majorEastAsia"/>
          <w:lang w:val="en-GB"/>
        </w:rPr>
      </w:pPr>
      <w:r w:rsidRPr="000E7DB6">
        <w:rPr>
          <w:rFonts w:eastAsiaTheme="majorEastAsia"/>
          <w:lang w:val="en-GB"/>
        </w:rPr>
        <w:t>Regular updates are essential to counter new threats.</w:t>
      </w:r>
    </w:p>
    <w:p w14:paraId="7738C73A" w14:textId="77777777" w:rsidR="000E7DB6" w:rsidRPr="000E7DB6" w:rsidRDefault="000E7DB6" w:rsidP="000E7DB6">
      <w:pPr>
        <w:pStyle w:val="NormalWeb"/>
        <w:rPr>
          <w:rFonts w:eastAsiaTheme="majorEastAsia"/>
          <w:b/>
          <w:bCs/>
          <w:lang w:val="en-GB"/>
        </w:rPr>
      </w:pPr>
      <w:r w:rsidRPr="000E7DB6">
        <w:rPr>
          <w:rFonts w:eastAsiaTheme="majorEastAsia"/>
          <w:b/>
          <w:bCs/>
          <w:lang w:val="en-GB"/>
        </w:rPr>
        <w:t>6. Data Backup and Recovery Plans:</w:t>
      </w:r>
    </w:p>
    <w:p w14:paraId="583FFC32" w14:textId="77777777" w:rsidR="000E7DB6" w:rsidRPr="000E7DB6" w:rsidRDefault="000E7DB6" w:rsidP="000E7DB6">
      <w:pPr>
        <w:pStyle w:val="NormalWeb"/>
        <w:numPr>
          <w:ilvl w:val="0"/>
          <w:numId w:val="210"/>
        </w:numPr>
        <w:rPr>
          <w:rFonts w:eastAsiaTheme="majorEastAsia"/>
          <w:lang w:val="en-GB"/>
        </w:rPr>
      </w:pPr>
      <w:r w:rsidRPr="000E7DB6">
        <w:rPr>
          <w:rFonts w:eastAsiaTheme="majorEastAsia"/>
          <w:lang w:val="en-GB"/>
        </w:rPr>
        <w:t>Regularly backing up critical data and testing recovery procedures ensure data is not lost in case of an attack.</w:t>
      </w:r>
    </w:p>
    <w:p w14:paraId="29BAFB62" w14:textId="77777777" w:rsidR="000E7DB6" w:rsidRPr="000E7DB6" w:rsidRDefault="000E7DB6" w:rsidP="000E7DB6">
      <w:pPr>
        <w:pStyle w:val="NormalWeb"/>
        <w:numPr>
          <w:ilvl w:val="0"/>
          <w:numId w:val="210"/>
        </w:numPr>
        <w:rPr>
          <w:rFonts w:eastAsiaTheme="majorEastAsia"/>
          <w:lang w:val="en-GB"/>
        </w:rPr>
      </w:pPr>
      <w:r w:rsidRPr="000E7DB6">
        <w:rPr>
          <w:rFonts w:eastAsiaTheme="majorEastAsia"/>
          <w:i/>
          <w:iCs/>
          <w:lang w:val="en-GB"/>
        </w:rPr>
        <w:t>Example:</w:t>
      </w:r>
      <w:r w:rsidRPr="000E7DB6">
        <w:rPr>
          <w:rFonts w:eastAsiaTheme="majorEastAsia"/>
          <w:lang w:val="en-GB"/>
        </w:rPr>
        <w:t xml:space="preserve"> Daily backup of server data to a secure off-site location.</w:t>
      </w:r>
    </w:p>
    <w:p w14:paraId="054AA3B0" w14:textId="77777777" w:rsidR="000E7DB6" w:rsidRPr="000E7DB6" w:rsidRDefault="000E7DB6" w:rsidP="000E7DB6">
      <w:pPr>
        <w:pStyle w:val="NormalWeb"/>
        <w:rPr>
          <w:rFonts w:eastAsiaTheme="majorEastAsia"/>
          <w:b/>
          <w:bCs/>
          <w:lang w:val="en-GB"/>
        </w:rPr>
      </w:pPr>
      <w:r w:rsidRPr="000E7DB6">
        <w:rPr>
          <w:rFonts w:eastAsiaTheme="majorEastAsia"/>
          <w:b/>
          <w:bCs/>
          <w:lang w:val="en-GB"/>
        </w:rPr>
        <w:t>7. User Education and Awareness:</w:t>
      </w:r>
    </w:p>
    <w:p w14:paraId="1B765C8C" w14:textId="77777777" w:rsidR="000E7DB6" w:rsidRPr="000E7DB6" w:rsidRDefault="000E7DB6" w:rsidP="000E7DB6">
      <w:pPr>
        <w:pStyle w:val="NormalWeb"/>
        <w:numPr>
          <w:ilvl w:val="0"/>
          <w:numId w:val="211"/>
        </w:numPr>
        <w:rPr>
          <w:rFonts w:eastAsiaTheme="majorEastAsia"/>
          <w:lang w:val="en-GB"/>
        </w:rPr>
      </w:pPr>
      <w:r w:rsidRPr="000E7DB6">
        <w:rPr>
          <w:rFonts w:eastAsiaTheme="majorEastAsia"/>
          <w:lang w:val="en-GB"/>
        </w:rPr>
        <w:t>Training users to recognize phishing, use strong passwords, and avoid unsafe practices.</w:t>
      </w:r>
    </w:p>
    <w:p w14:paraId="26C936E2" w14:textId="77777777" w:rsidR="000E7DB6" w:rsidRPr="000E7DB6" w:rsidRDefault="00000000" w:rsidP="000E7DB6">
      <w:pPr>
        <w:pStyle w:val="NormalWeb"/>
        <w:rPr>
          <w:rFonts w:eastAsiaTheme="majorEastAsia"/>
          <w:lang w:val="en-GB"/>
        </w:rPr>
      </w:pPr>
      <w:r>
        <w:rPr>
          <w:rFonts w:eastAsiaTheme="majorEastAsia"/>
          <w:lang w:val="en-GB"/>
        </w:rPr>
        <w:pict w14:anchorId="2A8DEF83">
          <v:rect id="_x0000_i1100" style="width:0;height:1.5pt" o:hralign="center" o:hrstd="t" o:hr="t" fillcolor="#a0a0a0" stroked="f"/>
        </w:pict>
      </w:r>
    </w:p>
    <w:p w14:paraId="104B55A5" w14:textId="77777777" w:rsidR="000E7DB6" w:rsidRPr="000E7DB6" w:rsidRDefault="000E7DB6" w:rsidP="000E7DB6">
      <w:pPr>
        <w:pStyle w:val="NormalWeb"/>
        <w:rPr>
          <w:rFonts w:eastAsiaTheme="majorEastAsia"/>
          <w:b/>
          <w:bCs/>
          <w:lang w:val="en-GB"/>
        </w:rPr>
      </w:pPr>
      <w:r w:rsidRPr="000E7DB6">
        <w:rPr>
          <w:rFonts w:eastAsiaTheme="majorEastAsia"/>
          <w:b/>
          <w:bCs/>
          <w:lang w:val="en-GB"/>
        </w:rPr>
        <w:t>Examples of Risk Mitigation:</w:t>
      </w:r>
    </w:p>
    <w:p w14:paraId="352150BE" w14:textId="77777777" w:rsidR="000E7DB6" w:rsidRPr="000E7DB6" w:rsidRDefault="000E7DB6" w:rsidP="000E7DB6">
      <w:pPr>
        <w:pStyle w:val="NormalWeb"/>
        <w:numPr>
          <w:ilvl w:val="0"/>
          <w:numId w:val="212"/>
        </w:numPr>
        <w:rPr>
          <w:rFonts w:eastAsiaTheme="majorEastAsia"/>
          <w:lang w:val="en-GB"/>
        </w:rPr>
      </w:pPr>
      <w:r w:rsidRPr="000E7DB6">
        <w:rPr>
          <w:rFonts w:eastAsiaTheme="majorEastAsia"/>
          <w:b/>
          <w:bCs/>
          <w:lang w:val="en-GB"/>
        </w:rPr>
        <w:t>Access Control:</w:t>
      </w:r>
      <w:r w:rsidRPr="000E7DB6">
        <w:rPr>
          <w:rFonts w:eastAsiaTheme="majorEastAsia"/>
          <w:lang w:val="en-GB"/>
        </w:rPr>
        <w:t xml:space="preserve"> Prevents unauthorized access to sensitive data by enforcing strict user permissions.</w:t>
      </w:r>
    </w:p>
    <w:p w14:paraId="5A234C88" w14:textId="77777777" w:rsidR="000E7DB6" w:rsidRPr="000E7DB6" w:rsidRDefault="000E7DB6" w:rsidP="000E7DB6">
      <w:pPr>
        <w:pStyle w:val="NormalWeb"/>
        <w:numPr>
          <w:ilvl w:val="0"/>
          <w:numId w:val="212"/>
        </w:numPr>
        <w:rPr>
          <w:rFonts w:eastAsiaTheme="majorEastAsia"/>
          <w:lang w:val="en-GB"/>
        </w:rPr>
      </w:pPr>
      <w:r w:rsidRPr="000E7DB6">
        <w:rPr>
          <w:rFonts w:eastAsiaTheme="majorEastAsia"/>
          <w:b/>
          <w:bCs/>
          <w:lang w:val="en-GB"/>
        </w:rPr>
        <w:t>Patch Management:</w:t>
      </w:r>
      <w:r w:rsidRPr="000E7DB6">
        <w:rPr>
          <w:rFonts w:eastAsiaTheme="majorEastAsia"/>
          <w:lang w:val="en-GB"/>
        </w:rPr>
        <w:t xml:space="preserve"> Eliminates vulnerabilities that could be exploited by attackers or malware.</w:t>
      </w:r>
    </w:p>
    <w:p w14:paraId="173BF080" w14:textId="77777777" w:rsidR="000E7DB6" w:rsidRPr="000E7DB6" w:rsidRDefault="000E7DB6" w:rsidP="000E7DB6">
      <w:pPr>
        <w:pStyle w:val="NormalWeb"/>
        <w:numPr>
          <w:ilvl w:val="0"/>
          <w:numId w:val="212"/>
        </w:numPr>
        <w:rPr>
          <w:rFonts w:eastAsiaTheme="majorEastAsia"/>
          <w:lang w:val="en-GB"/>
        </w:rPr>
      </w:pPr>
      <w:r w:rsidRPr="000E7DB6">
        <w:rPr>
          <w:rFonts w:eastAsiaTheme="majorEastAsia"/>
          <w:b/>
          <w:bCs/>
          <w:lang w:val="en-GB"/>
        </w:rPr>
        <w:t>Monitoring:</w:t>
      </w:r>
      <w:r w:rsidRPr="000E7DB6">
        <w:rPr>
          <w:rFonts w:eastAsiaTheme="majorEastAsia"/>
          <w:lang w:val="en-GB"/>
        </w:rPr>
        <w:t xml:space="preserve"> Enables early detection and response to threats, reducing the risk of data breaches or prolonged outages.</w:t>
      </w:r>
    </w:p>
    <w:p w14:paraId="05071886" w14:textId="77777777" w:rsidR="000E7DB6" w:rsidRDefault="000E7DB6" w:rsidP="000E7DB6">
      <w:pPr>
        <w:pStyle w:val="NormalWeb"/>
        <w:rPr>
          <w:rStyle w:val="Strong"/>
          <w:rFonts w:eastAsiaTheme="majorEastAsia"/>
          <w:b w:val="0"/>
          <w:bCs w:val="0"/>
          <w:lang w:val="en-GB"/>
        </w:rPr>
      </w:pPr>
    </w:p>
    <w:p w14:paraId="6EF1BE83" w14:textId="77777777" w:rsidR="00A90F05" w:rsidRDefault="00A90F05" w:rsidP="000E7DB6">
      <w:pPr>
        <w:pStyle w:val="NormalWeb"/>
        <w:rPr>
          <w:rStyle w:val="Strong"/>
          <w:rFonts w:eastAsiaTheme="majorEastAsia"/>
          <w:b w:val="0"/>
          <w:bCs w:val="0"/>
          <w:lang w:val="en-GB"/>
        </w:rPr>
      </w:pPr>
    </w:p>
    <w:p w14:paraId="2084FC05" w14:textId="77777777" w:rsidR="00A90F05" w:rsidRDefault="00A90F05" w:rsidP="000E7DB6">
      <w:pPr>
        <w:pStyle w:val="NormalWeb"/>
        <w:rPr>
          <w:rStyle w:val="Strong"/>
          <w:rFonts w:eastAsiaTheme="majorEastAsia"/>
          <w:b w:val="0"/>
          <w:bCs w:val="0"/>
          <w:lang w:val="en-GB"/>
        </w:rPr>
      </w:pPr>
    </w:p>
    <w:p w14:paraId="2D6519AA" w14:textId="77777777" w:rsidR="00A90F05" w:rsidRDefault="00A90F05" w:rsidP="000E7DB6">
      <w:pPr>
        <w:pStyle w:val="NormalWeb"/>
        <w:rPr>
          <w:rStyle w:val="Strong"/>
          <w:rFonts w:eastAsiaTheme="majorEastAsia"/>
          <w:b w:val="0"/>
          <w:bCs w:val="0"/>
          <w:lang w:val="en-GB"/>
        </w:rPr>
      </w:pPr>
    </w:p>
    <w:p w14:paraId="12F61845" w14:textId="77777777" w:rsidR="00A90F05" w:rsidRPr="000E7DB6" w:rsidRDefault="00A90F05" w:rsidP="000E7DB6">
      <w:pPr>
        <w:pStyle w:val="NormalWeb"/>
        <w:rPr>
          <w:rStyle w:val="Strong"/>
          <w:rFonts w:eastAsiaTheme="majorEastAsia"/>
          <w:b w:val="0"/>
          <w:bCs w:val="0"/>
          <w:lang w:val="en-GB"/>
        </w:rPr>
      </w:pPr>
    </w:p>
    <w:p w14:paraId="0ABB5499" w14:textId="45DEB974" w:rsidR="00931E0F" w:rsidRPr="00870497" w:rsidRDefault="00931E0F" w:rsidP="002E5D0A">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t xml:space="preserve">Given a network address 192.168.1.0/24, perform subnetting to create four subnets. Calculate the new subnet mask for each subnet and list the usable IP address range for each subnet. </w:t>
      </w:r>
    </w:p>
    <w:p w14:paraId="5AB3D2C8" w14:textId="77777777" w:rsidR="00A87D62" w:rsidRPr="00A87D62" w:rsidRDefault="00A87D62" w:rsidP="00A87D62">
      <w:pPr>
        <w:pStyle w:val="NormalWeb"/>
        <w:rPr>
          <w:rFonts w:eastAsiaTheme="majorEastAsia"/>
          <w:lang w:val="en-GB"/>
        </w:rPr>
      </w:pPr>
      <w:r w:rsidRPr="00A87D62">
        <w:rPr>
          <w:rFonts w:eastAsiaTheme="majorEastAsia"/>
          <w:b/>
          <w:bCs/>
          <w:lang w:val="en-GB"/>
        </w:rPr>
        <w:t>Answer:</w:t>
      </w:r>
    </w:p>
    <w:p w14:paraId="3FAA3359" w14:textId="77777777" w:rsidR="00A87D62" w:rsidRPr="00A87D62" w:rsidRDefault="00A87D62" w:rsidP="00A87D62">
      <w:pPr>
        <w:pStyle w:val="NormalWeb"/>
        <w:rPr>
          <w:rFonts w:eastAsiaTheme="majorEastAsia"/>
          <w:lang w:val="en-GB"/>
        </w:rPr>
      </w:pPr>
      <w:r w:rsidRPr="00A87D62">
        <w:rPr>
          <w:rFonts w:eastAsiaTheme="majorEastAsia"/>
          <w:b/>
          <w:bCs/>
          <w:lang w:val="en-GB"/>
        </w:rPr>
        <w:t>Given:</w:t>
      </w:r>
    </w:p>
    <w:p w14:paraId="7F80BE5C" w14:textId="77777777" w:rsidR="00A87D62" w:rsidRPr="00A87D62" w:rsidRDefault="00A87D62" w:rsidP="00A87D62">
      <w:pPr>
        <w:pStyle w:val="NormalWeb"/>
        <w:numPr>
          <w:ilvl w:val="0"/>
          <w:numId w:val="213"/>
        </w:numPr>
        <w:rPr>
          <w:rFonts w:eastAsiaTheme="majorEastAsia"/>
          <w:lang w:val="en-GB"/>
        </w:rPr>
      </w:pPr>
      <w:r w:rsidRPr="00A87D62">
        <w:rPr>
          <w:rFonts w:eastAsiaTheme="majorEastAsia"/>
          <w:lang w:val="en-GB"/>
        </w:rPr>
        <w:lastRenderedPageBreak/>
        <w:t>Network Address: 192.168.1.0/24</w:t>
      </w:r>
    </w:p>
    <w:p w14:paraId="0913D83F" w14:textId="77777777" w:rsidR="00A87D62" w:rsidRPr="00A87D62" w:rsidRDefault="00A87D62" w:rsidP="00A87D62">
      <w:pPr>
        <w:pStyle w:val="NormalWeb"/>
        <w:numPr>
          <w:ilvl w:val="0"/>
          <w:numId w:val="213"/>
        </w:numPr>
        <w:rPr>
          <w:rFonts w:eastAsiaTheme="majorEastAsia"/>
          <w:lang w:val="en-GB"/>
        </w:rPr>
      </w:pPr>
      <w:r w:rsidRPr="00A87D62">
        <w:rPr>
          <w:rFonts w:eastAsiaTheme="majorEastAsia"/>
          <w:lang w:val="en-GB"/>
        </w:rPr>
        <w:t>Requirement: Create 4 subnets</w:t>
      </w:r>
    </w:p>
    <w:p w14:paraId="595B9013" w14:textId="77777777" w:rsidR="00A87D62" w:rsidRPr="00A87D62" w:rsidRDefault="00000000" w:rsidP="00A87D62">
      <w:pPr>
        <w:pStyle w:val="NormalWeb"/>
        <w:rPr>
          <w:rFonts w:eastAsiaTheme="majorEastAsia"/>
          <w:lang w:val="en-GB"/>
        </w:rPr>
      </w:pPr>
      <w:r>
        <w:rPr>
          <w:rFonts w:eastAsiaTheme="majorEastAsia"/>
          <w:lang w:val="en-GB"/>
        </w:rPr>
        <w:pict w14:anchorId="6DF637DA">
          <v:rect id="_x0000_i1101" style="width:0;height:1.5pt" o:hralign="center" o:hrstd="t" o:hr="t" fillcolor="#a0a0a0" stroked="f"/>
        </w:pict>
      </w:r>
    </w:p>
    <w:p w14:paraId="28B302AB" w14:textId="77777777" w:rsidR="00A87D62" w:rsidRPr="00A87D62" w:rsidRDefault="00A87D62" w:rsidP="00A87D62">
      <w:pPr>
        <w:pStyle w:val="NormalWeb"/>
        <w:rPr>
          <w:rFonts w:eastAsiaTheme="majorEastAsia"/>
          <w:b/>
          <w:bCs/>
          <w:lang w:val="en-GB"/>
        </w:rPr>
      </w:pPr>
      <w:r w:rsidRPr="00A87D62">
        <w:rPr>
          <w:rFonts w:eastAsiaTheme="majorEastAsia"/>
          <w:b/>
          <w:bCs/>
          <w:lang w:val="en-GB"/>
        </w:rPr>
        <w:t>Step 1: Determine the number of bits to borrow</w:t>
      </w:r>
    </w:p>
    <w:p w14:paraId="767A24D2" w14:textId="77777777" w:rsidR="00A87D62" w:rsidRPr="00A87D62" w:rsidRDefault="00A87D62" w:rsidP="00A87D62">
      <w:pPr>
        <w:pStyle w:val="NormalWeb"/>
        <w:rPr>
          <w:rFonts w:eastAsiaTheme="majorEastAsia"/>
          <w:lang w:val="en-GB"/>
        </w:rPr>
      </w:pPr>
      <w:r w:rsidRPr="00A87D62">
        <w:rPr>
          <w:rFonts w:eastAsiaTheme="majorEastAsia"/>
          <w:lang w:val="en-GB"/>
        </w:rPr>
        <w:t>To create 4 subnets from a /24 network:</w:t>
      </w:r>
    </w:p>
    <w:p w14:paraId="46E3902A" w14:textId="77777777" w:rsidR="00A87D62" w:rsidRPr="00A87D62" w:rsidRDefault="00A87D62" w:rsidP="00A87D62">
      <w:pPr>
        <w:pStyle w:val="NormalWeb"/>
        <w:numPr>
          <w:ilvl w:val="0"/>
          <w:numId w:val="214"/>
        </w:numPr>
        <w:rPr>
          <w:rFonts w:eastAsiaTheme="majorEastAsia"/>
          <w:lang w:val="en-GB"/>
        </w:rPr>
      </w:pPr>
      <w:r w:rsidRPr="00A87D62">
        <w:rPr>
          <w:rFonts w:eastAsiaTheme="majorEastAsia"/>
          <w:lang w:val="en-GB"/>
        </w:rPr>
        <w:t>2ⁿ ≥ 4 → n = 2 (borrow 2 bits)</w:t>
      </w:r>
    </w:p>
    <w:p w14:paraId="231E691C" w14:textId="77777777" w:rsidR="00A87D62" w:rsidRPr="00A87D62" w:rsidRDefault="00A87D62" w:rsidP="00A87D62">
      <w:pPr>
        <w:pStyle w:val="NormalWeb"/>
        <w:numPr>
          <w:ilvl w:val="0"/>
          <w:numId w:val="214"/>
        </w:numPr>
        <w:rPr>
          <w:rFonts w:eastAsiaTheme="majorEastAsia"/>
          <w:lang w:val="en-GB"/>
        </w:rPr>
      </w:pPr>
      <w:r w:rsidRPr="00A87D62">
        <w:rPr>
          <w:rFonts w:eastAsiaTheme="majorEastAsia"/>
          <w:lang w:val="en-GB"/>
        </w:rPr>
        <w:t xml:space="preserve">New subnet mask: /24 + 2 = </w:t>
      </w:r>
      <w:r w:rsidRPr="00A87D62">
        <w:rPr>
          <w:rFonts w:eastAsiaTheme="majorEastAsia"/>
          <w:b/>
          <w:bCs/>
          <w:lang w:val="en-GB"/>
        </w:rPr>
        <w:t>/26</w:t>
      </w:r>
    </w:p>
    <w:p w14:paraId="60B32672" w14:textId="77777777" w:rsidR="00A87D62" w:rsidRPr="00A87D62" w:rsidRDefault="00A87D62" w:rsidP="00A87D62">
      <w:pPr>
        <w:pStyle w:val="NormalWeb"/>
        <w:numPr>
          <w:ilvl w:val="0"/>
          <w:numId w:val="214"/>
        </w:numPr>
        <w:rPr>
          <w:rFonts w:eastAsiaTheme="majorEastAsia"/>
          <w:lang w:val="en-GB"/>
        </w:rPr>
      </w:pPr>
      <w:r w:rsidRPr="00A87D62">
        <w:rPr>
          <w:rFonts w:eastAsiaTheme="majorEastAsia"/>
          <w:lang w:val="en-GB"/>
        </w:rPr>
        <w:t xml:space="preserve">Subnet mask in decimal: </w:t>
      </w:r>
      <w:r w:rsidRPr="00A87D62">
        <w:rPr>
          <w:rFonts w:eastAsiaTheme="majorEastAsia"/>
          <w:b/>
          <w:bCs/>
          <w:lang w:val="en-GB"/>
        </w:rPr>
        <w:t>255.255.255.192</w:t>
      </w:r>
    </w:p>
    <w:p w14:paraId="53D6C3FF" w14:textId="77777777" w:rsidR="00A87D62" w:rsidRPr="00A87D62" w:rsidRDefault="00000000" w:rsidP="00A87D62">
      <w:pPr>
        <w:pStyle w:val="NormalWeb"/>
        <w:rPr>
          <w:rFonts w:eastAsiaTheme="majorEastAsia"/>
          <w:lang w:val="en-GB"/>
        </w:rPr>
      </w:pPr>
      <w:r>
        <w:rPr>
          <w:rFonts w:eastAsiaTheme="majorEastAsia"/>
          <w:lang w:val="en-GB"/>
        </w:rPr>
        <w:pict w14:anchorId="19C99BD6">
          <v:rect id="_x0000_i1102" style="width:0;height:1.5pt" o:hralign="center" o:hrstd="t" o:hr="t" fillcolor="#a0a0a0" stroked="f"/>
        </w:pict>
      </w:r>
    </w:p>
    <w:p w14:paraId="7129ECA5" w14:textId="77777777" w:rsidR="00A87D62" w:rsidRPr="00A87D62" w:rsidRDefault="00A87D62" w:rsidP="00A87D62">
      <w:pPr>
        <w:pStyle w:val="NormalWeb"/>
        <w:rPr>
          <w:rFonts w:eastAsiaTheme="majorEastAsia"/>
          <w:b/>
          <w:bCs/>
          <w:lang w:val="en-GB"/>
        </w:rPr>
      </w:pPr>
      <w:r w:rsidRPr="00A87D62">
        <w:rPr>
          <w:rFonts w:eastAsiaTheme="majorEastAsia"/>
          <w:b/>
          <w:bCs/>
          <w:lang w:val="en-GB"/>
        </w:rPr>
        <w:t>Step 2: Calculate block size</w:t>
      </w:r>
    </w:p>
    <w:p w14:paraId="70685C11" w14:textId="77777777" w:rsidR="00A87D62" w:rsidRPr="00A87D62" w:rsidRDefault="00A87D62" w:rsidP="00A87D62">
      <w:pPr>
        <w:pStyle w:val="NormalWeb"/>
        <w:numPr>
          <w:ilvl w:val="0"/>
          <w:numId w:val="215"/>
        </w:numPr>
        <w:rPr>
          <w:rFonts w:eastAsiaTheme="majorEastAsia"/>
          <w:lang w:val="en-GB"/>
        </w:rPr>
      </w:pPr>
      <w:r w:rsidRPr="00A87D62">
        <w:rPr>
          <w:rFonts w:eastAsiaTheme="majorEastAsia"/>
          <w:lang w:val="en-GB"/>
        </w:rPr>
        <w:t>Block size = 2</w:t>
      </w:r>
      <w:proofErr w:type="gramStart"/>
      <w:r w:rsidRPr="00A87D62">
        <w:rPr>
          <w:rFonts w:eastAsiaTheme="majorEastAsia"/>
          <w:lang w:val="en-GB"/>
        </w:rPr>
        <w:t>^(</w:t>
      </w:r>
      <w:proofErr w:type="gramEnd"/>
      <w:r w:rsidRPr="00A87D62">
        <w:rPr>
          <w:rFonts w:eastAsiaTheme="majorEastAsia"/>
          <w:lang w:val="en-GB"/>
        </w:rPr>
        <w:t>32 - 26) = 2⁶ = 64 IP addresses per subnet</w:t>
      </w:r>
    </w:p>
    <w:p w14:paraId="6EA0E831" w14:textId="77777777" w:rsidR="00A87D62" w:rsidRPr="00A87D62" w:rsidRDefault="00A87D62" w:rsidP="00A87D62">
      <w:pPr>
        <w:pStyle w:val="NormalWeb"/>
        <w:numPr>
          <w:ilvl w:val="0"/>
          <w:numId w:val="215"/>
        </w:numPr>
        <w:rPr>
          <w:rFonts w:eastAsiaTheme="majorEastAsia"/>
          <w:lang w:val="en-GB"/>
        </w:rPr>
      </w:pPr>
      <w:r w:rsidRPr="00A87D62">
        <w:rPr>
          <w:rFonts w:eastAsiaTheme="majorEastAsia"/>
          <w:lang w:val="en-GB"/>
        </w:rPr>
        <w:t xml:space="preserve">Usable IPs per subnet = 64 - 2 = </w:t>
      </w:r>
      <w:r w:rsidRPr="00A87D62">
        <w:rPr>
          <w:rFonts w:eastAsiaTheme="majorEastAsia"/>
          <w:b/>
          <w:bCs/>
          <w:lang w:val="en-GB"/>
        </w:rPr>
        <w:t>62</w:t>
      </w:r>
      <w:r w:rsidRPr="00A87D62">
        <w:rPr>
          <w:rFonts w:eastAsiaTheme="majorEastAsia"/>
          <w:lang w:val="en-GB"/>
        </w:rPr>
        <w:t xml:space="preserve"> (excluding network and broadcast addresses)</w:t>
      </w:r>
    </w:p>
    <w:p w14:paraId="2DF88EEC" w14:textId="77777777" w:rsidR="00A87D62" w:rsidRPr="00A87D62" w:rsidRDefault="00000000" w:rsidP="00A87D62">
      <w:pPr>
        <w:pStyle w:val="NormalWeb"/>
        <w:rPr>
          <w:rFonts w:eastAsiaTheme="majorEastAsia"/>
          <w:lang w:val="en-GB"/>
        </w:rPr>
      </w:pPr>
      <w:r>
        <w:rPr>
          <w:rFonts w:eastAsiaTheme="majorEastAsia"/>
          <w:lang w:val="en-GB"/>
        </w:rPr>
        <w:pict w14:anchorId="666C1B1C">
          <v:rect id="_x0000_i1103" style="width:0;height:1.5pt" o:hralign="center" o:hrstd="t" o:hr="t" fillcolor="#a0a0a0" stroked="f"/>
        </w:pict>
      </w:r>
    </w:p>
    <w:p w14:paraId="338FB599" w14:textId="77777777" w:rsidR="00A87D62" w:rsidRPr="00A87D62" w:rsidRDefault="00A87D62" w:rsidP="00A87D62">
      <w:pPr>
        <w:pStyle w:val="NormalWeb"/>
        <w:rPr>
          <w:rFonts w:eastAsiaTheme="majorEastAsia"/>
          <w:b/>
          <w:bCs/>
          <w:lang w:val="en-GB"/>
        </w:rPr>
      </w:pPr>
      <w:r w:rsidRPr="00A87D62">
        <w:rPr>
          <w:rFonts w:eastAsiaTheme="majorEastAsia"/>
          <w:b/>
          <w:bCs/>
          <w:lang w:val="en-GB"/>
        </w:rPr>
        <w:t>Step 3: Subnet breakdown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6"/>
        <w:gridCol w:w="1874"/>
        <w:gridCol w:w="1627"/>
        <w:gridCol w:w="1587"/>
        <w:gridCol w:w="2036"/>
      </w:tblGrid>
      <w:tr w:rsidR="00A87D62" w:rsidRPr="00A87D62" w14:paraId="23545A2D" w14:textId="77777777" w:rsidTr="00A87D62">
        <w:trPr>
          <w:tblHeader/>
          <w:tblCellSpacing w:w="15" w:type="dxa"/>
        </w:trPr>
        <w:tc>
          <w:tcPr>
            <w:tcW w:w="0" w:type="auto"/>
            <w:vAlign w:val="center"/>
            <w:hideMark/>
          </w:tcPr>
          <w:p w14:paraId="2B367B76" w14:textId="77777777" w:rsidR="00A87D62" w:rsidRPr="00A87D62" w:rsidRDefault="00A87D62" w:rsidP="00A87D62">
            <w:pPr>
              <w:pStyle w:val="NormalWeb"/>
              <w:rPr>
                <w:rFonts w:eastAsiaTheme="majorEastAsia"/>
                <w:b/>
                <w:bCs/>
                <w:lang w:val="en-GB"/>
              </w:rPr>
            </w:pPr>
            <w:r w:rsidRPr="00A87D62">
              <w:rPr>
                <w:rFonts w:eastAsiaTheme="majorEastAsia"/>
                <w:b/>
                <w:bCs/>
                <w:lang w:val="en-GB"/>
              </w:rPr>
              <w:t>Subnet</w:t>
            </w:r>
          </w:p>
        </w:tc>
        <w:tc>
          <w:tcPr>
            <w:tcW w:w="0" w:type="auto"/>
            <w:vAlign w:val="center"/>
            <w:hideMark/>
          </w:tcPr>
          <w:p w14:paraId="642B1F47" w14:textId="77777777" w:rsidR="00A87D62" w:rsidRPr="00A87D62" w:rsidRDefault="00A87D62" w:rsidP="00A87D62">
            <w:pPr>
              <w:pStyle w:val="NormalWeb"/>
              <w:rPr>
                <w:rFonts w:eastAsiaTheme="majorEastAsia"/>
                <w:b/>
                <w:bCs/>
                <w:lang w:val="en-GB"/>
              </w:rPr>
            </w:pPr>
            <w:r w:rsidRPr="00A87D62">
              <w:rPr>
                <w:rFonts w:eastAsiaTheme="majorEastAsia"/>
                <w:b/>
                <w:bCs/>
                <w:lang w:val="en-GB"/>
              </w:rPr>
              <w:t>Network Address</w:t>
            </w:r>
          </w:p>
        </w:tc>
        <w:tc>
          <w:tcPr>
            <w:tcW w:w="0" w:type="auto"/>
            <w:vAlign w:val="center"/>
            <w:hideMark/>
          </w:tcPr>
          <w:p w14:paraId="655BD696" w14:textId="77777777" w:rsidR="00A87D62" w:rsidRPr="00A87D62" w:rsidRDefault="00A87D62" w:rsidP="00A87D62">
            <w:pPr>
              <w:pStyle w:val="NormalWeb"/>
              <w:rPr>
                <w:rFonts w:eastAsiaTheme="majorEastAsia"/>
                <w:b/>
                <w:bCs/>
                <w:lang w:val="en-GB"/>
              </w:rPr>
            </w:pPr>
            <w:r w:rsidRPr="00A87D62">
              <w:rPr>
                <w:rFonts w:eastAsiaTheme="majorEastAsia"/>
                <w:b/>
                <w:bCs/>
                <w:lang w:val="en-GB"/>
              </w:rPr>
              <w:t>First Usable IP</w:t>
            </w:r>
          </w:p>
        </w:tc>
        <w:tc>
          <w:tcPr>
            <w:tcW w:w="0" w:type="auto"/>
            <w:vAlign w:val="center"/>
            <w:hideMark/>
          </w:tcPr>
          <w:p w14:paraId="0F4412A2" w14:textId="77777777" w:rsidR="00A87D62" w:rsidRPr="00A87D62" w:rsidRDefault="00A87D62" w:rsidP="00A87D62">
            <w:pPr>
              <w:pStyle w:val="NormalWeb"/>
              <w:rPr>
                <w:rFonts w:eastAsiaTheme="majorEastAsia"/>
                <w:b/>
                <w:bCs/>
                <w:lang w:val="en-GB"/>
              </w:rPr>
            </w:pPr>
            <w:r w:rsidRPr="00A87D62">
              <w:rPr>
                <w:rFonts w:eastAsiaTheme="majorEastAsia"/>
                <w:b/>
                <w:bCs/>
                <w:lang w:val="en-GB"/>
              </w:rPr>
              <w:t>Last Usable IP</w:t>
            </w:r>
          </w:p>
        </w:tc>
        <w:tc>
          <w:tcPr>
            <w:tcW w:w="0" w:type="auto"/>
            <w:vAlign w:val="center"/>
            <w:hideMark/>
          </w:tcPr>
          <w:p w14:paraId="418B9809" w14:textId="77777777" w:rsidR="00A87D62" w:rsidRPr="00A87D62" w:rsidRDefault="00A87D62" w:rsidP="00A87D62">
            <w:pPr>
              <w:pStyle w:val="NormalWeb"/>
              <w:rPr>
                <w:rFonts w:eastAsiaTheme="majorEastAsia"/>
                <w:b/>
                <w:bCs/>
                <w:lang w:val="en-GB"/>
              </w:rPr>
            </w:pPr>
            <w:r w:rsidRPr="00A87D62">
              <w:rPr>
                <w:rFonts w:eastAsiaTheme="majorEastAsia"/>
                <w:b/>
                <w:bCs/>
                <w:lang w:val="en-GB"/>
              </w:rPr>
              <w:t>Broadcast Address</w:t>
            </w:r>
          </w:p>
        </w:tc>
      </w:tr>
      <w:tr w:rsidR="00A87D62" w:rsidRPr="00A87D62" w14:paraId="0A116393" w14:textId="77777777" w:rsidTr="00A87D62">
        <w:trPr>
          <w:tblCellSpacing w:w="15" w:type="dxa"/>
        </w:trPr>
        <w:tc>
          <w:tcPr>
            <w:tcW w:w="0" w:type="auto"/>
            <w:vAlign w:val="center"/>
            <w:hideMark/>
          </w:tcPr>
          <w:p w14:paraId="76144012" w14:textId="77777777" w:rsidR="00A87D62" w:rsidRPr="00A87D62" w:rsidRDefault="00A87D62" w:rsidP="00A87D62">
            <w:pPr>
              <w:pStyle w:val="NormalWeb"/>
              <w:rPr>
                <w:rFonts w:eastAsiaTheme="majorEastAsia"/>
                <w:lang w:val="en-GB"/>
              </w:rPr>
            </w:pPr>
            <w:r w:rsidRPr="00A87D62">
              <w:rPr>
                <w:rFonts w:eastAsiaTheme="majorEastAsia"/>
                <w:lang w:val="en-GB"/>
              </w:rPr>
              <w:t>1</w:t>
            </w:r>
          </w:p>
        </w:tc>
        <w:tc>
          <w:tcPr>
            <w:tcW w:w="0" w:type="auto"/>
            <w:vAlign w:val="center"/>
            <w:hideMark/>
          </w:tcPr>
          <w:p w14:paraId="01EAD693" w14:textId="77777777" w:rsidR="00A87D62" w:rsidRPr="00A87D62" w:rsidRDefault="00A87D62" w:rsidP="00A87D62">
            <w:pPr>
              <w:pStyle w:val="NormalWeb"/>
              <w:rPr>
                <w:rFonts w:eastAsiaTheme="majorEastAsia"/>
                <w:lang w:val="en-GB"/>
              </w:rPr>
            </w:pPr>
            <w:r w:rsidRPr="00A87D62">
              <w:rPr>
                <w:rFonts w:eastAsiaTheme="majorEastAsia"/>
                <w:lang w:val="en-GB"/>
              </w:rPr>
              <w:t>192.168.1.0/26</w:t>
            </w:r>
          </w:p>
        </w:tc>
        <w:tc>
          <w:tcPr>
            <w:tcW w:w="0" w:type="auto"/>
            <w:vAlign w:val="center"/>
            <w:hideMark/>
          </w:tcPr>
          <w:p w14:paraId="29366566" w14:textId="77777777" w:rsidR="00A87D62" w:rsidRPr="00A87D62" w:rsidRDefault="00A87D62" w:rsidP="00A87D62">
            <w:pPr>
              <w:pStyle w:val="NormalWeb"/>
              <w:rPr>
                <w:rFonts w:eastAsiaTheme="majorEastAsia"/>
                <w:lang w:val="en-GB"/>
              </w:rPr>
            </w:pPr>
            <w:r w:rsidRPr="00A87D62">
              <w:rPr>
                <w:rFonts w:eastAsiaTheme="majorEastAsia"/>
                <w:lang w:val="en-GB"/>
              </w:rPr>
              <w:t>192.168.1.1</w:t>
            </w:r>
          </w:p>
        </w:tc>
        <w:tc>
          <w:tcPr>
            <w:tcW w:w="0" w:type="auto"/>
            <w:vAlign w:val="center"/>
            <w:hideMark/>
          </w:tcPr>
          <w:p w14:paraId="26DCC30A" w14:textId="77777777" w:rsidR="00A87D62" w:rsidRPr="00A87D62" w:rsidRDefault="00A87D62" w:rsidP="00A87D62">
            <w:pPr>
              <w:pStyle w:val="NormalWeb"/>
              <w:rPr>
                <w:rFonts w:eastAsiaTheme="majorEastAsia"/>
                <w:lang w:val="en-GB"/>
              </w:rPr>
            </w:pPr>
            <w:r w:rsidRPr="00A87D62">
              <w:rPr>
                <w:rFonts w:eastAsiaTheme="majorEastAsia"/>
                <w:lang w:val="en-GB"/>
              </w:rPr>
              <w:t>192.168.1.62</w:t>
            </w:r>
          </w:p>
        </w:tc>
        <w:tc>
          <w:tcPr>
            <w:tcW w:w="0" w:type="auto"/>
            <w:vAlign w:val="center"/>
            <w:hideMark/>
          </w:tcPr>
          <w:p w14:paraId="7E331DF6" w14:textId="77777777" w:rsidR="00A87D62" w:rsidRPr="00A87D62" w:rsidRDefault="00A87D62" w:rsidP="00A87D62">
            <w:pPr>
              <w:pStyle w:val="NormalWeb"/>
              <w:rPr>
                <w:rFonts w:eastAsiaTheme="majorEastAsia"/>
                <w:lang w:val="en-GB"/>
              </w:rPr>
            </w:pPr>
            <w:r w:rsidRPr="00A87D62">
              <w:rPr>
                <w:rFonts w:eastAsiaTheme="majorEastAsia"/>
                <w:lang w:val="en-GB"/>
              </w:rPr>
              <w:t>192.168.1.63</w:t>
            </w:r>
          </w:p>
        </w:tc>
      </w:tr>
      <w:tr w:rsidR="00A87D62" w:rsidRPr="00A87D62" w14:paraId="79DEE93A" w14:textId="77777777" w:rsidTr="00A87D62">
        <w:trPr>
          <w:tblCellSpacing w:w="15" w:type="dxa"/>
        </w:trPr>
        <w:tc>
          <w:tcPr>
            <w:tcW w:w="0" w:type="auto"/>
            <w:vAlign w:val="center"/>
            <w:hideMark/>
          </w:tcPr>
          <w:p w14:paraId="5825C5F5" w14:textId="77777777" w:rsidR="00A87D62" w:rsidRPr="00A87D62" w:rsidRDefault="00A87D62" w:rsidP="00A87D62">
            <w:pPr>
              <w:pStyle w:val="NormalWeb"/>
              <w:rPr>
                <w:rFonts w:eastAsiaTheme="majorEastAsia"/>
                <w:lang w:val="en-GB"/>
              </w:rPr>
            </w:pPr>
            <w:r w:rsidRPr="00A87D62">
              <w:rPr>
                <w:rFonts w:eastAsiaTheme="majorEastAsia"/>
                <w:lang w:val="en-GB"/>
              </w:rPr>
              <w:t>2</w:t>
            </w:r>
          </w:p>
        </w:tc>
        <w:tc>
          <w:tcPr>
            <w:tcW w:w="0" w:type="auto"/>
            <w:vAlign w:val="center"/>
            <w:hideMark/>
          </w:tcPr>
          <w:p w14:paraId="3C2833C0" w14:textId="77777777" w:rsidR="00A87D62" w:rsidRPr="00A87D62" w:rsidRDefault="00A87D62" w:rsidP="00A87D62">
            <w:pPr>
              <w:pStyle w:val="NormalWeb"/>
              <w:rPr>
                <w:rFonts w:eastAsiaTheme="majorEastAsia"/>
                <w:lang w:val="en-GB"/>
              </w:rPr>
            </w:pPr>
            <w:r w:rsidRPr="00A87D62">
              <w:rPr>
                <w:rFonts w:eastAsiaTheme="majorEastAsia"/>
                <w:lang w:val="en-GB"/>
              </w:rPr>
              <w:t>192.168.1.64/26</w:t>
            </w:r>
          </w:p>
        </w:tc>
        <w:tc>
          <w:tcPr>
            <w:tcW w:w="0" w:type="auto"/>
            <w:vAlign w:val="center"/>
            <w:hideMark/>
          </w:tcPr>
          <w:p w14:paraId="6D562E3B" w14:textId="77777777" w:rsidR="00A87D62" w:rsidRPr="00A87D62" w:rsidRDefault="00A87D62" w:rsidP="00A87D62">
            <w:pPr>
              <w:pStyle w:val="NormalWeb"/>
              <w:rPr>
                <w:rFonts w:eastAsiaTheme="majorEastAsia"/>
                <w:lang w:val="en-GB"/>
              </w:rPr>
            </w:pPr>
            <w:r w:rsidRPr="00A87D62">
              <w:rPr>
                <w:rFonts w:eastAsiaTheme="majorEastAsia"/>
                <w:lang w:val="en-GB"/>
              </w:rPr>
              <w:t>192.168.1.65</w:t>
            </w:r>
          </w:p>
        </w:tc>
        <w:tc>
          <w:tcPr>
            <w:tcW w:w="0" w:type="auto"/>
            <w:vAlign w:val="center"/>
            <w:hideMark/>
          </w:tcPr>
          <w:p w14:paraId="1E387357" w14:textId="77777777" w:rsidR="00A87D62" w:rsidRPr="00A87D62" w:rsidRDefault="00A87D62" w:rsidP="00A87D62">
            <w:pPr>
              <w:pStyle w:val="NormalWeb"/>
              <w:rPr>
                <w:rFonts w:eastAsiaTheme="majorEastAsia"/>
                <w:lang w:val="en-GB"/>
              </w:rPr>
            </w:pPr>
            <w:r w:rsidRPr="00A87D62">
              <w:rPr>
                <w:rFonts w:eastAsiaTheme="majorEastAsia"/>
                <w:lang w:val="en-GB"/>
              </w:rPr>
              <w:t>192.168.1.126</w:t>
            </w:r>
          </w:p>
        </w:tc>
        <w:tc>
          <w:tcPr>
            <w:tcW w:w="0" w:type="auto"/>
            <w:vAlign w:val="center"/>
            <w:hideMark/>
          </w:tcPr>
          <w:p w14:paraId="76AD8547" w14:textId="77777777" w:rsidR="00A87D62" w:rsidRPr="00A87D62" w:rsidRDefault="00A87D62" w:rsidP="00A87D62">
            <w:pPr>
              <w:pStyle w:val="NormalWeb"/>
              <w:rPr>
                <w:rFonts w:eastAsiaTheme="majorEastAsia"/>
                <w:lang w:val="en-GB"/>
              </w:rPr>
            </w:pPr>
            <w:r w:rsidRPr="00A87D62">
              <w:rPr>
                <w:rFonts w:eastAsiaTheme="majorEastAsia"/>
                <w:lang w:val="en-GB"/>
              </w:rPr>
              <w:t>192.168.1.127</w:t>
            </w:r>
          </w:p>
        </w:tc>
      </w:tr>
      <w:tr w:rsidR="00A87D62" w:rsidRPr="00A87D62" w14:paraId="5522FA48" w14:textId="77777777" w:rsidTr="00A87D62">
        <w:trPr>
          <w:tblCellSpacing w:w="15" w:type="dxa"/>
        </w:trPr>
        <w:tc>
          <w:tcPr>
            <w:tcW w:w="0" w:type="auto"/>
            <w:vAlign w:val="center"/>
            <w:hideMark/>
          </w:tcPr>
          <w:p w14:paraId="77A660C2" w14:textId="77777777" w:rsidR="00A87D62" w:rsidRPr="00A87D62" w:rsidRDefault="00A87D62" w:rsidP="00A87D62">
            <w:pPr>
              <w:pStyle w:val="NormalWeb"/>
              <w:rPr>
                <w:rFonts w:eastAsiaTheme="majorEastAsia"/>
                <w:lang w:val="en-GB"/>
              </w:rPr>
            </w:pPr>
            <w:r w:rsidRPr="00A87D62">
              <w:rPr>
                <w:rFonts w:eastAsiaTheme="majorEastAsia"/>
                <w:lang w:val="en-GB"/>
              </w:rPr>
              <w:t>3</w:t>
            </w:r>
          </w:p>
        </w:tc>
        <w:tc>
          <w:tcPr>
            <w:tcW w:w="0" w:type="auto"/>
            <w:vAlign w:val="center"/>
            <w:hideMark/>
          </w:tcPr>
          <w:p w14:paraId="44DAFB12" w14:textId="77777777" w:rsidR="00A87D62" w:rsidRPr="00A87D62" w:rsidRDefault="00A87D62" w:rsidP="00A87D62">
            <w:pPr>
              <w:pStyle w:val="NormalWeb"/>
              <w:rPr>
                <w:rFonts w:eastAsiaTheme="majorEastAsia"/>
                <w:lang w:val="en-GB"/>
              </w:rPr>
            </w:pPr>
            <w:r w:rsidRPr="00A87D62">
              <w:rPr>
                <w:rFonts w:eastAsiaTheme="majorEastAsia"/>
                <w:lang w:val="en-GB"/>
              </w:rPr>
              <w:t>192.168.1.128/26</w:t>
            </w:r>
          </w:p>
        </w:tc>
        <w:tc>
          <w:tcPr>
            <w:tcW w:w="0" w:type="auto"/>
            <w:vAlign w:val="center"/>
            <w:hideMark/>
          </w:tcPr>
          <w:p w14:paraId="1FDEC07A" w14:textId="77777777" w:rsidR="00A87D62" w:rsidRPr="00A87D62" w:rsidRDefault="00A87D62" w:rsidP="00A87D62">
            <w:pPr>
              <w:pStyle w:val="NormalWeb"/>
              <w:rPr>
                <w:rFonts w:eastAsiaTheme="majorEastAsia"/>
                <w:lang w:val="en-GB"/>
              </w:rPr>
            </w:pPr>
            <w:r w:rsidRPr="00A87D62">
              <w:rPr>
                <w:rFonts w:eastAsiaTheme="majorEastAsia"/>
                <w:lang w:val="en-GB"/>
              </w:rPr>
              <w:t>192.168.1.129</w:t>
            </w:r>
          </w:p>
        </w:tc>
        <w:tc>
          <w:tcPr>
            <w:tcW w:w="0" w:type="auto"/>
            <w:vAlign w:val="center"/>
            <w:hideMark/>
          </w:tcPr>
          <w:p w14:paraId="3F8AC11E" w14:textId="77777777" w:rsidR="00A87D62" w:rsidRPr="00A87D62" w:rsidRDefault="00A87D62" w:rsidP="00A87D62">
            <w:pPr>
              <w:pStyle w:val="NormalWeb"/>
              <w:rPr>
                <w:rFonts w:eastAsiaTheme="majorEastAsia"/>
                <w:lang w:val="en-GB"/>
              </w:rPr>
            </w:pPr>
            <w:r w:rsidRPr="00A87D62">
              <w:rPr>
                <w:rFonts w:eastAsiaTheme="majorEastAsia"/>
                <w:lang w:val="en-GB"/>
              </w:rPr>
              <w:t>192.168.1.190</w:t>
            </w:r>
          </w:p>
        </w:tc>
        <w:tc>
          <w:tcPr>
            <w:tcW w:w="0" w:type="auto"/>
            <w:vAlign w:val="center"/>
            <w:hideMark/>
          </w:tcPr>
          <w:p w14:paraId="491F6999" w14:textId="77777777" w:rsidR="00A87D62" w:rsidRPr="00A87D62" w:rsidRDefault="00A87D62" w:rsidP="00A87D62">
            <w:pPr>
              <w:pStyle w:val="NormalWeb"/>
              <w:rPr>
                <w:rFonts w:eastAsiaTheme="majorEastAsia"/>
                <w:lang w:val="en-GB"/>
              </w:rPr>
            </w:pPr>
            <w:r w:rsidRPr="00A87D62">
              <w:rPr>
                <w:rFonts w:eastAsiaTheme="majorEastAsia"/>
                <w:lang w:val="en-GB"/>
              </w:rPr>
              <w:t>192.168.1.191</w:t>
            </w:r>
          </w:p>
        </w:tc>
      </w:tr>
      <w:tr w:rsidR="00A87D62" w:rsidRPr="00A87D62" w14:paraId="326EBB5E" w14:textId="77777777" w:rsidTr="00A87D62">
        <w:trPr>
          <w:tblCellSpacing w:w="15" w:type="dxa"/>
        </w:trPr>
        <w:tc>
          <w:tcPr>
            <w:tcW w:w="0" w:type="auto"/>
            <w:vAlign w:val="center"/>
            <w:hideMark/>
          </w:tcPr>
          <w:p w14:paraId="39E884FB" w14:textId="77777777" w:rsidR="00A87D62" w:rsidRPr="00A87D62" w:rsidRDefault="00A87D62" w:rsidP="00A87D62">
            <w:pPr>
              <w:pStyle w:val="NormalWeb"/>
              <w:rPr>
                <w:rFonts w:eastAsiaTheme="majorEastAsia"/>
                <w:lang w:val="en-GB"/>
              </w:rPr>
            </w:pPr>
            <w:r w:rsidRPr="00A87D62">
              <w:rPr>
                <w:rFonts w:eastAsiaTheme="majorEastAsia"/>
                <w:lang w:val="en-GB"/>
              </w:rPr>
              <w:t>4</w:t>
            </w:r>
          </w:p>
        </w:tc>
        <w:tc>
          <w:tcPr>
            <w:tcW w:w="0" w:type="auto"/>
            <w:vAlign w:val="center"/>
            <w:hideMark/>
          </w:tcPr>
          <w:p w14:paraId="28426F72" w14:textId="77777777" w:rsidR="00A87D62" w:rsidRPr="00A87D62" w:rsidRDefault="00A87D62" w:rsidP="00A87D62">
            <w:pPr>
              <w:pStyle w:val="NormalWeb"/>
              <w:rPr>
                <w:rFonts w:eastAsiaTheme="majorEastAsia"/>
                <w:lang w:val="en-GB"/>
              </w:rPr>
            </w:pPr>
            <w:r w:rsidRPr="00A87D62">
              <w:rPr>
                <w:rFonts w:eastAsiaTheme="majorEastAsia"/>
                <w:lang w:val="en-GB"/>
              </w:rPr>
              <w:t>192.168.1.192/26</w:t>
            </w:r>
          </w:p>
        </w:tc>
        <w:tc>
          <w:tcPr>
            <w:tcW w:w="0" w:type="auto"/>
            <w:vAlign w:val="center"/>
            <w:hideMark/>
          </w:tcPr>
          <w:p w14:paraId="17BA2F39" w14:textId="77777777" w:rsidR="00A87D62" w:rsidRPr="00A87D62" w:rsidRDefault="00A87D62" w:rsidP="00A87D62">
            <w:pPr>
              <w:pStyle w:val="NormalWeb"/>
              <w:rPr>
                <w:rFonts w:eastAsiaTheme="majorEastAsia"/>
                <w:lang w:val="en-GB"/>
              </w:rPr>
            </w:pPr>
            <w:r w:rsidRPr="00A87D62">
              <w:rPr>
                <w:rFonts w:eastAsiaTheme="majorEastAsia"/>
                <w:lang w:val="en-GB"/>
              </w:rPr>
              <w:t>192.168.1.193</w:t>
            </w:r>
          </w:p>
        </w:tc>
        <w:tc>
          <w:tcPr>
            <w:tcW w:w="0" w:type="auto"/>
            <w:vAlign w:val="center"/>
            <w:hideMark/>
          </w:tcPr>
          <w:p w14:paraId="5CB26A22" w14:textId="77777777" w:rsidR="00A87D62" w:rsidRPr="00A87D62" w:rsidRDefault="00A87D62" w:rsidP="00A87D62">
            <w:pPr>
              <w:pStyle w:val="NormalWeb"/>
              <w:rPr>
                <w:rFonts w:eastAsiaTheme="majorEastAsia"/>
                <w:lang w:val="en-GB"/>
              </w:rPr>
            </w:pPr>
            <w:r w:rsidRPr="00A87D62">
              <w:rPr>
                <w:rFonts w:eastAsiaTheme="majorEastAsia"/>
                <w:lang w:val="en-GB"/>
              </w:rPr>
              <w:t>192.168.1.254</w:t>
            </w:r>
          </w:p>
        </w:tc>
        <w:tc>
          <w:tcPr>
            <w:tcW w:w="0" w:type="auto"/>
            <w:vAlign w:val="center"/>
            <w:hideMark/>
          </w:tcPr>
          <w:p w14:paraId="439E7EAE" w14:textId="77777777" w:rsidR="00A87D62" w:rsidRPr="00A87D62" w:rsidRDefault="00A87D62" w:rsidP="00A87D62">
            <w:pPr>
              <w:pStyle w:val="NormalWeb"/>
              <w:rPr>
                <w:rFonts w:eastAsiaTheme="majorEastAsia"/>
                <w:lang w:val="en-GB"/>
              </w:rPr>
            </w:pPr>
            <w:r w:rsidRPr="00A87D62">
              <w:rPr>
                <w:rFonts w:eastAsiaTheme="majorEastAsia"/>
                <w:lang w:val="en-GB"/>
              </w:rPr>
              <w:t>192.168.1.255</w:t>
            </w:r>
          </w:p>
        </w:tc>
      </w:tr>
    </w:tbl>
    <w:p w14:paraId="5D16DD0A" w14:textId="77777777" w:rsidR="00A87D62" w:rsidRPr="00A87D62" w:rsidRDefault="00000000" w:rsidP="00A87D62">
      <w:pPr>
        <w:pStyle w:val="NormalWeb"/>
        <w:rPr>
          <w:rFonts w:eastAsiaTheme="majorEastAsia"/>
          <w:lang w:val="en-GB"/>
        </w:rPr>
      </w:pPr>
      <w:r>
        <w:rPr>
          <w:rFonts w:eastAsiaTheme="majorEastAsia"/>
          <w:lang w:val="en-GB"/>
        </w:rPr>
        <w:pict w14:anchorId="5C58EE1E">
          <v:rect id="_x0000_i1104" style="width:0;height:1.5pt" o:hralign="center" o:hrstd="t" o:hr="t" fillcolor="#a0a0a0" stroked="f"/>
        </w:pict>
      </w:r>
    </w:p>
    <w:p w14:paraId="512AA4F2" w14:textId="77777777" w:rsidR="00A87D62" w:rsidRPr="00A87D62" w:rsidRDefault="00A87D62" w:rsidP="00A87D62">
      <w:pPr>
        <w:pStyle w:val="NormalWeb"/>
        <w:rPr>
          <w:rFonts w:eastAsiaTheme="majorEastAsia"/>
          <w:b/>
          <w:bCs/>
          <w:lang w:val="en-GB"/>
        </w:rPr>
      </w:pPr>
      <w:r w:rsidRPr="00A87D62">
        <w:rPr>
          <w:rFonts w:eastAsiaTheme="majorEastAsia"/>
          <w:b/>
          <w:bCs/>
          <w:lang w:val="en-GB"/>
        </w:rPr>
        <w:t>Summary:</w:t>
      </w:r>
    </w:p>
    <w:p w14:paraId="6C06A95C" w14:textId="77777777" w:rsidR="00A87D62" w:rsidRPr="00A87D62" w:rsidRDefault="00A87D62" w:rsidP="00A87D62">
      <w:pPr>
        <w:pStyle w:val="NormalWeb"/>
        <w:numPr>
          <w:ilvl w:val="0"/>
          <w:numId w:val="216"/>
        </w:numPr>
        <w:rPr>
          <w:rFonts w:eastAsiaTheme="majorEastAsia"/>
          <w:lang w:val="en-GB"/>
        </w:rPr>
      </w:pPr>
      <w:r w:rsidRPr="00A87D62">
        <w:rPr>
          <w:rFonts w:eastAsiaTheme="majorEastAsia"/>
          <w:b/>
          <w:bCs/>
          <w:lang w:val="en-GB"/>
        </w:rPr>
        <w:t>New Subnet Mask:</w:t>
      </w:r>
      <w:r w:rsidRPr="00A87D62">
        <w:rPr>
          <w:rFonts w:eastAsiaTheme="majorEastAsia"/>
          <w:lang w:val="en-GB"/>
        </w:rPr>
        <w:t xml:space="preserve"> 255.255.255.192 or /26</w:t>
      </w:r>
    </w:p>
    <w:p w14:paraId="569C1945" w14:textId="77777777" w:rsidR="00A87D62" w:rsidRPr="00A87D62" w:rsidRDefault="00A87D62" w:rsidP="00A87D62">
      <w:pPr>
        <w:pStyle w:val="NormalWeb"/>
        <w:numPr>
          <w:ilvl w:val="0"/>
          <w:numId w:val="216"/>
        </w:numPr>
        <w:rPr>
          <w:rFonts w:eastAsiaTheme="majorEastAsia"/>
          <w:lang w:val="en-GB"/>
        </w:rPr>
      </w:pPr>
      <w:r w:rsidRPr="00A87D62">
        <w:rPr>
          <w:rFonts w:eastAsiaTheme="majorEastAsia"/>
          <w:b/>
          <w:bCs/>
          <w:lang w:val="en-GB"/>
        </w:rPr>
        <w:t>Total Subnets Created:</w:t>
      </w:r>
      <w:r w:rsidRPr="00A87D62">
        <w:rPr>
          <w:rFonts w:eastAsiaTheme="majorEastAsia"/>
          <w:lang w:val="en-GB"/>
        </w:rPr>
        <w:t xml:space="preserve"> 4</w:t>
      </w:r>
    </w:p>
    <w:p w14:paraId="3D8246CE" w14:textId="77777777" w:rsidR="00A87D62" w:rsidRPr="00A87D62" w:rsidRDefault="00A87D62" w:rsidP="00A87D62">
      <w:pPr>
        <w:pStyle w:val="NormalWeb"/>
        <w:numPr>
          <w:ilvl w:val="0"/>
          <w:numId w:val="216"/>
        </w:numPr>
        <w:rPr>
          <w:rFonts w:eastAsiaTheme="majorEastAsia"/>
          <w:lang w:val="en-GB"/>
        </w:rPr>
      </w:pPr>
      <w:r w:rsidRPr="00A87D62">
        <w:rPr>
          <w:rFonts w:eastAsiaTheme="majorEastAsia"/>
          <w:b/>
          <w:bCs/>
          <w:lang w:val="en-GB"/>
        </w:rPr>
        <w:t>Usable IPs per Subnet:</w:t>
      </w:r>
      <w:r w:rsidRPr="00A87D62">
        <w:rPr>
          <w:rFonts w:eastAsiaTheme="majorEastAsia"/>
          <w:lang w:val="en-GB"/>
        </w:rPr>
        <w:t xml:space="preserve"> 62</w:t>
      </w:r>
    </w:p>
    <w:p w14:paraId="49E32567" w14:textId="77777777" w:rsidR="00A87D62" w:rsidRPr="00A87D62" w:rsidRDefault="00A87D62" w:rsidP="00A87D62">
      <w:pPr>
        <w:pStyle w:val="NormalWeb"/>
        <w:numPr>
          <w:ilvl w:val="0"/>
          <w:numId w:val="216"/>
        </w:numPr>
        <w:rPr>
          <w:rFonts w:eastAsiaTheme="majorEastAsia"/>
          <w:lang w:val="en-GB"/>
        </w:rPr>
      </w:pPr>
      <w:r w:rsidRPr="00A87D62">
        <w:rPr>
          <w:rFonts w:eastAsiaTheme="majorEastAsia"/>
          <w:b/>
          <w:bCs/>
          <w:lang w:val="en-GB"/>
        </w:rPr>
        <w:t>Total Usable IPs:</w:t>
      </w:r>
      <w:r w:rsidRPr="00A87D62">
        <w:rPr>
          <w:rFonts w:eastAsiaTheme="majorEastAsia"/>
          <w:lang w:val="en-GB"/>
        </w:rPr>
        <w:t xml:space="preserve"> 4 × 62 = 248</w:t>
      </w:r>
    </w:p>
    <w:p w14:paraId="53B9FD2F" w14:textId="18B2C95C" w:rsidR="21214A37" w:rsidRDefault="21214A37" w:rsidP="000E7DB6">
      <w:pPr>
        <w:pStyle w:val="NormalWeb"/>
        <w:rPr>
          <w:rStyle w:val="Strong"/>
          <w:rFonts w:eastAsiaTheme="majorEastAsia"/>
          <w:b w:val="0"/>
          <w:bCs w:val="0"/>
        </w:rPr>
      </w:pPr>
    </w:p>
    <w:p w14:paraId="6B901C46" w14:textId="77777777" w:rsidR="00A87D62" w:rsidRDefault="00A87D62" w:rsidP="000E7DB6">
      <w:pPr>
        <w:pStyle w:val="NormalWeb"/>
        <w:rPr>
          <w:rStyle w:val="Strong"/>
          <w:rFonts w:eastAsiaTheme="majorEastAsia"/>
          <w:b w:val="0"/>
          <w:bCs w:val="0"/>
        </w:rPr>
      </w:pPr>
    </w:p>
    <w:p w14:paraId="7717DA0C" w14:textId="77777777" w:rsidR="00A87D62" w:rsidRPr="000E7DB6" w:rsidRDefault="00A87D62" w:rsidP="000E7DB6">
      <w:pPr>
        <w:pStyle w:val="NormalWeb"/>
        <w:rPr>
          <w:rStyle w:val="Strong"/>
          <w:rFonts w:eastAsiaTheme="majorEastAsia"/>
          <w:b w:val="0"/>
          <w:bCs w:val="0"/>
        </w:rPr>
      </w:pPr>
    </w:p>
    <w:p w14:paraId="4FA915C6" w14:textId="1AC943BB" w:rsidR="00931E0F" w:rsidRDefault="00931E0F" w:rsidP="002E5D0A">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lastRenderedPageBreak/>
        <w:t xml:space="preserve">Explain the concept of subnetting and why it is important in IP addressing. Provide a step-by-step example of how subnetting helps in optimizing network resources. </w:t>
      </w:r>
    </w:p>
    <w:p w14:paraId="708C4AF0" w14:textId="77777777" w:rsidR="006F2996" w:rsidRPr="006F2996" w:rsidRDefault="006F2996" w:rsidP="006F2996">
      <w:pPr>
        <w:pStyle w:val="NormalWeb"/>
        <w:rPr>
          <w:rFonts w:eastAsiaTheme="majorEastAsia"/>
          <w:lang w:val="en-GB"/>
        </w:rPr>
      </w:pPr>
      <w:r w:rsidRPr="006F2996">
        <w:rPr>
          <w:rFonts w:eastAsiaTheme="majorEastAsia"/>
          <w:b/>
          <w:bCs/>
          <w:lang w:val="en-GB"/>
        </w:rPr>
        <w:t>Answer:</w:t>
      </w:r>
    </w:p>
    <w:p w14:paraId="5123BD71" w14:textId="77777777" w:rsidR="006F2996" w:rsidRPr="006F2996" w:rsidRDefault="006F2996" w:rsidP="006F2996">
      <w:pPr>
        <w:pStyle w:val="NormalWeb"/>
        <w:rPr>
          <w:rFonts w:eastAsiaTheme="majorEastAsia"/>
          <w:b/>
          <w:bCs/>
          <w:lang w:val="en-GB"/>
        </w:rPr>
      </w:pPr>
      <w:r w:rsidRPr="006F2996">
        <w:rPr>
          <w:rFonts w:eastAsiaTheme="majorEastAsia"/>
          <w:b/>
          <w:bCs/>
          <w:lang w:val="en-GB"/>
        </w:rPr>
        <w:t>Definition:</w:t>
      </w:r>
    </w:p>
    <w:p w14:paraId="63277363" w14:textId="77777777" w:rsidR="006F2996" w:rsidRPr="006F2996" w:rsidRDefault="006F2996" w:rsidP="006F2996">
      <w:pPr>
        <w:pStyle w:val="NormalWeb"/>
        <w:rPr>
          <w:rFonts w:eastAsiaTheme="majorEastAsia"/>
          <w:lang w:val="en-GB"/>
        </w:rPr>
      </w:pPr>
      <w:r w:rsidRPr="006F2996">
        <w:rPr>
          <w:rFonts w:eastAsiaTheme="majorEastAsia"/>
          <w:b/>
          <w:bCs/>
          <w:lang w:val="en-GB"/>
        </w:rPr>
        <w:t>Subnetting</w:t>
      </w:r>
      <w:r w:rsidRPr="006F2996">
        <w:rPr>
          <w:rFonts w:eastAsiaTheme="majorEastAsia"/>
          <w:lang w:val="en-GB"/>
        </w:rPr>
        <w:t xml:space="preserve"> is the process of dividing a larger IP network into smaller, more manageable subnetworks (subnets). It enhances network organization, improves security, and allows for more efficient IP address utilization.</w:t>
      </w:r>
    </w:p>
    <w:p w14:paraId="7B8286E9" w14:textId="77777777" w:rsidR="006F2996" w:rsidRPr="006F2996" w:rsidRDefault="00000000" w:rsidP="006F2996">
      <w:pPr>
        <w:pStyle w:val="NormalWeb"/>
        <w:rPr>
          <w:rFonts w:eastAsiaTheme="majorEastAsia"/>
          <w:lang w:val="en-GB"/>
        </w:rPr>
      </w:pPr>
      <w:r>
        <w:rPr>
          <w:rFonts w:eastAsiaTheme="majorEastAsia"/>
          <w:lang w:val="en-GB"/>
        </w:rPr>
        <w:pict w14:anchorId="76DB7B59">
          <v:rect id="_x0000_i1105" style="width:0;height:1.5pt" o:hralign="center" o:hrstd="t" o:hr="t" fillcolor="#a0a0a0" stroked="f"/>
        </w:pict>
      </w:r>
    </w:p>
    <w:p w14:paraId="597E92B4" w14:textId="77777777" w:rsidR="006F2996" w:rsidRPr="006F2996" w:rsidRDefault="006F2996" w:rsidP="006F2996">
      <w:pPr>
        <w:pStyle w:val="NormalWeb"/>
        <w:rPr>
          <w:rFonts w:eastAsiaTheme="majorEastAsia"/>
          <w:b/>
          <w:bCs/>
          <w:lang w:val="en-GB"/>
        </w:rPr>
      </w:pPr>
      <w:r w:rsidRPr="006F2996">
        <w:rPr>
          <w:rFonts w:eastAsiaTheme="majorEastAsia"/>
          <w:b/>
          <w:bCs/>
          <w:lang w:val="en-GB"/>
        </w:rPr>
        <w:t>Importance of Subnetting in IP Addressing:</w:t>
      </w:r>
    </w:p>
    <w:p w14:paraId="67CED92E" w14:textId="77777777" w:rsidR="006F2996" w:rsidRPr="006F2996" w:rsidRDefault="006F2996" w:rsidP="006F2996">
      <w:pPr>
        <w:pStyle w:val="NormalWeb"/>
        <w:numPr>
          <w:ilvl w:val="0"/>
          <w:numId w:val="217"/>
        </w:numPr>
        <w:rPr>
          <w:rFonts w:eastAsiaTheme="majorEastAsia"/>
          <w:lang w:val="en-GB"/>
        </w:rPr>
      </w:pPr>
      <w:r w:rsidRPr="006F2996">
        <w:rPr>
          <w:rFonts w:eastAsiaTheme="majorEastAsia"/>
          <w:b/>
          <w:bCs/>
          <w:lang w:val="en-GB"/>
        </w:rPr>
        <w:t>Efficient Use of IP Addresses:</w:t>
      </w:r>
    </w:p>
    <w:p w14:paraId="056EB918" w14:textId="77777777" w:rsidR="006F2996" w:rsidRPr="006F2996" w:rsidRDefault="006F2996" w:rsidP="006F2996">
      <w:pPr>
        <w:pStyle w:val="NormalWeb"/>
        <w:numPr>
          <w:ilvl w:val="1"/>
          <w:numId w:val="217"/>
        </w:numPr>
        <w:rPr>
          <w:rFonts w:eastAsiaTheme="majorEastAsia"/>
          <w:lang w:val="en-GB"/>
        </w:rPr>
      </w:pPr>
      <w:r w:rsidRPr="006F2996">
        <w:rPr>
          <w:rFonts w:eastAsiaTheme="majorEastAsia"/>
          <w:lang w:val="en-GB"/>
        </w:rPr>
        <w:t>Prevents wastage of IP addresses by allocating only what is needed to each subnet.</w:t>
      </w:r>
    </w:p>
    <w:p w14:paraId="03BF791B" w14:textId="77777777" w:rsidR="006F2996" w:rsidRPr="006F2996" w:rsidRDefault="006F2996" w:rsidP="006F2996">
      <w:pPr>
        <w:pStyle w:val="NormalWeb"/>
        <w:numPr>
          <w:ilvl w:val="0"/>
          <w:numId w:val="217"/>
        </w:numPr>
        <w:rPr>
          <w:rFonts w:eastAsiaTheme="majorEastAsia"/>
          <w:lang w:val="en-GB"/>
        </w:rPr>
      </w:pPr>
      <w:r w:rsidRPr="006F2996">
        <w:rPr>
          <w:rFonts w:eastAsiaTheme="majorEastAsia"/>
          <w:b/>
          <w:bCs/>
          <w:lang w:val="en-GB"/>
        </w:rPr>
        <w:t>Improved Network Management:</w:t>
      </w:r>
    </w:p>
    <w:p w14:paraId="6395BACD" w14:textId="77777777" w:rsidR="006F2996" w:rsidRPr="006F2996" w:rsidRDefault="006F2996" w:rsidP="006F2996">
      <w:pPr>
        <w:pStyle w:val="NormalWeb"/>
        <w:numPr>
          <w:ilvl w:val="1"/>
          <w:numId w:val="217"/>
        </w:numPr>
        <w:rPr>
          <w:rFonts w:eastAsiaTheme="majorEastAsia"/>
          <w:lang w:val="en-GB"/>
        </w:rPr>
      </w:pPr>
      <w:r w:rsidRPr="006F2996">
        <w:rPr>
          <w:rFonts w:eastAsiaTheme="majorEastAsia"/>
          <w:lang w:val="en-GB"/>
        </w:rPr>
        <w:t>Smaller networks are easier to monitor, manage, and troubleshoot.</w:t>
      </w:r>
    </w:p>
    <w:p w14:paraId="022C3AF2" w14:textId="77777777" w:rsidR="006F2996" w:rsidRPr="006F2996" w:rsidRDefault="006F2996" w:rsidP="006F2996">
      <w:pPr>
        <w:pStyle w:val="NormalWeb"/>
        <w:numPr>
          <w:ilvl w:val="0"/>
          <w:numId w:val="217"/>
        </w:numPr>
        <w:rPr>
          <w:rFonts w:eastAsiaTheme="majorEastAsia"/>
          <w:lang w:val="en-GB"/>
        </w:rPr>
      </w:pPr>
      <w:r w:rsidRPr="006F2996">
        <w:rPr>
          <w:rFonts w:eastAsiaTheme="majorEastAsia"/>
          <w:b/>
          <w:bCs/>
          <w:lang w:val="en-GB"/>
        </w:rPr>
        <w:t>Enhanced Security and Isolation:</w:t>
      </w:r>
    </w:p>
    <w:p w14:paraId="75DDFBAD" w14:textId="77777777" w:rsidR="006F2996" w:rsidRPr="006F2996" w:rsidRDefault="006F2996" w:rsidP="006F2996">
      <w:pPr>
        <w:pStyle w:val="NormalWeb"/>
        <w:numPr>
          <w:ilvl w:val="1"/>
          <w:numId w:val="217"/>
        </w:numPr>
        <w:rPr>
          <w:rFonts w:eastAsiaTheme="majorEastAsia"/>
          <w:lang w:val="en-GB"/>
        </w:rPr>
      </w:pPr>
      <w:r w:rsidRPr="006F2996">
        <w:rPr>
          <w:rFonts w:eastAsiaTheme="majorEastAsia"/>
          <w:lang w:val="en-GB"/>
        </w:rPr>
        <w:t xml:space="preserve">Limits broadcast domains and </w:t>
      </w:r>
      <w:proofErr w:type="gramStart"/>
      <w:r w:rsidRPr="006F2996">
        <w:rPr>
          <w:rFonts w:eastAsiaTheme="majorEastAsia"/>
          <w:lang w:val="en-GB"/>
        </w:rPr>
        <w:t>contains</w:t>
      </w:r>
      <w:proofErr w:type="gramEnd"/>
      <w:r w:rsidRPr="006F2996">
        <w:rPr>
          <w:rFonts w:eastAsiaTheme="majorEastAsia"/>
          <w:lang w:val="en-GB"/>
        </w:rPr>
        <w:t xml:space="preserve"> potential threats within subnets.</w:t>
      </w:r>
    </w:p>
    <w:p w14:paraId="600D0AAB" w14:textId="77777777" w:rsidR="006F2996" w:rsidRPr="006F2996" w:rsidRDefault="006F2996" w:rsidP="006F2996">
      <w:pPr>
        <w:pStyle w:val="NormalWeb"/>
        <w:numPr>
          <w:ilvl w:val="0"/>
          <w:numId w:val="217"/>
        </w:numPr>
        <w:rPr>
          <w:rFonts w:eastAsiaTheme="majorEastAsia"/>
          <w:lang w:val="en-GB"/>
        </w:rPr>
      </w:pPr>
      <w:r w:rsidRPr="006F2996">
        <w:rPr>
          <w:rFonts w:eastAsiaTheme="majorEastAsia"/>
          <w:b/>
          <w:bCs/>
          <w:lang w:val="en-GB"/>
        </w:rPr>
        <w:t>Scalability:</w:t>
      </w:r>
    </w:p>
    <w:p w14:paraId="6F5F2566" w14:textId="77777777" w:rsidR="006F2996" w:rsidRPr="006F2996" w:rsidRDefault="006F2996" w:rsidP="006F2996">
      <w:pPr>
        <w:pStyle w:val="NormalWeb"/>
        <w:numPr>
          <w:ilvl w:val="1"/>
          <w:numId w:val="217"/>
        </w:numPr>
        <w:rPr>
          <w:rFonts w:eastAsiaTheme="majorEastAsia"/>
          <w:lang w:val="en-GB"/>
        </w:rPr>
      </w:pPr>
      <w:r w:rsidRPr="006F2996">
        <w:rPr>
          <w:rFonts w:eastAsiaTheme="majorEastAsia"/>
          <w:lang w:val="en-GB"/>
        </w:rPr>
        <w:t>Supports growth by allowing additional subnets to be added as needed.</w:t>
      </w:r>
    </w:p>
    <w:p w14:paraId="302AADBF" w14:textId="77777777" w:rsidR="006F2996" w:rsidRPr="006F2996" w:rsidRDefault="00000000" w:rsidP="006F2996">
      <w:pPr>
        <w:pStyle w:val="NormalWeb"/>
        <w:rPr>
          <w:rFonts w:eastAsiaTheme="majorEastAsia"/>
          <w:lang w:val="en-GB"/>
        </w:rPr>
      </w:pPr>
      <w:r>
        <w:rPr>
          <w:rFonts w:eastAsiaTheme="majorEastAsia"/>
          <w:lang w:val="en-GB"/>
        </w:rPr>
        <w:pict w14:anchorId="5D180622">
          <v:rect id="_x0000_i1106" style="width:0;height:1.5pt" o:hralign="center" o:hrstd="t" o:hr="t" fillcolor="#a0a0a0" stroked="f"/>
        </w:pict>
      </w:r>
    </w:p>
    <w:p w14:paraId="70583D3E" w14:textId="77777777" w:rsidR="006F2996" w:rsidRPr="006F2996" w:rsidRDefault="006F2996" w:rsidP="006F2996">
      <w:pPr>
        <w:pStyle w:val="NormalWeb"/>
        <w:rPr>
          <w:rFonts w:eastAsiaTheme="majorEastAsia"/>
          <w:b/>
          <w:bCs/>
          <w:lang w:val="en-GB"/>
        </w:rPr>
      </w:pPr>
      <w:r w:rsidRPr="006F2996">
        <w:rPr>
          <w:rFonts w:eastAsiaTheme="majorEastAsia"/>
          <w:b/>
          <w:bCs/>
          <w:lang w:val="en-GB"/>
        </w:rPr>
        <w:t>Step-by-Step Subnetting Example:</w:t>
      </w:r>
    </w:p>
    <w:p w14:paraId="043270F5" w14:textId="77777777" w:rsidR="006F2996" w:rsidRPr="006F2996" w:rsidRDefault="006F2996" w:rsidP="006F2996">
      <w:pPr>
        <w:pStyle w:val="NormalWeb"/>
        <w:rPr>
          <w:rFonts w:eastAsiaTheme="majorEastAsia"/>
          <w:lang w:val="en-GB"/>
        </w:rPr>
      </w:pPr>
      <w:r w:rsidRPr="006F2996">
        <w:rPr>
          <w:rFonts w:eastAsiaTheme="majorEastAsia"/>
          <w:b/>
          <w:bCs/>
          <w:lang w:val="en-GB"/>
        </w:rPr>
        <w:t>Given:</w:t>
      </w:r>
    </w:p>
    <w:p w14:paraId="1E241D2E" w14:textId="77777777" w:rsidR="006F2996" w:rsidRPr="006F2996" w:rsidRDefault="006F2996" w:rsidP="006F2996">
      <w:pPr>
        <w:pStyle w:val="NormalWeb"/>
        <w:numPr>
          <w:ilvl w:val="0"/>
          <w:numId w:val="218"/>
        </w:numPr>
        <w:rPr>
          <w:rFonts w:eastAsiaTheme="majorEastAsia"/>
          <w:lang w:val="en-GB"/>
        </w:rPr>
      </w:pPr>
      <w:r w:rsidRPr="006F2996">
        <w:rPr>
          <w:rFonts w:eastAsiaTheme="majorEastAsia"/>
          <w:lang w:val="en-GB"/>
        </w:rPr>
        <w:t>IP Address: 192.168.10.0/24</w:t>
      </w:r>
    </w:p>
    <w:p w14:paraId="6A802DB3" w14:textId="77777777" w:rsidR="006F2996" w:rsidRPr="006F2996" w:rsidRDefault="006F2996" w:rsidP="006F2996">
      <w:pPr>
        <w:pStyle w:val="NormalWeb"/>
        <w:numPr>
          <w:ilvl w:val="0"/>
          <w:numId w:val="218"/>
        </w:numPr>
        <w:rPr>
          <w:rFonts w:eastAsiaTheme="majorEastAsia"/>
          <w:lang w:val="en-GB"/>
        </w:rPr>
      </w:pPr>
      <w:r w:rsidRPr="006F2996">
        <w:rPr>
          <w:rFonts w:eastAsiaTheme="majorEastAsia"/>
          <w:lang w:val="en-GB"/>
        </w:rPr>
        <w:t>Requirement: Create subnets for departments with at least 50 hosts each</w:t>
      </w:r>
    </w:p>
    <w:p w14:paraId="52660A83" w14:textId="77777777" w:rsidR="006F2996" w:rsidRPr="006F2996" w:rsidRDefault="00000000" w:rsidP="006F2996">
      <w:pPr>
        <w:pStyle w:val="NormalWeb"/>
        <w:rPr>
          <w:rFonts w:eastAsiaTheme="majorEastAsia"/>
          <w:lang w:val="en-GB"/>
        </w:rPr>
      </w:pPr>
      <w:r>
        <w:rPr>
          <w:rFonts w:eastAsiaTheme="majorEastAsia"/>
          <w:lang w:val="en-GB"/>
        </w:rPr>
        <w:pict w14:anchorId="7DB0297A">
          <v:rect id="_x0000_i1107" style="width:0;height:1.5pt" o:hralign="center" o:hrstd="t" o:hr="t" fillcolor="#a0a0a0" stroked="f"/>
        </w:pict>
      </w:r>
    </w:p>
    <w:p w14:paraId="2FAE1F4E" w14:textId="77777777" w:rsidR="006F2996" w:rsidRPr="006F2996" w:rsidRDefault="006F2996" w:rsidP="006F2996">
      <w:pPr>
        <w:pStyle w:val="NormalWeb"/>
        <w:rPr>
          <w:rFonts w:eastAsiaTheme="majorEastAsia"/>
          <w:b/>
          <w:bCs/>
          <w:lang w:val="en-GB"/>
        </w:rPr>
      </w:pPr>
      <w:r w:rsidRPr="006F2996">
        <w:rPr>
          <w:rFonts w:eastAsiaTheme="majorEastAsia"/>
          <w:b/>
          <w:bCs/>
          <w:lang w:val="en-GB"/>
        </w:rPr>
        <w:t>Step 1: Calculate Hosts Required</w:t>
      </w:r>
    </w:p>
    <w:p w14:paraId="45F3B366" w14:textId="77777777" w:rsidR="006F2996" w:rsidRPr="006F2996" w:rsidRDefault="006F2996" w:rsidP="006F2996">
      <w:pPr>
        <w:pStyle w:val="NormalWeb"/>
        <w:numPr>
          <w:ilvl w:val="0"/>
          <w:numId w:val="219"/>
        </w:numPr>
        <w:rPr>
          <w:rFonts w:eastAsiaTheme="majorEastAsia"/>
          <w:lang w:val="en-GB"/>
        </w:rPr>
      </w:pPr>
      <w:r w:rsidRPr="006F2996">
        <w:rPr>
          <w:rFonts w:eastAsiaTheme="majorEastAsia"/>
          <w:lang w:val="en-GB"/>
        </w:rPr>
        <w:t>Each department needs at least 50 usable IPs</w:t>
      </w:r>
    </w:p>
    <w:p w14:paraId="31363582" w14:textId="77777777" w:rsidR="006F2996" w:rsidRPr="006F2996" w:rsidRDefault="006F2996" w:rsidP="006F2996">
      <w:pPr>
        <w:pStyle w:val="NormalWeb"/>
        <w:numPr>
          <w:ilvl w:val="0"/>
          <w:numId w:val="219"/>
        </w:numPr>
        <w:rPr>
          <w:rFonts w:eastAsiaTheme="majorEastAsia"/>
          <w:lang w:val="en-GB"/>
        </w:rPr>
      </w:pPr>
      <w:r w:rsidRPr="006F2996">
        <w:rPr>
          <w:rFonts w:eastAsiaTheme="majorEastAsia"/>
          <w:lang w:val="en-GB"/>
        </w:rPr>
        <w:t>Formula: 2ⁿ - 2 ≥ 50 → n = 6 (2⁶ - 2 = 62 usable IPs)</w:t>
      </w:r>
    </w:p>
    <w:p w14:paraId="07AF93D2" w14:textId="77777777" w:rsidR="006F2996" w:rsidRPr="006F2996" w:rsidRDefault="006F2996" w:rsidP="006F2996">
      <w:pPr>
        <w:pStyle w:val="NormalWeb"/>
        <w:rPr>
          <w:rFonts w:eastAsiaTheme="majorEastAsia"/>
          <w:b/>
          <w:bCs/>
          <w:lang w:val="en-GB"/>
        </w:rPr>
      </w:pPr>
      <w:r w:rsidRPr="006F2996">
        <w:rPr>
          <w:rFonts w:eastAsiaTheme="majorEastAsia"/>
          <w:b/>
          <w:bCs/>
          <w:lang w:val="en-GB"/>
        </w:rPr>
        <w:t>Step 2: New Subnet Mask</w:t>
      </w:r>
    </w:p>
    <w:p w14:paraId="75C69FB9" w14:textId="77777777" w:rsidR="006F2996" w:rsidRPr="006F2996" w:rsidRDefault="006F2996" w:rsidP="006F2996">
      <w:pPr>
        <w:pStyle w:val="NormalWeb"/>
        <w:numPr>
          <w:ilvl w:val="0"/>
          <w:numId w:val="220"/>
        </w:numPr>
        <w:rPr>
          <w:rFonts w:eastAsiaTheme="majorEastAsia"/>
          <w:lang w:val="en-GB"/>
        </w:rPr>
      </w:pPr>
      <w:r w:rsidRPr="006F2996">
        <w:rPr>
          <w:rFonts w:eastAsiaTheme="majorEastAsia"/>
          <w:lang w:val="en-GB"/>
        </w:rPr>
        <w:t>Borrow 2 bits from the host portion of /24:</w:t>
      </w:r>
    </w:p>
    <w:p w14:paraId="5FEA8480" w14:textId="77777777" w:rsidR="006F2996" w:rsidRPr="006F2996" w:rsidRDefault="006F2996" w:rsidP="006F2996">
      <w:pPr>
        <w:pStyle w:val="NormalWeb"/>
        <w:numPr>
          <w:ilvl w:val="1"/>
          <w:numId w:val="220"/>
        </w:numPr>
        <w:rPr>
          <w:rFonts w:eastAsiaTheme="majorEastAsia"/>
          <w:lang w:val="en-GB"/>
        </w:rPr>
      </w:pPr>
      <w:r w:rsidRPr="006F2996">
        <w:rPr>
          <w:rFonts w:eastAsiaTheme="majorEastAsia"/>
          <w:lang w:val="en-GB"/>
        </w:rPr>
        <w:t xml:space="preserve">New Prefix: </w:t>
      </w:r>
      <w:r w:rsidRPr="006F2996">
        <w:rPr>
          <w:rFonts w:eastAsiaTheme="majorEastAsia"/>
          <w:b/>
          <w:bCs/>
          <w:lang w:val="en-GB"/>
        </w:rPr>
        <w:t>/26</w:t>
      </w:r>
    </w:p>
    <w:p w14:paraId="42EA0BED" w14:textId="77777777" w:rsidR="006F2996" w:rsidRPr="006F2996" w:rsidRDefault="006F2996" w:rsidP="006F2996">
      <w:pPr>
        <w:pStyle w:val="NormalWeb"/>
        <w:numPr>
          <w:ilvl w:val="1"/>
          <w:numId w:val="220"/>
        </w:numPr>
        <w:rPr>
          <w:rFonts w:eastAsiaTheme="majorEastAsia"/>
          <w:lang w:val="en-GB"/>
        </w:rPr>
      </w:pPr>
      <w:r w:rsidRPr="006F2996">
        <w:rPr>
          <w:rFonts w:eastAsiaTheme="majorEastAsia"/>
          <w:lang w:val="en-GB"/>
        </w:rPr>
        <w:t xml:space="preserve">Subnet Mask: </w:t>
      </w:r>
      <w:r w:rsidRPr="006F2996">
        <w:rPr>
          <w:rFonts w:eastAsiaTheme="majorEastAsia"/>
          <w:b/>
          <w:bCs/>
          <w:lang w:val="en-GB"/>
        </w:rPr>
        <w:t>255.255.255.192</w:t>
      </w:r>
    </w:p>
    <w:p w14:paraId="27D84C61" w14:textId="77777777" w:rsidR="006F2996" w:rsidRPr="006F2996" w:rsidRDefault="006F2996" w:rsidP="006F2996">
      <w:pPr>
        <w:pStyle w:val="NormalWeb"/>
        <w:rPr>
          <w:rFonts w:eastAsiaTheme="majorEastAsia"/>
          <w:b/>
          <w:bCs/>
          <w:lang w:val="en-GB"/>
        </w:rPr>
      </w:pPr>
      <w:r w:rsidRPr="006F2996">
        <w:rPr>
          <w:rFonts w:eastAsiaTheme="majorEastAsia"/>
          <w:b/>
          <w:bCs/>
          <w:lang w:val="en-GB"/>
        </w:rPr>
        <w:lastRenderedPageBreak/>
        <w:t>Step 3: Number of Subnets</w:t>
      </w:r>
    </w:p>
    <w:p w14:paraId="2FF6F171" w14:textId="77777777" w:rsidR="006F2996" w:rsidRPr="006F2996" w:rsidRDefault="006F2996" w:rsidP="006F2996">
      <w:pPr>
        <w:pStyle w:val="NormalWeb"/>
        <w:numPr>
          <w:ilvl w:val="0"/>
          <w:numId w:val="221"/>
        </w:numPr>
        <w:rPr>
          <w:rFonts w:eastAsiaTheme="majorEastAsia"/>
          <w:lang w:val="en-GB"/>
        </w:rPr>
      </w:pPr>
      <w:r w:rsidRPr="006F2996">
        <w:rPr>
          <w:rFonts w:eastAsiaTheme="majorEastAsia"/>
          <w:lang w:val="en-GB"/>
        </w:rPr>
        <w:t xml:space="preserve">2 borrowed bits = 2² = </w:t>
      </w:r>
      <w:r w:rsidRPr="006F2996">
        <w:rPr>
          <w:rFonts w:eastAsiaTheme="majorEastAsia"/>
          <w:b/>
          <w:bCs/>
          <w:lang w:val="en-GB"/>
        </w:rPr>
        <w:t>4 subnets</w:t>
      </w:r>
    </w:p>
    <w:p w14:paraId="2F994B7A" w14:textId="77777777" w:rsidR="006F2996" w:rsidRPr="006F2996" w:rsidRDefault="006F2996" w:rsidP="006F2996">
      <w:pPr>
        <w:pStyle w:val="NormalWeb"/>
        <w:numPr>
          <w:ilvl w:val="0"/>
          <w:numId w:val="221"/>
        </w:numPr>
        <w:rPr>
          <w:rFonts w:eastAsiaTheme="majorEastAsia"/>
          <w:lang w:val="en-GB"/>
        </w:rPr>
      </w:pPr>
      <w:r w:rsidRPr="006F2996">
        <w:rPr>
          <w:rFonts w:eastAsiaTheme="majorEastAsia"/>
          <w:lang w:val="en-GB"/>
        </w:rPr>
        <w:t xml:space="preserve">Each subnet supports </w:t>
      </w:r>
      <w:r w:rsidRPr="006F2996">
        <w:rPr>
          <w:rFonts w:eastAsiaTheme="majorEastAsia"/>
          <w:b/>
          <w:bCs/>
          <w:lang w:val="en-GB"/>
        </w:rPr>
        <w:t>62 usable IP addresses</w:t>
      </w:r>
    </w:p>
    <w:p w14:paraId="26F14F7A" w14:textId="77777777" w:rsidR="006F2996" w:rsidRPr="006F2996" w:rsidRDefault="00000000" w:rsidP="006F2996">
      <w:pPr>
        <w:pStyle w:val="NormalWeb"/>
        <w:rPr>
          <w:rFonts w:eastAsiaTheme="majorEastAsia"/>
          <w:lang w:val="en-GB"/>
        </w:rPr>
      </w:pPr>
      <w:r>
        <w:rPr>
          <w:rFonts w:eastAsiaTheme="majorEastAsia"/>
          <w:lang w:val="en-GB"/>
        </w:rPr>
        <w:pict w14:anchorId="6A34396F">
          <v:rect id="_x0000_i1108" style="width:0;height:1.5pt" o:hralign="center" o:hrstd="t" o:hr="t" fillcolor="#a0a0a0" stroked="f"/>
        </w:pict>
      </w:r>
    </w:p>
    <w:p w14:paraId="1282D217" w14:textId="77777777" w:rsidR="006F2996" w:rsidRPr="006F2996" w:rsidRDefault="006F2996" w:rsidP="006F2996">
      <w:pPr>
        <w:pStyle w:val="NormalWeb"/>
        <w:rPr>
          <w:rFonts w:eastAsiaTheme="majorEastAsia"/>
          <w:b/>
          <w:bCs/>
          <w:lang w:val="en-GB"/>
        </w:rPr>
      </w:pPr>
      <w:r w:rsidRPr="006F2996">
        <w:rPr>
          <w:rFonts w:eastAsiaTheme="majorEastAsia"/>
          <w:b/>
          <w:bCs/>
          <w:lang w:val="en-GB"/>
        </w:rPr>
        <w:t>Step 4: Subnet Breakdown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6"/>
        <w:gridCol w:w="1887"/>
        <w:gridCol w:w="1627"/>
        <w:gridCol w:w="1587"/>
        <w:gridCol w:w="2036"/>
      </w:tblGrid>
      <w:tr w:rsidR="006F2996" w:rsidRPr="006F2996" w14:paraId="7BCB22A8" w14:textId="77777777" w:rsidTr="00801419">
        <w:trPr>
          <w:tblHeader/>
          <w:tblCellSpacing w:w="15" w:type="dxa"/>
        </w:trPr>
        <w:tc>
          <w:tcPr>
            <w:tcW w:w="0" w:type="auto"/>
            <w:vAlign w:val="center"/>
            <w:hideMark/>
          </w:tcPr>
          <w:p w14:paraId="3FC27CDE" w14:textId="77777777" w:rsidR="006F2996" w:rsidRPr="006F2996" w:rsidRDefault="006F2996" w:rsidP="006F2996">
            <w:pPr>
              <w:pStyle w:val="NormalWeb"/>
              <w:rPr>
                <w:rFonts w:eastAsiaTheme="majorEastAsia"/>
                <w:b/>
                <w:bCs/>
                <w:lang w:val="en-GB"/>
              </w:rPr>
            </w:pPr>
            <w:r w:rsidRPr="006F2996">
              <w:rPr>
                <w:rFonts w:eastAsiaTheme="majorEastAsia"/>
                <w:b/>
                <w:bCs/>
                <w:lang w:val="en-GB"/>
              </w:rPr>
              <w:t>Subnet</w:t>
            </w:r>
          </w:p>
        </w:tc>
        <w:tc>
          <w:tcPr>
            <w:tcW w:w="0" w:type="auto"/>
            <w:vAlign w:val="center"/>
            <w:hideMark/>
          </w:tcPr>
          <w:p w14:paraId="233D398D" w14:textId="77777777" w:rsidR="006F2996" w:rsidRPr="006F2996" w:rsidRDefault="006F2996" w:rsidP="006F2996">
            <w:pPr>
              <w:pStyle w:val="NormalWeb"/>
              <w:rPr>
                <w:rFonts w:eastAsiaTheme="majorEastAsia"/>
                <w:b/>
                <w:bCs/>
                <w:lang w:val="en-GB"/>
              </w:rPr>
            </w:pPr>
            <w:r w:rsidRPr="006F2996">
              <w:rPr>
                <w:rFonts w:eastAsiaTheme="majorEastAsia"/>
                <w:b/>
                <w:bCs/>
                <w:lang w:val="en-GB"/>
              </w:rPr>
              <w:t>Network Address</w:t>
            </w:r>
          </w:p>
        </w:tc>
        <w:tc>
          <w:tcPr>
            <w:tcW w:w="0" w:type="auto"/>
            <w:vAlign w:val="center"/>
            <w:hideMark/>
          </w:tcPr>
          <w:p w14:paraId="7ED59516" w14:textId="77777777" w:rsidR="006F2996" w:rsidRPr="006F2996" w:rsidRDefault="006F2996" w:rsidP="006F2996">
            <w:pPr>
              <w:pStyle w:val="NormalWeb"/>
              <w:rPr>
                <w:rFonts w:eastAsiaTheme="majorEastAsia"/>
                <w:b/>
                <w:bCs/>
                <w:lang w:val="en-GB"/>
              </w:rPr>
            </w:pPr>
            <w:r w:rsidRPr="006F2996">
              <w:rPr>
                <w:rFonts w:eastAsiaTheme="majorEastAsia"/>
                <w:b/>
                <w:bCs/>
                <w:lang w:val="en-GB"/>
              </w:rPr>
              <w:t>First Usable IP</w:t>
            </w:r>
          </w:p>
        </w:tc>
        <w:tc>
          <w:tcPr>
            <w:tcW w:w="0" w:type="auto"/>
            <w:vAlign w:val="center"/>
            <w:hideMark/>
          </w:tcPr>
          <w:p w14:paraId="62C5560A" w14:textId="77777777" w:rsidR="006F2996" w:rsidRPr="006F2996" w:rsidRDefault="006F2996" w:rsidP="006F2996">
            <w:pPr>
              <w:pStyle w:val="NormalWeb"/>
              <w:rPr>
                <w:rFonts w:eastAsiaTheme="majorEastAsia"/>
                <w:b/>
                <w:bCs/>
                <w:lang w:val="en-GB"/>
              </w:rPr>
            </w:pPr>
            <w:r w:rsidRPr="006F2996">
              <w:rPr>
                <w:rFonts w:eastAsiaTheme="majorEastAsia"/>
                <w:b/>
                <w:bCs/>
                <w:lang w:val="en-GB"/>
              </w:rPr>
              <w:t>Last Usable IP</w:t>
            </w:r>
          </w:p>
        </w:tc>
        <w:tc>
          <w:tcPr>
            <w:tcW w:w="0" w:type="auto"/>
            <w:vAlign w:val="center"/>
            <w:hideMark/>
          </w:tcPr>
          <w:p w14:paraId="4782B0F3" w14:textId="77777777" w:rsidR="006F2996" w:rsidRPr="006F2996" w:rsidRDefault="006F2996" w:rsidP="006F2996">
            <w:pPr>
              <w:pStyle w:val="NormalWeb"/>
              <w:rPr>
                <w:rFonts w:eastAsiaTheme="majorEastAsia"/>
                <w:b/>
                <w:bCs/>
                <w:lang w:val="en-GB"/>
              </w:rPr>
            </w:pPr>
            <w:r w:rsidRPr="006F2996">
              <w:rPr>
                <w:rFonts w:eastAsiaTheme="majorEastAsia"/>
                <w:b/>
                <w:bCs/>
                <w:lang w:val="en-GB"/>
              </w:rPr>
              <w:t>Broadcast Address</w:t>
            </w:r>
          </w:p>
        </w:tc>
      </w:tr>
      <w:tr w:rsidR="006F2996" w:rsidRPr="006F2996" w14:paraId="5957728E" w14:textId="77777777" w:rsidTr="00801419">
        <w:trPr>
          <w:tblCellSpacing w:w="15" w:type="dxa"/>
        </w:trPr>
        <w:tc>
          <w:tcPr>
            <w:tcW w:w="0" w:type="auto"/>
            <w:vAlign w:val="center"/>
            <w:hideMark/>
          </w:tcPr>
          <w:p w14:paraId="3AFD72B4" w14:textId="77777777" w:rsidR="006F2996" w:rsidRPr="006F2996" w:rsidRDefault="006F2996" w:rsidP="006F2996">
            <w:pPr>
              <w:pStyle w:val="NormalWeb"/>
              <w:rPr>
                <w:rFonts w:eastAsiaTheme="majorEastAsia"/>
                <w:lang w:val="en-GB"/>
              </w:rPr>
            </w:pPr>
            <w:r w:rsidRPr="006F2996">
              <w:rPr>
                <w:rFonts w:eastAsiaTheme="majorEastAsia"/>
                <w:lang w:val="en-GB"/>
              </w:rPr>
              <w:t>1</w:t>
            </w:r>
          </w:p>
        </w:tc>
        <w:tc>
          <w:tcPr>
            <w:tcW w:w="0" w:type="auto"/>
            <w:vAlign w:val="center"/>
            <w:hideMark/>
          </w:tcPr>
          <w:p w14:paraId="28263DFB" w14:textId="77777777" w:rsidR="006F2996" w:rsidRPr="006F2996" w:rsidRDefault="006F2996" w:rsidP="006F2996">
            <w:pPr>
              <w:pStyle w:val="NormalWeb"/>
              <w:rPr>
                <w:rFonts w:eastAsiaTheme="majorEastAsia"/>
                <w:lang w:val="en-GB"/>
              </w:rPr>
            </w:pPr>
            <w:r w:rsidRPr="006F2996">
              <w:rPr>
                <w:rFonts w:eastAsiaTheme="majorEastAsia"/>
                <w:lang w:val="en-GB"/>
              </w:rPr>
              <w:t>192.168.10.0/26</w:t>
            </w:r>
          </w:p>
        </w:tc>
        <w:tc>
          <w:tcPr>
            <w:tcW w:w="0" w:type="auto"/>
            <w:vAlign w:val="center"/>
            <w:hideMark/>
          </w:tcPr>
          <w:p w14:paraId="5E2490D0" w14:textId="77777777" w:rsidR="006F2996" w:rsidRPr="006F2996" w:rsidRDefault="006F2996" w:rsidP="006F2996">
            <w:pPr>
              <w:pStyle w:val="NormalWeb"/>
              <w:rPr>
                <w:rFonts w:eastAsiaTheme="majorEastAsia"/>
                <w:lang w:val="en-GB"/>
              </w:rPr>
            </w:pPr>
            <w:r w:rsidRPr="006F2996">
              <w:rPr>
                <w:rFonts w:eastAsiaTheme="majorEastAsia"/>
                <w:lang w:val="en-GB"/>
              </w:rPr>
              <w:t>192.168.10.1</w:t>
            </w:r>
          </w:p>
        </w:tc>
        <w:tc>
          <w:tcPr>
            <w:tcW w:w="0" w:type="auto"/>
            <w:vAlign w:val="center"/>
            <w:hideMark/>
          </w:tcPr>
          <w:p w14:paraId="3BD4521B" w14:textId="77777777" w:rsidR="006F2996" w:rsidRPr="006F2996" w:rsidRDefault="006F2996" w:rsidP="006F2996">
            <w:pPr>
              <w:pStyle w:val="NormalWeb"/>
              <w:rPr>
                <w:rFonts w:eastAsiaTheme="majorEastAsia"/>
                <w:lang w:val="en-GB"/>
              </w:rPr>
            </w:pPr>
            <w:r w:rsidRPr="006F2996">
              <w:rPr>
                <w:rFonts w:eastAsiaTheme="majorEastAsia"/>
                <w:lang w:val="en-GB"/>
              </w:rPr>
              <w:t>192.168.10.62</w:t>
            </w:r>
          </w:p>
        </w:tc>
        <w:tc>
          <w:tcPr>
            <w:tcW w:w="0" w:type="auto"/>
            <w:vAlign w:val="center"/>
            <w:hideMark/>
          </w:tcPr>
          <w:p w14:paraId="5B5EA7C7" w14:textId="77777777" w:rsidR="006F2996" w:rsidRPr="006F2996" w:rsidRDefault="006F2996" w:rsidP="006F2996">
            <w:pPr>
              <w:pStyle w:val="NormalWeb"/>
              <w:rPr>
                <w:rFonts w:eastAsiaTheme="majorEastAsia"/>
                <w:lang w:val="en-GB"/>
              </w:rPr>
            </w:pPr>
            <w:r w:rsidRPr="006F2996">
              <w:rPr>
                <w:rFonts w:eastAsiaTheme="majorEastAsia"/>
                <w:lang w:val="en-GB"/>
              </w:rPr>
              <w:t>192.168.10.63</w:t>
            </w:r>
          </w:p>
        </w:tc>
      </w:tr>
      <w:tr w:rsidR="006F2996" w:rsidRPr="006F2996" w14:paraId="307DC2F8" w14:textId="77777777" w:rsidTr="00801419">
        <w:trPr>
          <w:tblCellSpacing w:w="15" w:type="dxa"/>
        </w:trPr>
        <w:tc>
          <w:tcPr>
            <w:tcW w:w="0" w:type="auto"/>
            <w:vAlign w:val="center"/>
            <w:hideMark/>
          </w:tcPr>
          <w:p w14:paraId="0AD295B2" w14:textId="77777777" w:rsidR="006F2996" w:rsidRPr="006F2996" w:rsidRDefault="006F2996" w:rsidP="006F2996">
            <w:pPr>
              <w:pStyle w:val="NormalWeb"/>
              <w:rPr>
                <w:rFonts w:eastAsiaTheme="majorEastAsia"/>
                <w:lang w:val="en-GB"/>
              </w:rPr>
            </w:pPr>
            <w:r w:rsidRPr="006F2996">
              <w:rPr>
                <w:rFonts w:eastAsiaTheme="majorEastAsia"/>
                <w:lang w:val="en-GB"/>
              </w:rPr>
              <w:t>2</w:t>
            </w:r>
          </w:p>
        </w:tc>
        <w:tc>
          <w:tcPr>
            <w:tcW w:w="0" w:type="auto"/>
            <w:vAlign w:val="center"/>
            <w:hideMark/>
          </w:tcPr>
          <w:p w14:paraId="4BC5748D" w14:textId="77777777" w:rsidR="006F2996" w:rsidRPr="006F2996" w:rsidRDefault="006F2996" w:rsidP="006F2996">
            <w:pPr>
              <w:pStyle w:val="NormalWeb"/>
              <w:rPr>
                <w:rFonts w:eastAsiaTheme="majorEastAsia"/>
                <w:lang w:val="en-GB"/>
              </w:rPr>
            </w:pPr>
            <w:r w:rsidRPr="006F2996">
              <w:rPr>
                <w:rFonts w:eastAsiaTheme="majorEastAsia"/>
                <w:lang w:val="en-GB"/>
              </w:rPr>
              <w:t>192.168.10.64/26</w:t>
            </w:r>
          </w:p>
        </w:tc>
        <w:tc>
          <w:tcPr>
            <w:tcW w:w="0" w:type="auto"/>
            <w:vAlign w:val="center"/>
            <w:hideMark/>
          </w:tcPr>
          <w:p w14:paraId="71152979" w14:textId="77777777" w:rsidR="006F2996" w:rsidRPr="006F2996" w:rsidRDefault="006F2996" w:rsidP="006F2996">
            <w:pPr>
              <w:pStyle w:val="NormalWeb"/>
              <w:rPr>
                <w:rFonts w:eastAsiaTheme="majorEastAsia"/>
                <w:lang w:val="en-GB"/>
              </w:rPr>
            </w:pPr>
            <w:r w:rsidRPr="006F2996">
              <w:rPr>
                <w:rFonts w:eastAsiaTheme="majorEastAsia"/>
                <w:lang w:val="en-GB"/>
              </w:rPr>
              <w:t>192.168.10.65</w:t>
            </w:r>
          </w:p>
        </w:tc>
        <w:tc>
          <w:tcPr>
            <w:tcW w:w="0" w:type="auto"/>
            <w:vAlign w:val="center"/>
            <w:hideMark/>
          </w:tcPr>
          <w:p w14:paraId="53E50882" w14:textId="77777777" w:rsidR="006F2996" w:rsidRPr="006F2996" w:rsidRDefault="006F2996" w:rsidP="006F2996">
            <w:pPr>
              <w:pStyle w:val="NormalWeb"/>
              <w:rPr>
                <w:rFonts w:eastAsiaTheme="majorEastAsia"/>
                <w:lang w:val="en-GB"/>
              </w:rPr>
            </w:pPr>
            <w:r w:rsidRPr="006F2996">
              <w:rPr>
                <w:rFonts w:eastAsiaTheme="majorEastAsia"/>
                <w:lang w:val="en-GB"/>
              </w:rPr>
              <w:t>192.168.10.126</w:t>
            </w:r>
          </w:p>
        </w:tc>
        <w:tc>
          <w:tcPr>
            <w:tcW w:w="0" w:type="auto"/>
            <w:vAlign w:val="center"/>
            <w:hideMark/>
          </w:tcPr>
          <w:p w14:paraId="14843F51" w14:textId="77777777" w:rsidR="006F2996" w:rsidRPr="006F2996" w:rsidRDefault="006F2996" w:rsidP="006F2996">
            <w:pPr>
              <w:pStyle w:val="NormalWeb"/>
              <w:rPr>
                <w:rFonts w:eastAsiaTheme="majorEastAsia"/>
                <w:lang w:val="en-GB"/>
              </w:rPr>
            </w:pPr>
            <w:r w:rsidRPr="006F2996">
              <w:rPr>
                <w:rFonts w:eastAsiaTheme="majorEastAsia"/>
                <w:lang w:val="en-GB"/>
              </w:rPr>
              <w:t>192.168.10.127</w:t>
            </w:r>
          </w:p>
        </w:tc>
      </w:tr>
      <w:tr w:rsidR="006F2996" w:rsidRPr="006F2996" w14:paraId="64F7B27E" w14:textId="77777777" w:rsidTr="00801419">
        <w:trPr>
          <w:tblCellSpacing w:w="15" w:type="dxa"/>
        </w:trPr>
        <w:tc>
          <w:tcPr>
            <w:tcW w:w="0" w:type="auto"/>
            <w:vAlign w:val="center"/>
            <w:hideMark/>
          </w:tcPr>
          <w:p w14:paraId="63AD74F1" w14:textId="77777777" w:rsidR="006F2996" w:rsidRPr="006F2996" w:rsidRDefault="006F2996" w:rsidP="006F2996">
            <w:pPr>
              <w:pStyle w:val="NormalWeb"/>
              <w:rPr>
                <w:rFonts w:eastAsiaTheme="majorEastAsia"/>
                <w:lang w:val="en-GB"/>
              </w:rPr>
            </w:pPr>
            <w:r w:rsidRPr="006F2996">
              <w:rPr>
                <w:rFonts w:eastAsiaTheme="majorEastAsia"/>
                <w:lang w:val="en-GB"/>
              </w:rPr>
              <w:t>3</w:t>
            </w:r>
          </w:p>
        </w:tc>
        <w:tc>
          <w:tcPr>
            <w:tcW w:w="0" w:type="auto"/>
            <w:vAlign w:val="center"/>
            <w:hideMark/>
          </w:tcPr>
          <w:p w14:paraId="106C1B05" w14:textId="77777777" w:rsidR="006F2996" w:rsidRPr="006F2996" w:rsidRDefault="006F2996" w:rsidP="006F2996">
            <w:pPr>
              <w:pStyle w:val="NormalWeb"/>
              <w:rPr>
                <w:rFonts w:eastAsiaTheme="majorEastAsia"/>
                <w:lang w:val="en-GB"/>
              </w:rPr>
            </w:pPr>
            <w:r w:rsidRPr="006F2996">
              <w:rPr>
                <w:rFonts w:eastAsiaTheme="majorEastAsia"/>
                <w:lang w:val="en-GB"/>
              </w:rPr>
              <w:t>192.168.10.128/26</w:t>
            </w:r>
          </w:p>
        </w:tc>
        <w:tc>
          <w:tcPr>
            <w:tcW w:w="0" w:type="auto"/>
            <w:vAlign w:val="center"/>
            <w:hideMark/>
          </w:tcPr>
          <w:p w14:paraId="1E553DA6" w14:textId="77777777" w:rsidR="006F2996" w:rsidRPr="006F2996" w:rsidRDefault="006F2996" w:rsidP="006F2996">
            <w:pPr>
              <w:pStyle w:val="NormalWeb"/>
              <w:rPr>
                <w:rFonts w:eastAsiaTheme="majorEastAsia"/>
                <w:lang w:val="en-GB"/>
              </w:rPr>
            </w:pPr>
            <w:r w:rsidRPr="006F2996">
              <w:rPr>
                <w:rFonts w:eastAsiaTheme="majorEastAsia"/>
                <w:lang w:val="en-GB"/>
              </w:rPr>
              <w:t>192.168.10.129</w:t>
            </w:r>
          </w:p>
        </w:tc>
        <w:tc>
          <w:tcPr>
            <w:tcW w:w="0" w:type="auto"/>
            <w:vAlign w:val="center"/>
            <w:hideMark/>
          </w:tcPr>
          <w:p w14:paraId="472AD0F0" w14:textId="77777777" w:rsidR="006F2996" w:rsidRPr="006F2996" w:rsidRDefault="006F2996" w:rsidP="006F2996">
            <w:pPr>
              <w:pStyle w:val="NormalWeb"/>
              <w:rPr>
                <w:rFonts w:eastAsiaTheme="majorEastAsia"/>
                <w:lang w:val="en-GB"/>
              </w:rPr>
            </w:pPr>
            <w:r w:rsidRPr="006F2996">
              <w:rPr>
                <w:rFonts w:eastAsiaTheme="majorEastAsia"/>
                <w:lang w:val="en-GB"/>
              </w:rPr>
              <w:t>192.168.10.190</w:t>
            </w:r>
          </w:p>
        </w:tc>
        <w:tc>
          <w:tcPr>
            <w:tcW w:w="0" w:type="auto"/>
            <w:vAlign w:val="center"/>
            <w:hideMark/>
          </w:tcPr>
          <w:p w14:paraId="509E538A" w14:textId="77777777" w:rsidR="006F2996" w:rsidRPr="006F2996" w:rsidRDefault="006F2996" w:rsidP="006F2996">
            <w:pPr>
              <w:pStyle w:val="NormalWeb"/>
              <w:rPr>
                <w:rFonts w:eastAsiaTheme="majorEastAsia"/>
                <w:lang w:val="en-GB"/>
              </w:rPr>
            </w:pPr>
            <w:r w:rsidRPr="006F2996">
              <w:rPr>
                <w:rFonts w:eastAsiaTheme="majorEastAsia"/>
                <w:lang w:val="en-GB"/>
              </w:rPr>
              <w:t>192.168.10.191</w:t>
            </w:r>
          </w:p>
        </w:tc>
      </w:tr>
      <w:tr w:rsidR="006F2996" w:rsidRPr="006F2996" w14:paraId="3259B5D3" w14:textId="77777777" w:rsidTr="00801419">
        <w:trPr>
          <w:tblCellSpacing w:w="15" w:type="dxa"/>
        </w:trPr>
        <w:tc>
          <w:tcPr>
            <w:tcW w:w="0" w:type="auto"/>
            <w:vAlign w:val="center"/>
            <w:hideMark/>
          </w:tcPr>
          <w:p w14:paraId="0D87720E" w14:textId="77777777" w:rsidR="006F2996" w:rsidRPr="006F2996" w:rsidRDefault="006F2996" w:rsidP="006F2996">
            <w:pPr>
              <w:pStyle w:val="NormalWeb"/>
              <w:rPr>
                <w:rFonts w:eastAsiaTheme="majorEastAsia"/>
                <w:lang w:val="en-GB"/>
              </w:rPr>
            </w:pPr>
            <w:r w:rsidRPr="006F2996">
              <w:rPr>
                <w:rFonts w:eastAsiaTheme="majorEastAsia"/>
                <w:lang w:val="en-GB"/>
              </w:rPr>
              <w:t>4</w:t>
            </w:r>
          </w:p>
        </w:tc>
        <w:tc>
          <w:tcPr>
            <w:tcW w:w="0" w:type="auto"/>
            <w:vAlign w:val="center"/>
            <w:hideMark/>
          </w:tcPr>
          <w:p w14:paraId="202F343E" w14:textId="77777777" w:rsidR="006F2996" w:rsidRPr="006F2996" w:rsidRDefault="006F2996" w:rsidP="006F2996">
            <w:pPr>
              <w:pStyle w:val="NormalWeb"/>
              <w:rPr>
                <w:rFonts w:eastAsiaTheme="majorEastAsia"/>
                <w:lang w:val="en-GB"/>
              </w:rPr>
            </w:pPr>
            <w:r w:rsidRPr="006F2996">
              <w:rPr>
                <w:rFonts w:eastAsiaTheme="majorEastAsia"/>
                <w:lang w:val="en-GB"/>
              </w:rPr>
              <w:t>192.168.10.192/26</w:t>
            </w:r>
          </w:p>
        </w:tc>
        <w:tc>
          <w:tcPr>
            <w:tcW w:w="0" w:type="auto"/>
            <w:vAlign w:val="center"/>
            <w:hideMark/>
          </w:tcPr>
          <w:p w14:paraId="4DF3E7FE" w14:textId="77777777" w:rsidR="006F2996" w:rsidRPr="006F2996" w:rsidRDefault="006F2996" w:rsidP="006F2996">
            <w:pPr>
              <w:pStyle w:val="NormalWeb"/>
              <w:rPr>
                <w:rFonts w:eastAsiaTheme="majorEastAsia"/>
                <w:lang w:val="en-GB"/>
              </w:rPr>
            </w:pPr>
            <w:r w:rsidRPr="006F2996">
              <w:rPr>
                <w:rFonts w:eastAsiaTheme="majorEastAsia"/>
                <w:lang w:val="en-GB"/>
              </w:rPr>
              <w:t>192.168.10.193</w:t>
            </w:r>
          </w:p>
        </w:tc>
        <w:tc>
          <w:tcPr>
            <w:tcW w:w="0" w:type="auto"/>
            <w:vAlign w:val="center"/>
            <w:hideMark/>
          </w:tcPr>
          <w:p w14:paraId="2117E154" w14:textId="77777777" w:rsidR="006F2996" w:rsidRPr="006F2996" w:rsidRDefault="006F2996" w:rsidP="006F2996">
            <w:pPr>
              <w:pStyle w:val="NormalWeb"/>
              <w:rPr>
                <w:rFonts w:eastAsiaTheme="majorEastAsia"/>
                <w:lang w:val="en-GB"/>
              </w:rPr>
            </w:pPr>
            <w:r w:rsidRPr="006F2996">
              <w:rPr>
                <w:rFonts w:eastAsiaTheme="majorEastAsia"/>
                <w:lang w:val="en-GB"/>
              </w:rPr>
              <w:t>192.168.10.254</w:t>
            </w:r>
          </w:p>
        </w:tc>
        <w:tc>
          <w:tcPr>
            <w:tcW w:w="0" w:type="auto"/>
            <w:vAlign w:val="center"/>
            <w:hideMark/>
          </w:tcPr>
          <w:p w14:paraId="2C2C1621" w14:textId="77777777" w:rsidR="006F2996" w:rsidRPr="006F2996" w:rsidRDefault="006F2996" w:rsidP="006F2996">
            <w:pPr>
              <w:pStyle w:val="NormalWeb"/>
              <w:rPr>
                <w:rFonts w:eastAsiaTheme="majorEastAsia"/>
                <w:lang w:val="en-GB"/>
              </w:rPr>
            </w:pPr>
            <w:r w:rsidRPr="006F2996">
              <w:rPr>
                <w:rFonts w:eastAsiaTheme="majorEastAsia"/>
                <w:lang w:val="en-GB"/>
              </w:rPr>
              <w:t>192.168.10.255</w:t>
            </w:r>
          </w:p>
        </w:tc>
      </w:tr>
    </w:tbl>
    <w:p w14:paraId="6351A4AF" w14:textId="77777777" w:rsidR="00A87D62" w:rsidRPr="006F2996" w:rsidRDefault="00A87D62" w:rsidP="00A87D62">
      <w:pPr>
        <w:pStyle w:val="NormalWeb"/>
        <w:rPr>
          <w:rStyle w:val="Strong"/>
          <w:rFonts w:eastAsiaTheme="majorEastAsia"/>
          <w:b w:val="0"/>
          <w:bCs w:val="0"/>
        </w:rPr>
      </w:pPr>
    </w:p>
    <w:p w14:paraId="24B51C81" w14:textId="6F29DDBD" w:rsidR="00931E0F" w:rsidRDefault="00931E0F" w:rsidP="002E5D0A">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t xml:space="preserve">Given the IP address 172.16.0.0/16, subnet it into smaller subnets to accommodate at least 100 hosts per subnet. Calculate the subnet mask for each subnet and list the usable IP address range for one of the resulting subnets. </w:t>
      </w:r>
    </w:p>
    <w:p w14:paraId="319D9617" w14:textId="77777777" w:rsidR="00C66CAC" w:rsidRPr="00C66CAC" w:rsidRDefault="00C66CAC" w:rsidP="00C66CAC">
      <w:pPr>
        <w:pStyle w:val="NormalWeb"/>
        <w:rPr>
          <w:rFonts w:eastAsiaTheme="majorEastAsia"/>
          <w:b/>
          <w:bCs/>
          <w:lang w:val="en-GB"/>
        </w:rPr>
      </w:pPr>
      <w:r w:rsidRPr="00C66CAC">
        <w:rPr>
          <w:rFonts w:eastAsiaTheme="majorEastAsia"/>
          <w:b/>
          <w:bCs/>
          <w:lang w:val="en-GB"/>
        </w:rPr>
        <w:t>Answer:</w:t>
      </w:r>
    </w:p>
    <w:p w14:paraId="0593ABB4" w14:textId="77777777" w:rsidR="00C66CAC" w:rsidRPr="00C66CAC" w:rsidRDefault="00C66CAC" w:rsidP="00C66CAC">
      <w:pPr>
        <w:pStyle w:val="NormalWeb"/>
        <w:rPr>
          <w:rFonts w:eastAsiaTheme="majorEastAsia"/>
          <w:lang w:val="en-GB"/>
        </w:rPr>
      </w:pPr>
      <w:r w:rsidRPr="00C66CAC">
        <w:rPr>
          <w:rFonts w:eastAsiaTheme="majorEastAsia"/>
          <w:b/>
          <w:bCs/>
          <w:lang w:val="en-GB"/>
        </w:rPr>
        <w:t>Given:</w:t>
      </w:r>
    </w:p>
    <w:p w14:paraId="0D2EC67A" w14:textId="77777777" w:rsidR="00C66CAC" w:rsidRPr="00C66CAC" w:rsidRDefault="00C66CAC" w:rsidP="00C66CAC">
      <w:pPr>
        <w:pStyle w:val="NormalWeb"/>
        <w:numPr>
          <w:ilvl w:val="0"/>
          <w:numId w:val="222"/>
        </w:numPr>
        <w:rPr>
          <w:rFonts w:eastAsiaTheme="majorEastAsia"/>
          <w:lang w:val="en-GB"/>
        </w:rPr>
      </w:pPr>
      <w:r w:rsidRPr="00C66CAC">
        <w:rPr>
          <w:rFonts w:eastAsiaTheme="majorEastAsia"/>
          <w:lang w:val="en-GB"/>
        </w:rPr>
        <w:t xml:space="preserve">IP Address: </w:t>
      </w:r>
      <w:r w:rsidRPr="00C66CAC">
        <w:rPr>
          <w:rFonts w:eastAsiaTheme="majorEastAsia"/>
          <w:b/>
          <w:bCs/>
          <w:lang w:val="en-GB"/>
        </w:rPr>
        <w:t>172.16.0.0/16</w:t>
      </w:r>
      <w:r w:rsidRPr="00C66CAC">
        <w:rPr>
          <w:rFonts w:eastAsiaTheme="majorEastAsia"/>
          <w:lang w:val="en-GB"/>
        </w:rPr>
        <w:t xml:space="preserve"> (Class B address)</w:t>
      </w:r>
    </w:p>
    <w:p w14:paraId="5680DEA1" w14:textId="77777777" w:rsidR="00C66CAC" w:rsidRPr="00C66CAC" w:rsidRDefault="00C66CAC" w:rsidP="00C66CAC">
      <w:pPr>
        <w:pStyle w:val="NormalWeb"/>
        <w:numPr>
          <w:ilvl w:val="0"/>
          <w:numId w:val="222"/>
        </w:numPr>
        <w:rPr>
          <w:rFonts w:eastAsiaTheme="majorEastAsia"/>
          <w:lang w:val="en-GB"/>
        </w:rPr>
      </w:pPr>
      <w:r w:rsidRPr="00C66CAC">
        <w:rPr>
          <w:rFonts w:eastAsiaTheme="majorEastAsia"/>
          <w:lang w:val="en-GB"/>
        </w:rPr>
        <w:t xml:space="preserve">Requirement: Subnets that can support </w:t>
      </w:r>
      <w:r w:rsidRPr="00C66CAC">
        <w:rPr>
          <w:rFonts w:eastAsiaTheme="majorEastAsia"/>
          <w:b/>
          <w:bCs/>
          <w:lang w:val="en-GB"/>
        </w:rPr>
        <w:t>at least 100 hosts</w:t>
      </w:r>
      <w:r w:rsidRPr="00C66CAC">
        <w:rPr>
          <w:rFonts w:eastAsiaTheme="majorEastAsia"/>
          <w:lang w:val="en-GB"/>
        </w:rPr>
        <w:t xml:space="preserve"> each</w:t>
      </w:r>
    </w:p>
    <w:p w14:paraId="28E9BC0D" w14:textId="77777777" w:rsidR="00C66CAC" w:rsidRPr="00C66CAC" w:rsidRDefault="00000000" w:rsidP="00C66CAC">
      <w:pPr>
        <w:pStyle w:val="NormalWeb"/>
        <w:rPr>
          <w:rFonts w:eastAsiaTheme="majorEastAsia"/>
          <w:lang w:val="en-GB"/>
        </w:rPr>
      </w:pPr>
      <w:r>
        <w:rPr>
          <w:rFonts w:eastAsiaTheme="majorEastAsia"/>
          <w:lang w:val="en-GB"/>
        </w:rPr>
        <w:pict w14:anchorId="6947086B">
          <v:rect id="_x0000_i1109" style="width:0;height:1.5pt" o:hralign="center" o:hrstd="t" o:hr="t" fillcolor="#a0a0a0" stroked="f"/>
        </w:pict>
      </w:r>
    </w:p>
    <w:p w14:paraId="29E01857" w14:textId="77777777" w:rsidR="00C66CAC" w:rsidRPr="00C66CAC" w:rsidRDefault="00C66CAC" w:rsidP="00C66CAC">
      <w:pPr>
        <w:pStyle w:val="NormalWeb"/>
        <w:rPr>
          <w:rFonts w:eastAsiaTheme="majorEastAsia"/>
          <w:b/>
          <w:bCs/>
          <w:lang w:val="en-GB"/>
        </w:rPr>
      </w:pPr>
      <w:r w:rsidRPr="00C66CAC">
        <w:rPr>
          <w:rFonts w:eastAsiaTheme="majorEastAsia"/>
          <w:b/>
          <w:bCs/>
          <w:lang w:val="en-GB"/>
        </w:rPr>
        <w:t>Step 1: Determine Hosts Requirement</w:t>
      </w:r>
    </w:p>
    <w:p w14:paraId="15127E60" w14:textId="77777777" w:rsidR="00C66CAC" w:rsidRPr="00C66CAC" w:rsidRDefault="00C66CAC" w:rsidP="00C66CAC">
      <w:pPr>
        <w:pStyle w:val="NormalWeb"/>
        <w:rPr>
          <w:rFonts w:eastAsiaTheme="majorEastAsia"/>
          <w:lang w:val="en-GB"/>
        </w:rPr>
      </w:pPr>
      <w:r w:rsidRPr="00C66CAC">
        <w:rPr>
          <w:rFonts w:eastAsiaTheme="majorEastAsia"/>
          <w:lang w:val="en-GB"/>
        </w:rPr>
        <w:t xml:space="preserve">To accommodate </w:t>
      </w:r>
      <w:r w:rsidRPr="00C66CAC">
        <w:rPr>
          <w:rFonts w:eastAsiaTheme="majorEastAsia"/>
          <w:b/>
          <w:bCs/>
          <w:lang w:val="en-GB"/>
        </w:rPr>
        <w:t>at least 100 hosts</w:t>
      </w:r>
      <w:r w:rsidRPr="00C66CAC">
        <w:rPr>
          <w:rFonts w:eastAsiaTheme="majorEastAsia"/>
          <w:lang w:val="en-GB"/>
        </w:rPr>
        <w:t>, we calculate:</w:t>
      </w:r>
    </w:p>
    <w:p w14:paraId="0186E845" w14:textId="77777777" w:rsidR="00C66CAC" w:rsidRPr="00C66CAC" w:rsidRDefault="00C66CAC" w:rsidP="00C66CAC">
      <w:pPr>
        <w:pStyle w:val="NormalWeb"/>
        <w:rPr>
          <w:rFonts w:eastAsiaTheme="majorEastAsia"/>
          <w:lang w:val="en-GB"/>
        </w:rPr>
      </w:pPr>
      <w:r w:rsidRPr="00C66CAC">
        <w:rPr>
          <w:rFonts w:eastAsiaTheme="majorEastAsia"/>
          <w:lang w:val="en-GB"/>
        </w:rPr>
        <w:t>2n−2≥100</w:t>
      </w:r>
      <w:r w:rsidRPr="00C66CAC">
        <w:rPr>
          <w:rFonts w:ascii="Cambria Math" w:eastAsiaTheme="majorEastAsia" w:hAnsi="Cambria Math" w:cs="Cambria Math"/>
          <w:lang w:val="en-GB"/>
        </w:rPr>
        <w:t>⇒</w:t>
      </w:r>
      <w:r w:rsidRPr="00C66CAC">
        <w:rPr>
          <w:rFonts w:eastAsiaTheme="majorEastAsia"/>
          <w:lang w:val="en-GB"/>
        </w:rPr>
        <w:t>n=7(since 27−2=126)2^n - 2 \</w:t>
      </w:r>
      <w:proofErr w:type="spellStart"/>
      <w:r w:rsidRPr="00C66CAC">
        <w:rPr>
          <w:rFonts w:eastAsiaTheme="majorEastAsia"/>
          <w:lang w:val="en-GB"/>
        </w:rPr>
        <w:t>geq</w:t>
      </w:r>
      <w:proofErr w:type="spellEnd"/>
      <w:r w:rsidRPr="00C66CAC">
        <w:rPr>
          <w:rFonts w:eastAsiaTheme="majorEastAsia"/>
          <w:lang w:val="en-GB"/>
        </w:rPr>
        <w:t xml:space="preserve"> 100 \</w:t>
      </w:r>
      <w:proofErr w:type="spellStart"/>
      <w:r w:rsidRPr="00C66CAC">
        <w:rPr>
          <w:rFonts w:eastAsiaTheme="majorEastAsia"/>
          <w:lang w:val="en-GB"/>
        </w:rPr>
        <w:t>Rightarrow</w:t>
      </w:r>
      <w:proofErr w:type="spellEnd"/>
      <w:r w:rsidRPr="00C66CAC">
        <w:rPr>
          <w:rFonts w:eastAsiaTheme="majorEastAsia"/>
          <w:lang w:val="en-GB"/>
        </w:rPr>
        <w:t xml:space="preserve"> n = 7 \quad \</w:t>
      </w:r>
      <w:proofErr w:type="gramStart"/>
      <w:r w:rsidRPr="00C66CAC">
        <w:rPr>
          <w:rFonts w:eastAsiaTheme="majorEastAsia"/>
          <w:lang w:val="en-GB"/>
        </w:rPr>
        <w:t>text{</w:t>
      </w:r>
      <w:proofErr w:type="gramEnd"/>
      <w:r w:rsidRPr="00C66CAC">
        <w:rPr>
          <w:rFonts w:eastAsiaTheme="majorEastAsia"/>
          <w:lang w:val="en-GB"/>
        </w:rPr>
        <w:t>(</w:t>
      </w:r>
      <w:proofErr w:type="gramStart"/>
      <w:r w:rsidRPr="00C66CAC">
        <w:rPr>
          <w:rFonts w:eastAsiaTheme="majorEastAsia"/>
          <w:lang w:val="en-GB"/>
        </w:rPr>
        <w:t>since }</w:t>
      </w:r>
      <w:proofErr w:type="gramEnd"/>
      <w:r w:rsidRPr="00C66CAC">
        <w:rPr>
          <w:rFonts w:eastAsiaTheme="majorEastAsia"/>
          <w:lang w:val="en-GB"/>
        </w:rPr>
        <w:t xml:space="preserve"> 2^7 - 2 = 126 \</w:t>
      </w:r>
      <w:proofErr w:type="gramStart"/>
      <w:r w:rsidRPr="00C66CAC">
        <w:rPr>
          <w:rFonts w:eastAsiaTheme="majorEastAsia"/>
          <w:lang w:val="en-GB"/>
        </w:rPr>
        <w:t>text{</w:t>
      </w:r>
      <w:proofErr w:type="gramEnd"/>
      <w:r w:rsidRPr="00C66CAC">
        <w:rPr>
          <w:rFonts w:eastAsiaTheme="majorEastAsia"/>
          <w:lang w:val="en-GB"/>
        </w:rPr>
        <w:t>)}2n−2≥100</w:t>
      </w:r>
      <w:r w:rsidRPr="00C66CAC">
        <w:rPr>
          <w:rFonts w:ascii="Cambria Math" w:eastAsiaTheme="majorEastAsia" w:hAnsi="Cambria Math" w:cs="Cambria Math"/>
          <w:lang w:val="en-GB"/>
        </w:rPr>
        <w:t>⇒</w:t>
      </w:r>
      <w:r w:rsidRPr="00C66CAC">
        <w:rPr>
          <w:rFonts w:eastAsiaTheme="majorEastAsia"/>
          <w:lang w:val="en-GB"/>
        </w:rPr>
        <w:t xml:space="preserve">n=7(since 27−2=126) </w:t>
      </w:r>
    </w:p>
    <w:p w14:paraId="2F8945CE" w14:textId="77777777" w:rsidR="00C66CAC" w:rsidRPr="00C66CAC" w:rsidRDefault="00C66CAC" w:rsidP="00C66CAC">
      <w:pPr>
        <w:pStyle w:val="NormalWeb"/>
        <w:numPr>
          <w:ilvl w:val="0"/>
          <w:numId w:val="223"/>
        </w:numPr>
        <w:rPr>
          <w:rFonts w:eastAsiaTheme="majorEastAsia"/>
          <w:lang w:val="en-GB"/>
        </w:rPr>
      </w:pPr>
      <w:r w:rsidRPr="00C66CAC">
        <w:rPr>
          <w:rFonts w:eastAsiaTheme="majorEastAsia"/>
          <w:lang w:val="en-GB"/>
        </w:rPr>
        <w:t xml:space="preserve">So, </w:t>
      </w:r>
      <w:r w:rsidRPr="00C66CAC">
        <w:rPr>
          <w:rFonts w:eastAsiaTheme="majorEastAsia"/>
          <w:b/>
          <w:bCs/>
          <w:lang w:val="en-GB"/>
        </w:rPr>
        <w:t>7 bits</w:t>
      </w:r>
      <w:r w:rsidRPr="00C66CAC">
        <w:rPr>
          <w:rFonts w:eastAsiaTheme="majorEastAsia"/>
          <w:lang w:val="en-GB"/>
        </w:rPr>
        <w:t xml:space="preserve"> are needed for hosts.</w:t>
      </w:r>
    </w:p>
    <w:p w14:paraId="4047C628" w14:textId="77777777" w:rsidR="00C66CAC" w:rsidRPr="00C66CAC" w:rsidRDefault="00C66CAC" w:rsidP="00C66CAC">
      <w:pPr>
        <w:pStyle w:val="NormalWeb"/>
        <w:numPr>
          <w:ilvl w:val="0"/>
          <w:numId w:val="223"/>
        </w:numPr>
        <w:rPr>
          <w:rFonts w:eastAsiaTheme="majorEastAsia"/>
          <w:lang w:val="en-GB"/>
        </w:rPr>
      </w:pPr>
      <w:r w:rsidRPr="00C66CAC">
        <w:rPr>
          <w:rFonts w:eastAsiaTheme="majorEastAsia"/>
          <w:lang w:val="en-GB"/>
        </w:rPr>
        <w:t xml:space="preserve">New prefix = 32 - 7 = </w:t>
      </w:r>
      <w:r w:rsidRPr="00C66CAC">
        <w:rPr>
          <w:rFonts w:eastAsiaTheme="majorEastAsia"/>
          <w:b/>
          <w:bCs/>
          <w:lang w:val="en-GB"/>
        </w:rPr>
        <w:t>/25</w:t>
      </w:r>
      <w:r w:rsidRPr="00C66CAC">
        <w:rPr>
          <w:rFonts w:eastAsiaTheme="majorEastAsia"/>
          <w:lang w:val="en-GB"/>
        </w:rPr>
        <w:t xml:space="preserve"> is not enough</w:t>
      </w:r>
    </w:p>
    <w:p w14:paraId="1C89B51A" w14:textId="77777777" w:rsidR="00C66CAC" w:rsidRPr="00C66CAC" w:rsidRDefault="00C66CAC" w:rsidP="00C66CAC">
      <w:pPr>
        <w:pStyle w:val="NormalWeb"/>
        <w:numPr>
          <w:ilvl w:val="0"/>
          <w:numId w:val="223"/>
        </w:numPr>
        <w:rPr>
          <w:rFonts w:eastAsiaTheme="majorEastAsia"/>
          <w:lang w:val="en-GB"/>
        </w:rPr>
      </w:pPr>
      <w:r w:rsidRPr="00C66CAC">
        <w:rPr>
          <w:rFonts w:eastAsiaTheme="majorEastAsia"/>
          <w:lang w:val="en-GB"/>
        </w:rPr>
        <w:t xml:space="preserve">32 - 7 = </w:t>
      </w:r>
      <w:r w:rsidRPr="00C66CAC">
        <w:rPr>
          <w:rFonts w:eastAsiaTheme="majorEastAsia"/>
          <w:b/>
          <w:bCs/>
          <w:lang w:val="en-GB"/>
        </w:rPr>
        <w:t>/25</w:t>
      </w:r>
      <w:r w:rsidRPr="00C66CAC">
        <w:rPr>
          <w:rFonts w:eastAsiaTheme="majorEastAsia"/>
          <w:lang w:val="en-GB"/>
        </w:rPr>
        <w:t xml:space="preserve"> → only 126 hosts — so </w:t>
      </w:r>
      <w:r w:rsidRPr="00C66CAC">
        <w:rPr>
          <w:rFonts w:eastAsiaTheme="majorEastAsia"/>
          <w:b/>
          <w:bCs/>
          <w:lang w:val="en-GB"/>
        </w:rPr>
        <w:t>/25 is suitable</w:t>
      </w:r>
    </w:p>
    <w:p w14:paraId="69F56A07" w14:textId="77777777" w:rsidR="00C66CAC" w:rsidRPr="00C66CAC" w:rsidRDefault="00C66CAC" w:rsidP="00C66CAC">
      <w:pPr>
        <w:pStyle w:val="NormalWeb"/>
        <w:rPr>
          <w:rFonts w:eastAsiaTheme="majorEastAsia"/>
          <w:lang w:val="en-GB"/>
        </w:rPr>
      </w:pPr>
      <w:r w:rsidRPr="00C66CAC">
        <w:rPr>
          <w:rFonts w:eastAsiaTheme="majorEastAsia"/>
          <w:lang w:val="en-GB"/>
        </w:rPr>
        <w:t xml:space="preserve">But since we start from </w:t>
      </w:r>
      <w:r w:rsidRPr="00C66CAC">
        <w:rPr>
          <w:rFonts w:eastAsiaTheme="majorEastAsia"/>
          <w:b/>
          <w:bCs/>
          <w:lang w:val="en-GB"/>
        </w:rPr>
        <w:t>/16</w:t>
      </w:r>
      <w:r w:rsidRPr="00C66CAC">
        <w:rPr>
          <w:rFonts w:eastAsiaTheme="majorEastAsia"/>
          <w:lang w:val="en-GB"/>
        </w:rPr>
        <w:t xml:space="preserve">, we need to </w:t>
      </w:r>
      <w:r w:rsidRPr="00C66CAC">
        <w:rPr>
          <w:rFonts w:eastAsiaTheme="majorEastAsia"/>
          <w:b/>
          <w:bCs/>
          <w:lang w:val="en-GB"/>
        </w:rPr>
        <w:t>borrow bits from the host portion</w:t>
      </w:r>
      <w:r w:rsidRPr="00C66CAC">
        <w:rPr>
          <w:rFonts w:eastAsiaTheme="majorEastAsia"/>
          <w:lang w:val="en-GB"/>
        </w:rPr>
        <w:t xml:space="preserve"> of the original network.</w:t>
      </w:r>
    </w:p>
    <w:p w14:paraId="06F1889B" w14:textId="77777777" w:rsidR="00C66CAC" w:rsidRPr="00C66CAC" w:rsidRDefault="00000000" w:rsidP="00C66CAC">
      <w:pPr>
        <w:pStyle w:val="NormalWeb"/>
        <w:rPr>
          <w:rFonts w:eastAsiaTheme="majorEastAsia"/>
          <w:lang w:val="en-GB"/>
        </w:rPr>
      </w:pPr>
      <w:r>
        <w:rPr>
          <w:rFonts w:eastAsiaTheme="majorEastAsia"/>
          <w:lang w:val="en-GB"/>
        </w:rPr>
        <w:pict w14:anchorId="651ACE9B">
          <v:rect id="_x0000_i1110" style="width:0;height:1.5pt" o:hralign="center" o:hrstd="t" o:hr="t" fillcolor="#a0a0a0" stroked="f"/>
        </w:pict>
      </w:r>
    </w:p>
    <w:p w14:paraId="7B1251A9" w14:textId="77777777" w:rsidR="00C66CAC" w:rsidRPr="00C66CAC" w:rsidRDefault="00C66CAC" w:rsidP="00C66CAC">
      <w:pPr>
        <w:pStyle w:val="NormalWeb"/>
        <w:rPr>
          <w:rFonts w:eastAsiaTheme="majorEastAsia"/>
          <w:b/>
          <w:bCs/>
          <w:lang w:val="en-GB"/>
        </w:rPr>
      </w:pPr>
      <w:r w:rsidRPr="00C66CAC">
        <w:rPr>
          <w:rFonts w:eastAsiaTheme="majorEastAsia"/>
          <w:b/>
          <w:bCs/>
          <w:lang w:val="en-GB"/>
        </w:rPr>
        <w:lastRenderedPageBreak/>
        <w:t>Step 2: New Subnet Mask</w:t>
      </w:r>
    </w:p>
    <w:p w14:paraId="08D3B8CF" w14:textId="77777777" w:rsidR="00C66CAC" w:rsidRPr="00C66CAC" w:rsidRDefault="00C66CAC" w:rsidP="00C66CAC">
      <w:pPr>
        <w:pStyle w:val="NormalWeb"/>
        <w:numPr>
          <w:ilvl w:val="0"/>
          <w:numId w:val="224"/>
        </w:numPr>
        <w:rPr>
          <w:rFonts w:eastAsiaTheme="majorEastAsia"/>
          <w:lang w:val="en-GB"/>
        </w:rPr>
      </w:pPr>
      <w:r w:rsidRPr="00C66CAC">
        <w:rPr>
          <w:rFonts w:eastAsiaTheme="majorEastAsia"/>
          <w:lang w:val="en-GB"/>
        </w:rPr>
        <w:t>Original prefix: /16</w:t>
      </w:r>
    </w:p>
    <w:p w14:paraId="3D658CC7" w14:textId="77777777" w:rsidR="00C66CAC" w:rsidRPr="00C66CAC" w:rsidRDefault="00C66CAC" w:rsidP="00C66CAC">
      <w:pPr>
        <w:pStyle w:val="NormalWeb"/>
        <w:numPr>
          <w:ilvl w:val="0"/>
          <w:numId w:val="224"/>
        </w:numPr>
        <w:rPr>
          <w:rFonts w:eastAsiaTheme="majorEastAsia"/>
          <w:lang w:val="en-GB"/>
        </w:rPr>
      </w:pPr>
      <w:r w:rsidRPr="00C66CAC">
        <w:rPr>
          <w:rFonts w:eastAsiaTheme="majorEastAsia"/>
          <w:lang w:val="en-GB"/>
        </w:rPr>
        <w:t xml:space="preserve">We need at least 7 host bits → So, we must </w:t>
      </w:r>
      <w:r w:rsidRPr="00C66CAC">
        <w:rPr>
          <w:rFonts w:eastAsiaTheme="majorEastAsia"/>
          <w:b/>
          <w:bCs/>
          <w:lang w:val="en-GB"/>
        </w:rPr>
        <w:t>retain 7 bits</w:t>
      </w:r>
      <w:r w:rsidRPr="00C66CAC">
        <w:rPr>
          <w:rFonts w:eastAsiaTheme="majorEastAsia"/>
          <w:lang w:val="en-GB"/>
        </w:rPr>
        <w:t xml:space="preserve"> for hosts</w:t>
      </w:r>
    </w:p>
    <w:p w14:paraId="7BD6953E" w14:textId="77777777" w:rsidR="00C66CAC" w:rsidRPr="00C66CAC" w:rsidRDefault="00C66CAC" w:rsidP="00C66CAC">
      <w:pPr>
        <w:pStyle w:val="NormalWeb"/>
        <w:numPr>
          <w:ilvl w:val="0"/>
          <w:numId w:val="224"/>
        </w:numPr>
        <w:rPr>
          <w:rFonts w:eastAsiaTheme="majorEastAsia"/>
          <w:lang w:val="en-GB"/>
        </w:rPr>
      </w:pPr>
      <w:r w:rsidRPr="00C66CAC">
        <w:rPr>
          <w:rFonts w:eastAsiaTheme="majorEastAsia"/>
          <w:lang w:val="en-GB"/>
        </w:rPr>
        <w:t xml:space="preserve">Therefore, we </w:t>
      </w:r>
      <w:r w:rsidRPr="00C66CAC">
        <w:rPr>
          <w:rFonts w:eastAsiaTheme="majorEastAsia"/>
          <w:b/>
          <w:bCs/>
          <w:lang w:val="en-GB"/>
        </w:rPr>
        <w:t>borrow 9 bits</w:t>
      </w:r>
      <w:r w:rsidRPr="00C66CAC">
        <w:rPr>
          <w:rFonts w:eastAsiaTheme="majorEastAsia"/>
          <w:lang w:val="en-GB"/>
        </w:rPr>
        <w:t xml:space="preserve"> from the host portion:</w:t>
      </w:r>
    </w:p>
    <w:p w14:paraId="72285B63" w14:textId="77777777" w:rsidR="00C66CAC" w:rsidRPr="00C66CAC" w:rsidRDefault="00C66CAC" w:rsidP="00C66CAC">
      <w:pPr>
        <w:pStyle w:val="NormalWeb"/>
        <w:numPr>
          <w:ilvl w:val="1"/>
          <w:numId w:val="224"/>
        </w:numPr>
        <w:rPr>
          <w:rFonts w:eastAsiaTheme="majorEastAsia"/>
          <w:lang w:val="en-GB"/>
        </w:rPr>
      </w:pPr>
      <w:r w:rsidRPr="00C66CAC">
        <w:rPr>
          <w:rFonts w:eastAsiaTheme="majorEastAsia"/>
          <w:lang w:val="en-GB"/>
        </w:rPr>
        <w:t xml:space="preserve">New prefix: </w:t>
      </w:r>
      <w:r w:rsidRPr="00C66CAC">
        <w:rPr>
          <w:rFonts w:eastAsiaTheme="majorEastAsia"/>
          <w:b/>
          <w:bCs/>
          <w:lang w:val="en-GB"/>
        </w:rPr>
        <w:t>/23</w:t>
      </w:r>
      <w:r w:rsidRPr="00C66CAC">
        <w:rPr>
          <w:rFonts w:eastAsiaTheme="majorEastAsia"/>
          <w:lang w:val="en-GB"/>
        </w:rPr>
        <w:t xml:space="preserve"> (since 32 - 9 = 23)</w:t>
      </w:r>
    </w:p>
    <w:p w14:paraId="1146EC83" w14:textId="77777777" w:rsidR="00C66CAC" w:rsidRPr="00C66CAC" w:rsidRDefault="00C66CAC" w:rsidP="00C66CAC">
      <w:pPr>
        <w:pStyle w:val="NormalWeb"/>
        <w:rPr>
          <w:rFonts w:eastAsiaTheme="majorEastAsia"/>
          <w:lang w:val="en-GB"/>
        </w:rPr>
      </w:pPr>
      <w:r w:rsidRPr="00C66CAC">
        <w:rPr>
          <w:rFonts w:eastAsiaTheme="majorEastAsia"/>
          <w:lang w:val="en-GB"/>
        </w:rPr>
        <w:t>29=512 subnets possible2^9 = 512 \</w:t>
      </w:r>
      <w:proofErr w:type="gramStart"/>
      <w:r w:rsidRPr="00C66CAC">
        <w:rPr>
          <w:rFonts w:eastAsiaTheme="majorEastAsia"/>
          <w:lang w:val="en-GB"/>
        </w:rPr>
        <w:t>text{ subnets</w:t>
      </w:r>
      <w:proofErr w:type="gramEnd"/>
      <w:r w:rsidRPr="00C66CAC">
        <w:rPr>
          <w:rFonts w:eastAsiaTheme="majorEastAsia"/>
          <w:lang w:val="en-GB"/>
        </w:rPr>
        <w:t xml:space="preserve"> possible}29=512 subnets possible </w:t>
      </w:r>
    </w:p>
    <w:p w14:paraId="68EC27B1" w14:textId="77777777" w:rsidR="00C66CAC" w:rsidRPr="00C66CAC" w:rsidRDefault="00C66CAC" w:rsidP="00C66CAC">
      <w:pPr>
        <w:pStyle w:val="NormalWeb"/>
        <w:numPr>
          <w:ilvl w:val="0"/>
          <w:numId w:val="225"/>
        </w:numPr>
        <w:rPr>
          <w:rFonts w:eastAsiaTheme="majorEastAsia"/>
          <w:lang w:val="en-GB"/>
        </w:rPr>
      </w:pPr>
      <w:r w:rsidRPr="00C66CAC">
        <w:rPr>
          <w:rFonts w:eastAsiaTheme="majorEastAsia"/>
          <w:lang w:val="en-GB"/>
        </w:rPr>
        <w:t xml:space="preserve">Subnet mask for /23: </w:t>
      </w:r>
      <w:r w:rsidRPr="00C66CAC">
        <w:rPr>
          <w:rFonts w:eastAsiaTheme="majorEastAsia"/>
          <w:b/>
          <w:bCs/>
          <w:lang w:val="en-GB"/>
        </w:rPr>
        <w:t>255.255.254.0</w:t>
      </w:r>
    </w:p>
    <w:p w14:paraId="46BBA3CB" w14:textId="77777777" w:rsidR="00C66CAC" w:rsidRPr="00C66CAC" w:rsidRDefault="00C66CAC" w:rsidP="00C66CAC">
      <w:pPr>
        <w:pStyle w:val="NormalWeb"/>
        <w:numPr>
          <w:ilvl w:val="0"/>
          <w:numId w:val="225"/>
        </w:numPr>
        <w:rPr>
          <w:rFonts w:eastAsiaTheme="majorEastAsia"/>
          <w:lang w:val="en-GB"/>
        </w:rPr>
      </w:pPr>
      <w:r w:rsidRPr="00C66CAC">
        <w:rPr>
          <w:rFonts w:eastAsiaTheme="majorEastAsia"/>
          <w:lang w:val="en-GB"/>
        </w:rPr>
        <w:t>Usable hosts per subnet: 29−2=5102^9 - 2 = 51029−2=510</w:t>
      </w:r>
    </w:p>
    <w:p w14:paraId="27876B34" w14:textId="77777777" w:rsidR="00C66CAC" w:rsidRPr="00C66CAC" w:rsidRDefault="00C66CAC" w:rsidP="00C66CAC">
      <w:pPr>
        <w:pStyle w:val="NormalWeb"/>
        <w:rPr>
          <w:rFonts w:eastAsiaTheme="majorEastAsia"/>
          <w:lang w:val="en-GB"/>
        </w:rPr>
      </w:pPr>
      <w:r w:rsidRPr="00C66CAC">
        <w:rPr>
          <w:rFonts w:eastAsiaTheme="majorEastAsia"/>
          <w:lang w:val="en-GB"/>
        </w:rPr>
        <w:t>This easily accommodates 100 hosts per subnet and even more.</w:t>
      </w:r>
    </w:p>
    <w:p w14:paraId="1128762C" w14:textId="77777777" w:rsidR="00C66CAC" w:rsidRPr="00C66CAC" w:rsidRDefault="00000000" w:rsidP="00C66CAC">
      <w:pPr>
        <w:pStyle w:val="NormalWeb"/>
        <w:rPr>
          <w:rFonts w:eastAsiaTheme="majorEastAsia"/>
          <w:lang w:val="en-GB"/>
        </w:rPr>
      </w:pPr>
      <w:r>
        <w:rPr>
          <w:rFonts w:eastAsiaTheme="majorEastAsia"/>
          <w:lang w:val="en-GB"/>
        </w:rPr>
        <w:pict w14:anchorId="5074F310">
          <v:rect id="_x0000_i1111" style="width:0;height:1.5pt" o:hralign="center" o:hrstd="t" o:hr="t" fillcolor="#a0a0a0" stroked="f"/>
        </w:pict>
      </w:r>
    </w:p>
    <w:p w14:paraId="584A2603" w14:textId="77777777" w:rsidR="00C66CAC" w:rsidRPr="00C66CAC" w:rsidRDefault="00C66CAC" w:rsidP="00C66CAC">
      <w:pPr>
        <w:pStyle w:val="NormalWeb"/>
        <w:rPr>
          <w:rFonts w:eastAsiaTheme="majorEastAsia"/>
          <w:b/>
          <w:bCs/>
          <w:lang w:val="en-GB"/>
        </w:rPr>
      </w:pPr>
      <w:r w:rsidRPr="00C66CAC">
        <w:rPr>
          <w:rFonts w:eastAsiaTheme="majorEastAsia"/>
          <w:b/>
          <w:bCs/>
          <w:lang w:val="en-GB"/>
        </w:rPr>
        <w:t>Step 3: Example Subnet Breakdown</w:t>
      </w:r>
    </w:p>
    <w:p w14:paraId="2FA12B7D" w14:textId="77777777" w:rsidR="00C66CAC" w:rsidRPr="00C66CAC" w:rsidRDefault="00C66CAC" w:rsidP="00C66CAC">
      <w:pPr>
        <w:pStyle w:val="NormalWeb"/>
        <w:rPr>
          <w:rFonts w:eastAsiaTheme="majorEastAsia"/>
          <w:lang w:val="en-GB"/>
        </w:rPr>
      </w:pPr>
      <w:r w:rsidRPr="00C66CAC">
        <w:rPr>
          <w:rFonts w:eastAsiaTheme="majorEastAsia"/>
          <w:lang w:val="en-GB"/>
        </w:rPr>
        <w:t xml:space="preserve">Let’s take the </w:t>
      </w:r>
      <w:r w:rsidRPr="00C66CAC">
        <w:rPr>
          <w:rFonts w:eastAsiaTheme="majorEastAsia"/>
          <w:b/>
          <w:bCs/>
          <w:lang w:val="en-GB"/>
        </w:rPr>
        <w:t>first subnet</w:t>
      </w:r>
      <w:r w:rsidRPr="00C66CAC">
        <w:rPr>
          <w:rFonts w:eastAsiaTheme="majorEastAsia"/>
          <w:lang w:val="en-GB"/>
        </w:rPr>
        <w:t>:</w:t>
      </w:r>
    </w:p>
    <w:p w14:paraId="550E318D" w14:textId="77777777" w:rsidR="00C66CAC" w:rsidRPr="00C66CAC" w:rsidRDefault="00C66CAC" w:rsidP="00C66CAC">
      <w:pPr>
        <w:pStyle w:val="NormalWeb"/>
        <w:numPr>
          <w:ilvl w:val="0"/>
          <w:numId w:val="226"/>
        </w:numPr>
        <w:rPr>
          <w:rFonts w:eastAsiaTheme="majorEastAsia"/>
          <w:lang w:val="en-GB"/>
        </w:rPr>
      </w:pPr>
      <w:r w:rsidRPr="00C66CAC">
        <w:rPr>
          <w:rFonts w:eastAsiaTheme="majorEastAsia"/>
          <w:b/>
          <w:bCs/>
          <w:lang w:val="en-GB"/>
        </w:rPr>
        <w:t>Network Address:</w:t>
      </w:r>
      <w:r w:rsidRPr="00C66CAC">
        <w:rPr>
          <w:rFonts w:eastAsiaTheme="majorEastAsia"/>
          <w:lang w:val="en-GB"/>
        </w:rPr>
        <w:t xml:space="preserve"> 172.16.0.0/23</w:t>
      </w:r>
    </w:p>
    <w:p w14:paraId="1C8FD194" w14:textId="77777777" w:rsidR="00C66CAC" w:rsidRPr="00C66CAC" w:rsidRDefault="00C66CAC" w:rsidP="00C66CAC">
      <w:pPr>
        <w:pStyle w:val="NormalWeb"/>
        <w:numPr>
          <w:ilvl w:val="0"/>
          <w:numId w:val="226"/>
        </w:numPr>
        <w:rPr>
          <w:rFonts w:eastAsiaTheme="majorEastAsia"/>
          <w:lang w:val="en-GB"/>
        </w:rPr>
      </w:pPr>
      <w:r w:rsidRPr="00C66CAC">
        <w:rPr>
          <w:rFonts w:eastAsiaTheme="majorEastAsia"/>
          <w:b/>
          <w:bCs/>
          <w:lang w:val="en-GB"/>
        </w:rPr>
        <w:t>Broadcast Address:</w:t>
      </w:r>
      <w:r w:rsidRPr="00C66CAC">
        <w:rPr>
          <w:rFonts w:eastAsiaTheme="majorEastAsia"/>
          <w:lang w:val="en-GB"/>
        </w:rPr>
        <w:t xml:space="preserve"> 172.16.1.255</w:t>
      </w:r>
    </w:p>
    <w:p w14:paraId="5467EF0F" w14:textId="77777777" w:rsidR="00C66CAC" w:rsidRPr="00C66CAC" w:rsidRDefault="00C66CAC" w:rsidP="00C66CAC">
      <w:pPr>
        <w:pStyle w:val="NormalWeb"/>
        <w:numPr>
          <w:ilvl w:val="0"/>
          <w:numId w:val="226"/>
        </w:numPr>
        <w:rPr>
          <w:rFonts w:eastAsiaTheme="majorEastAsia"/>
          <w:lang w:val="en-GB"/>
        </w:rPr>
      </w:pPr>
      <w:r w:rsidRPr="00C66CAC">
        <w:rPr>
          <w:rFonts w:eastAsiaTheme="majorEastAsia"/>
          <w:b/>
          <w:bCs/>
          <w:lang w:val="en-GB"/>
        </w:rPr>
        <w:t>First Usable IP:</w:t>
      </w:r>
      <w:r w:rsidRPr="00C66CAC">
        <w:rPr>
          <w:rFonts w:eastAsiaTheme="majorEastAsia"/>
          <w:lang w:val="en-GB"/>
        </w:rPr>
        <w:t xml:space="preserve"> 172.16.0.1</w:t>
      </w:r>
    </w:p>
    <w:p w14:paraId="324AF98D" w14:textId="77777777" w:rsidR="00C66CAC" w:rsidRPr="00C66CAC" w:rsidRDefault="00C66CAC" w:rsidP="00C66CAC">
      <w:pPr>
        <w:pStyle w:val="NormalWeb"/>
        <w:numPr>
          <w:ilvl w:val="0"/>
          <w:numId w:val="226"/>
        </w:numPr>
        <w:rPr>
          <w:rFonts w:eastAsiaTheme="majorEastAsia"/>
          <w:lang w:val="en-GB"/>
        </w:rPr>
      </w:pPr>
      <w:r w:rsidRPr="00C66CAC">
        <w:rPr>
          <w:rFonts w:eastAsiaTheme="majorEastAsia"/>
          <w:b/>
          <w:bCs/>
          <w:lang w:val="en-GB"/>
        </w:rPr>
        <w:t>Last Usable IP:</w:t>
      </w:r>
      <w:r w:rsidRPr="00C66CAC">
        <w:rPr>
          <w:rFonts w:eastAsiaTheme="majorEastAsia"/>
          <w:lang w:val="en-GB"/>
        </w:rPr>
        <w:t xml:space="preserve"> 172.16.1.254</w:t>
      </w:r>
    </w:p>
    <w:p w14:paraId="01546DAB" w14:textId="77777777" w:rsidR="00C66CAC" w:rsidRPr="00C66CAC" w:rsidRDefault="00C66CAC" w:rsidP="00C66CAC">
      <w:pPr>
        <w:pStyle w:val="NormalWeb"/>
        <w:numPr>
          <w:ilvl w:val="0"/>
          <w:numId w:val="226"/>
        </w:numPr>
        <w:rPr>
          <w:rFonts w:eastAsiaTheme="majorEastAsia"/>
          <w:lang w:val="en-GB"/>
        </w:rPr>
      </w:pPr>
      <w:r w:rsidRPr="00C66CAC">
        <w:rPr>
          <w:rFonts w:eastAsiaTheme="majorEastAsia"/>
          <w:b/>
          <w:bCs/>
          <w:lang w:val="en-GB"/>
        </w:rPr>
        <w:t>Total Usable IPs:</w:t>
      </w:r>
      <w:r w:rsidRPr="00C66CAC">
        <w:rPr>
          <w:rFonts w:eastAsiaTheme="majorEastAsia"/>
          <w:lang w:val="en-GB"/>
        </w:rPr>
        <w:t xml:space="preserve"> 510</w:t>
      </w:r>
    </w:p>
    <w:p w14:paraId="0E120A31" w14:textId="77777777" w:rsidR="006F2996" w:rsidRDefault="006F2996" w:rsidP="006F2996">
      <w:pPr>
        <w:pStyle w:val="NormalWeb"/>
        <w:rPr>
          <w:rStyle w:val="Strong"/>
          <w:rFonts w:eastAsiaTheme="majorEastAsia"/>
          <w:b w:val="0"/>
          <w:bCs w:val="0"/>
        </w:rPr>
      </w:pPr>
    </w:p>
    <w:p w14:paraId="42218CFE" w14:textId="77777777" w:rsidR="00A90F05" w:rsidRDefault="00A90F05" w:rsidP="006F2996">
      <w:pPr>
        <w:pStyle w:val="NormalWeb"/>
        <w:rPr>
          <w:rStyle w:val="Strong"/>
          <w:rFonts w:eastAsiaTheme="majorEastAsia"/>
          <w:b w:val="0"/>
          <w:bCs w:val="0"/>
        </w:rPr>
      </w:pPr>
    </w:p>
    <w:p w14:paraId="2CEB7BA5" w14:textId="77777777" w:rsidR="00A90F05" w:rsidRDefault="00A90F05" w:rsidP="006F2996">
      <w:pPr>
        <w:pStyle w:val="NormalWeb"/>
        <w:rPr>
          <w:rStyle w:val="Strong"/>
          <w:rFonts w:eastAsiaTheme="majorEastAsia"/>
          <w:b w:val="0"/>
          <w:bCs w:val="0"/>
        </w:rPr>
      </w:pPr>
    </w:p>
    <w:p w14:paraId="6C02EA9B" w14:textId="77777777" w:rsidR="00A90F05" w:rsidRDefault="00A90F05" w:rsidP="006F2996">
      <w:pPr>
        <w:pStyle w:val="NormalWeb"/>
        <w:rPr>
          <w:rStyle w:val="Strong"/>
          <w:rFonts w:eastAsiaTheme="majorEastAsia"/>
          <w:b w:val="0"/>
          <w:bCs w:val="0"/>
        </w:rPr>
      </w:pPr>
    </w:p>
    <w:p w14:paraId="61B50D90" w14:textId="77777777" w:rsidR="00A90F05" w:rsidRDefault="00A90F05" w:rsidP="006F2996">
      <w:pPr>
        <w:pStyle w:val="NormalWeb"/>
        <w:rPr>
          <w:rStyle w:val="Strong"/>
          <w:rFonts w:eastAsiaTheme="majorEastAsia"/>
          <w:b w:val="0"/>
          <w:bCs w:val="0"/>
        </w:rPr>
      </w:pPr>
    </w:p>
    <w:p w14:paraId="2794B5BF" w14:textId="77777777" w:rsidR="00A90F05" w:rsidRPr="00C66CAC" w:rsidRDefault="00A90F05" w:rsidP="006F2996">
      <w:pPr>
        <w:pStyle w:val="NormalWeb"/>
        <w:rPr>
          <w:rStyle w:val="Strong"/>
          <w:rFonts w:eastAsiaTheme="majorEastAsia"/>
          <w:b w:val="0"/>
          <w:bCs w:val="0"/>
        </w:rPr>
      </w:pPr>
    </w:p>
    <w:p w14:paraId="531356F4" w14:textId="2CCB2A27" w:rsidR="00931E0F" w:rsidRDefault="00931E0F" w:rsidP="002E5D0A">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t xml:space="preserve">Discuss the differences between subnetting and </w:t>
      </w:r>
      <w:proofErr w:type="spellStart"/>
      <w:r w:rsidRPr="04BF2C7B">
        <w:rPr>
          <w:rStyle w:val="Strong"/>
          <w:rFonts w:eastAsiaTheme="majorEastAsia"/>
          <w:b w:val="0"/>
          <w:bCs w:val="0"/>
          <w:color w:val="FF0000"/>
        </w:rPr>
        <w:t>supernetting</w:t>
      </w:r>
      <w:proofErr w:type="spellEnd"/>
      <w:r w:rsidRPr="04BF2C7B">
        <w:rPr>
          <w:rStyle w:val="Strong"/>
          <w:rFonts w:eastAsiaTheme="majorEastAsia"/>
          <w:b w:val="0"/>
          <w:bCs w:val="0"/>
          <w:color w:val="FF0000"/>
        </w:rPr>
        <w:t xml:space="preserve">. Provide examples of when each technique would be used in network design and management. </w:t>
      </w:r>
    </w:p>
    <w:p w14:paraId="3E1067A8" w14:textId="4F2E5A5B" w:rsidR="35A66F00" w:rsidRPr="00925E39" w:rsidRDefault="00A90F05" w:rsidP="00925E39">
      <w:pPr>
        <w:pStyle w:val="NormalWeb"/>
        <w:ind w:left="360"/>
        <w:rPr>
          <w:rFonts w:eastAsiaTheme="majorEastAsia"/>
          <w:color w:val="FF0000"/>
        </w:rPr>
      </w:pPr>
      <w:r w:rsidRPr="00A94AF5">
        <w:rPr>
          <w:rFonts w:eastAsiaTheme="majorEastAsia"/>
          <w:b/>
          <w:bCs/>
          <w:lang w:val="en-GB"/>
        </w:rPr>
        <w:t>Answer</w:t>
      </w:r>
      <w:r>
        <w:rPr>
          <w:rFonts w:eastAsiaTheme="majorEastAsia"/>
          <w:b/>
          <w:bCs/>
          <w:lang w:val="en-GB"/>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1124"/>
        <w:gridCol w:w="3941"/>
        <w:gridCol w:w="4295"/>
      </w:tblGrid>
      <w:tr w:rsidR="35A66F00" w14:paraId="6F80AAF2" w14:textId="77777777" w:rsidTr="00A90F05">
        <w:trPr>
          <w:trHeight w:val="300"/>
        </w:trPr>
        <w:tc>
          <w:tcPr>
            <w:tcW w:w="1124" w:type="dxa"/>
            <w:vAlign w:val="center"/>
          </w:tcPr>
          <w:p w14:paraId="58D3543F" w14:textId="453E3AB6" w:rsidR="35A66F00" w:rsidRDefault="35A66F00" w:rsidP="35A66F00">
            <w:pPr>
              <w:spacing w:after="0"/>
              <w:jc w:val="center"/>
            </w:pPr>
            <w:r w:rsidRPr="35A66F00">
              <w:rPr>
                <w:b/>
                <w:bCs/>
              </w:rPr>
              <w:t>Aspect</w:t>
            </w:r>
          </w:p>
        </w:tc>
        <w:tc>
          <w:tcPr>
            <w:tcW w:w="3941" w:type="dxa"/>
            <w:vAlign w:val="center"/>
          </w:tcPr>
          <w:p w14:paraId="71145A98" w14:textId="506BC3B1" w:rsidR="35A66F00" w:rsidRDefault="35A66F00" w:rsidP="35A66F00">
            <w:pPr>
              <w:spacing w:after="0"/>
              <w:jc w:val="center"/>
            </w:pPr>
            <w:r w:rsidRPr="35A66F00">
              <w:rPr>
                <w:b/>
                <w:bCs/>
              </w:rPr>
              <w:t>Subnetting</w:t>
            </w:r>
          </w:p>
        </w:tc>
        <w:tc>
          <w:tcPr>
            <w:tcW w:w="4295" w:type="dxa"/>
            <w:vAlign w:val="center"/>
          </w:tcPr>
          <w:p w14:paraId="53BD500A" w14:textId="1A043303" w:rsidR="35A66F00" w:rsidRDefault="35A66F00" w:rsidP="35A66F00">
            <w:pPr>
              <w:spacing w:after="0"/>
              <w:jc w:val="center"/>
            </w:pPr>
            <w:proofErr w:type="spellStart"/>
            <w:r w:rsidRPr="35A66F00">
              <w:rPr>
                <w:b/>
                <w:bCs/>
              </w:rPr>
              <w:t>Supernetting</w:t>
            </w:r>
            <w:proofErr w:type="spellEnd"/>
          </w:p>
        </w:tc>
      </w:tr>
      <w:tr w:rsidR="35A66F00" w14:paraId="27A75C5B" w14:textId="77777777" w:rsidTr="00A90F05">
        <w:trPr>
          <w:trHeight w:val="300"/>
        </w:trPr>
        <w:tc>
          <w:tcPr>
            <w:tcW w:w="1124" w:type="dxa"/>
            <w:vAlign w:val="center"/>
          </w:tcPr>
          <w:p w14:paraId="2FC6A975" w14:textId="360545FA" w:rsidR="35A66F00" w:rsidRDefault="35A66F00" w:rsidP="35A66F00">
            <w:pPr>
              <w:spacing w:after="0"/>
            </w:pPr>
            <w:r w:rsidRPr="35A66F00">
              <w:rPr>
                <w:b/>
                <w:bCs/>
              </w:rPr>
              <w:t>Definition</w:t>
            </w:r>
          </w:p>
        </w:tc>
        <w:tc>
          <w:tcPr>
            <w:tcW w:w="3941" w:type="dxa"/>
            <w:vAlign w:val="center"/>
          </w:tcPr>
          <w:p w14:paraId="14DCF31B" w14:textId="49DB5043" w:rsidR="35A66F00" w:rsidRDefault="35A66F00" w:rsidP="35A66F00">
            <w:pPr>
              <w:spacing w:after="0"/>
            </w:pPr>
            <w:r>
              <w:t xml:space="preserve">Dividing a large network into </w:t>
            </w:r>
            <w:r w:rsidRPr="35A66F00">
              <w:rPr>
                <w:b/>
                <w:bCs/>
              </w:rPr>
              <w:t>smaller</w:t>
            </w:r>
            <w:r>
              <w:t xml:space="preserve"> sub-networks</w:t>
            </w:r>
          </w:p>
        </w:tc>
        <w:tc>
          <w:tcPr>
            <w:tcW w:w="4295" w:type="dxa"/>
            <w:vAlign w:val="center"/>
          </w:tcPr>
          <w:p w14:paraId="1FA7FDDC" w14:textId="1B763B11" w:rsidR="35A66F00" w:rsidRDefault="35A66F00" w:rsidP="35A66F00">
            <w:pPr>
              <w:spacing w:after="0"/>
            </w:pPr>
            <w:r>
              <w:t xml:space="preserve">Combining </w:t>
            </w:r>
            <w:r w:rsidRPr="35A66F00">
              <w:rPr>
                <w:b/>
                <w:bCs/>
              </w:rPr>
              <w:t>multiple smaller</w:t>
            </w:r>
            <w:r>
              <w:t xml:space="preserve"> networks into one larger</w:t>
            </w:r>
          </w:p>
        </w:tc>
      </w:tr>
      <w:tr w:rsidR="35A66F00" w14:paraId="7A9CE365" w14:textId="77777777" w:rsidTr="00A90F05">
        <w:trPr>
          <w:trHeight w:val="300"/>
        </w:trPr>
        <w:tc>
          <w:tcPr>
            <w:tcW w:w="1124" w:type="dxa"/>
            <w:vAlign w:val="center"/>
          </w:tcPr>
          <w:p w14:paraId="3EFAD908" w14:textId="6C0CA3EF" w:rsidR="35A66F00" w:rsidRDefault="35A66F00" w:rsidP="35A66F00">
            <w:pPr>
              <w:spacing w:after="0"/>
            </w:pPr>
            <w:r w:rsidRPr="35A66F00">
              <w:rPr>
                <w:b/>
                <w:bCs/>
              </w:rPr>
              <w:lastRenderedPageBreak/>
              <w:t>Purpose</w:t>
            </w:r>
          </w:p>
        </w:tc>
        <w:tc>
          <w:tcPr>
            <w:tcW w:w="3941" w:type="dxa"/>
            <w:vAlign w:val="center"/>
          </w:tcPr>
          <w:p w14:paraId="6AE56CB9" w14:textId="73A8107D" w:rsidR="35A66F00" w:rsidRDefault="35A66F00" w:rsidP="35A66F00">
            <w:pPr>
              <w:spacing w:after="0"/>
            </w:pPr>
            <w:r>
              <w:t>Organize internal networks, improve security and control</w:t>
            </w:r>
          </w:p>
        </w:tc>
        <w:tc>
          <w:tcPr>
            <w:tcW w:w="4295" w:type="dxa"/>
            <w:vAlign w:val="center"/>
          </w:tcPr>
          <w:p w14:paraId="6777CA8F" w14:textId="19955513" w:rsidR="35A66F00" w:rsidRDefault="35A66F00" w:rsidP="35A66F00">
            <w:pPr>
              <w:spacing w:after="0"/>
            </w:pPr>
            <w:r>
              <w:t>Simplify routing and reduce routing table size</w:t>
            </w:r>
          </w:p>
        </w:tc>
      </w:tr>
      <w:tr w:rsidR="35A66F00" w14:paraId="3D6EEAC1" w14:textId="77777777" w:rsidTr="00A90F05">
        <w:trPr>
          <w:trHeight w:val="300"/>
        </w:trPr>
        <w:tc>
          <w:tcPr>
            <w:tcW w:w="1124" w:type="dxa"/>
            <w:vAlign w:val="center"/>
          </w:tcPr>
          <w:p w14:paraId="1E600287" w14:textId="7B7E4EA7" w:rsidR="35A66F00" w:rsidRDefault="35A66F00" w:rsidP="35A66F00">
            <w:pPr>
              <w:spacing w:after="0"/>
            </w:pPr>
            <w:r w:rsidRPr="35A66F00">
              <w:rPr>
                <w:b/>
                <w:bCs/>
              </w:rPr>
              <w:t>CIDR Notation</w:t>
            </w:r>
          </w:p>
        </w:tc>
        <w:tc>
          <w:tcPr>
            <w:tcW w:w="3941" w:type="dxa"/>
            <w:vAlign w:val="center"/>
          </w:tcPr>
          <w:p w14:paraId="11C3D915" w14:textId="0C95DACD" w:rsidR="35A66F00" w:rsidRDefault="35A66F00" w:rsidP="35A66F00">
            <w:pPr>
              <w:spacing w:after="0"/>
            </w:pPr>
            <w:r>
              <w:t xml:space="preserve">Results in </w:t>
            </w:r>
            <w:r w:rsidRPr="35A66F00">
              <w:rPr>
                <w:b/>
                <w:bCs/>
              </w:rPr>
              <w:t>longer prefixes</w:t>
            </w:r>
            <w:r>
              <w:t xml:space="preserve"> (e.g., /26, /30)</w:t>
            </w:r>
          </w:p>
        </w:tc>
        <w:tc>
          <w:tcPr>
            <w:tcW w:w="4295" w:type="dxa"/>
            <w:vAlign w:val="center"/>
          </w:tcPr>
          <w:p w14:paraId="5C517562" w14:textId="39F8BA69" w:rsidR="35A66F00" w:rsidRDefault="35A66F00" w:rsidP="35A66F00">
            <w:pPr>
              <w:spacing w:after="0"/>
            </w:pPr>
            <w:r>
              <w:t xml:space="preserve">Results in </w:t>
            </w:r>
            <w:r w:rsidRPr="35A66F00">
              <w:rPr>
                <w:b/>
                <w:bCs/>
              </w:rPr>
              <w:t>shorter prefixes</w:t>
            </w:r>
            <w:r>
              <w:t xml:space="preserve"> (e.g., /20, /19)</w:t>
            </w:r>
          </w:p>
        </w:tc>
      </w:tr>
      <w:tr w:rsidR="35A66F00" w14:paraId="65A5C944" w14:textId="77777777" w:rsidTr="00A90F05">
        <w:trPr>
          <w:trHeight w:val="300"/>
        </w:trPr>
        <w:tc>
          <w:tcPr>
            <w:tcW w:w="1124" w:type="dxa"/>
            <w:vAlign w:val="center"/>
          </w:tcPr>
          <w:p w14:paraId="1523D163" w14:textId="74E6821B" w:rsidR="35A66F00" w:rsidRDefault="35A66F00" w:rsidP="35A66F00">
            <w:pPr>
              <w:spacing w:after="0"/>
            </w:pPr>
            <w:r w:rsidRPr="35A66F00">
              <w:rPr>
                <w:b/>
                <w:bCs/>
              </w:rPr>
              <w:t>IP Allocation</w:t>
            </w:r>
          </w:p>
        </w:tc>
        <w:tc>
          <w:tcPr>
            <w:tcW w:w="3941" w:type="dxa"/>
            <w:vAlign w:val="center"/>
          </w:tcPr>
          <w:p w14:paraId="3178AD9E" w14:textId="71A49C9C" w:rsidR="35A66F00" w:rsidRDefault="35A66F00" w:rsidP="35A66F00">
            <w:pPr>
              <w:spacing w:after="0"/>
            </w:pPr>
            <w:r>
              <w:t>Reduces IP wastage within an organization</w:t>
            </w:r>
          </w:p>
        </w:tc>
        <w:tc>
          <w:tcPr>
            <w:tcW w:w="4295" w:type="dxa"/>
            <w:vAlign w:val="center"/>
          </w:tcPr>
          <w:p w14:paraId="1555BEEE" w14:textId="72D5C89A" w:rsidR="35A66F00" w:rsidRDefault="35A66F00" w:rsidP="35A66F00">
            <w:pPr>
              <w:spacing w:after="0"/>
            </w:pPr>
            <w:r>
              <w:t>Helps ISPs summarize routes and manage global IPs</w:t>
            </w:r>
          </w:p>
        </w:tc>
      </w:tr>
      <w:tr w:rsidR="35A66F00" w14:paraId="187A9082" w14:textId="77777777" w:rsidTr="00A90F05">
        <w:trPr>
          <w:trHeight w:val="300"/>
        </w:trPr>
        <w:tc>
          <w:tcPr>
            <w:tcW w:w="1124" w:type="dxa"/>
            <w:vAlign w:val="center"/>
          </w:tcPr>
          <w:p w14:paraId="58506718" w14:textId="7322E9D8" w:rsidR="35A66F00" w:rsidRDefault="35A66F00" w:rsidP="35A66F00">
            <w:pPr>
              <w:spacing w:after="0"/>
            </w:pPr>
            <w:r w:rsidRPr="35A66F00">
              <w:rPr>
                <w:b/>
                <w:bCs/>
              </w:rPr>
              <w:t>Used By</w:t>
            </w:r>
          </w:p>
        </w:tc>
        <w:tc>
          <w:tcPr>
            <w:tcW w:w="3941" w:type="dxa"/>
            <w:vAlign w:val="center"/>
          </w:tcPr>
          <w:p w14:paraId="64B566F7" w14:textId="40650834" w:rsidR="35A66F00" w:rsidRDefault="35A66F00" w:rsidP="35A66F00">
            <w:pPr>
              <w:spacing w:after="0"/>
            </w:pPr>
            <w:r>
              <w:t>Enterprises, campus networks, LAN administrators</w:t>
            </w:r>
          </w:p>
        </w:tc>
        <w:tc>
          <w:tcPr>
            <w:tcW w:w="4295" w:type="dxa"/>
            <w:vAlign w:val="center"/>
          </w:tcPr>
          <w:p w14:paraId="153DA626" w14:textId="5E300A8C" w:rsidR="35A66F00" w:rsidRDefault="35A66F00" w:rsidP="35A66F00">
            <w:pPr>
              <w:spacing w:after="0"/>
            </w:pPr>
            <w:r>
              <w:t>Internet Service Providers (ISPs), large-scale routing</w:t>
            </w:r>
          </w:p>
        </w:tc>
      </w:tr>
      <w:tr w:rsidR="35A66F00" w14:paraId="589A424A" w14:textId="77777777" w:rsidTr="00A90F05">
        <w:trPr>
          <w:trHeight w:val="300"/>
        </w:trPr>
        <w:tc>
          <w:tcPr>
            <w:tcW w:w="1124" w:type="dxa"/>
            <w:vAlign w:val="center"/>
          </w:tcPr>
          <w:p w14:paraId="06E65E8D" w14:textId="004B83A4" w:rsidR="35A66F00" w:rsidRDefault="35A66F00" w:rsidP="35A66F00">
            <w:pPr>
              <w:spacing w:after="0"/>
            </w:pPr>
            <w:r w:rsidRPr="35A66F00">
              <w:rPr>
                <w:b/>
                <w:bCs/>
              </w:rPr>
              <w:t>Example</w:t>
            </w:r>
          </w:p>
        </w:tc>
        <w:tc>
          <w:tcPr>
            <w:tcW w:w="3941" w:type="dxa"/>
            <w:vAlign w:val="center"/>
          </w:tcPr>
          <w:p w14:paraId="2120D41B" w14:textId="6A045A5E" w:rsidR="35A66F00" w:rsidRDefault="35A66F00" w:rsidP="35A66F00">
            <w:pPr>
              <w:spacing w:after="0"/>
            </w:pPr>
            <w:r>
              <w:t>192.168.1.0/24 → two subnets: /25 and /26</w:t>
            </w:r>
          </w:p>
        </w:tc>
        <w:tc>
          <w:tcPr>
            <w:tcW w:w="4295" w:type="dxa"/>
            <w:vAlign w:val="center"/>
          </w:tcPr>
          <w:p w14:paraId="08D28B9B" w14:textId="7290ACDC" w:rsidR="35A66F00" w:rsidRDefault="35A66F00" w:rsidP="35A66F00">
            <w:pPr>
              <w:spacing w:after="0"/>
            </w:pPr>
            <w:r>
              <w:t>192.168.0.0/24 + 192.168.1.0/24 → 192.168.0.0/23 (</w:t>
            </w:r>
            <w:proofErr w:type="spellStart"/>
            <w:r>
              <w:t>supernet</w:t>
            </w:r>
            <w:proofErr w:type="spellEnd"/>
            <w:r>
              <w:t>)</w:t>
            </w:r>
          </w:p>
        </w:tc>
      </w:tr>
      <w:tr w:rsidR="35A66F00" w14:paraId="0BF4CB97" w14:textId="77777777" w:rsidTr="00A90F05">
        <w:trPr>
          <w:trHeight w:val="300"/>
        </w:trPr>
        <w:tc>
          <w:tcPr>
            <w:tcW w:w="1124" w:type="dxa"/>
            <w:vAlign w:val="center"/>
          </w:tcPr>
          <w:p w14:paraId="10A4FB11" w14:textId="2281EA3E" w:rsidR="35A66F00" w:rsidRDefault="35A66F00" w:rsidP="35A66F00">
            <w:pPr>
              <w:spacing w:after="0"/>
            </w:pPr>
            <w:r w:rsidRPr="35A66F00">
              <w:rPr>
                <w:b/>
                <w:bCs/>
              </w:rPr>
              <w:t>Routing</w:t>
            </w:r>
          </w:p>
        </w:tc>
        <w:tc>
          <w:tcPr>
            <w:tcW w:w="3941" w:type="dxa"/>
            <w:vAlign w:val="center"/>
          </w:tcPr>
          <w:p w14:paraId="5D0D2952" w14:textId="439D1305" w:rsidR="35A66F00" w:rsidRDefault="35A66F00" w:rsidP="35A66F00">
            <w:pPr>
              <w:spacing w:after="0"/>
            </w:pPr>
            <w:r>
              <w:t>More granular routing</w:t>
            </w:r>
          </w:p>
        </w:tc>
        <w:tc>
          <w:tcPr>
            <w:tcW w:w="4295" w:type="dxa"/>
            <w:vAlign w:val="center"/>
          </w:tcPr>
          <w:p w14:paraId="3C34B1C3" w14:textId="4C5A5B3B" w:rsidR="35A66F00" w:rsidRDefault="35A66F00" w:rsidP="35A66F00">
            <w:pPr>
              <w:spacing w:after="0"/>
            </w:pPr>
            <w:r>
              <w:t>Fewer, summarized routes</w:t>
            </w:r>
          </w:p>
        </w:tc>
      </w:tr>
    </w:tbl>
    <w:p w14:paraId="26B9801C" w14:textId="36D3F3B8" w:rsidR="35A66F00" w:rsidRDefault="35A66F00"/>
    <w:p w14:paraId="1BCC7AFF" w14:textId="39E33729" w:rsidR="35A66F00" w:rsidRDefault="35A66F00" w:rsidP="35A66F00">
      <w:pPr>
        <w:pStyle w:val="Heading3"/>
        <w:spacing w:before="281" w:after="281"/>
      </w:pPr>
      <w:r w:rsidRPr="35A66F00">
        <w:rPr>
          <w:b/>
          <w:bCs/>
        </w:rPr>
        <w:t>✅ Subnetting Example:</w:t>
      </w:r>
    </w:p>
    <w:p w14:paraId="5EE020A1" w14:textId="700C7517" w:rsidR="35A66F00" w:rsidRDefault="35A66F00" w:rsidP="35A66F00">
      <w:pPr>
        <w:spacing w:before="240" w:after="240"/>
      </w:pPr>
      <w:r w:rsidRPr="35A66F00">
        <w:rPr>
          <w:b/>
          <w:bCs/>
        </w:rPr>
        <w:t>Original Network:</w:t>
      </w:r>
      <w:r w:rsidRPr="35A66F00">
        <w:t xml:space="preserve"> </w:t>
      </w:r>
      <w:r w:rsidRPr="35A66F00">
        <w:rPr>
          <w:rFonts w:ascii="Consolas" w:eastAsia="Consolas" w:hAnsi="Consolas" w:cs="Consolas"/>
        </w:rPr>
        <w:t>192.168.1.0/24</w:t>
      </w:r>
    </w:p>
    <w:p w14:paraId="68233200" w14:textId="0B8EEB82" w:rsidR="35A66F00" w:rsidRDefault="35A66F00" w:rsidP="35A66F00">
      <w:pPr>
        <w:pStyle w:val="ListParagraph"/>
        <w:numPr>
          <w:ilvl w:val="0"/>
          <w:numId w:val="228"/>
        </w:numPr>
        <w:spacing w:before="240" w:after="240"/>
        <w:rPr>
          <w:rFonts w:ascii="Consolas" w:eastAsia="Consolas" w:hAnsi="Consolas" w:cs="Consolas"/>
        </w:rPr>
      </w:pPr>
      <w:r w:rsidRPr="35A66F00">
        <w:t xml:space="preserve">Want 4 subnets → Use </w:t>
      </w:r>
      <w:r w:rsidRPr="35A66F00">
        <w:rPr>
          <w:rFonts w:ascii="Consolas" w:eastAsia="Consolas" w:hAnsi="Consolas" w:cs="Consolas"/>
        </w:rPr>
        <w:t>/26</w:t>
      </w:r>
    </w:p>
    <w:p w14:paraId="5D06927A" w14:textId="21BA53D0" w:rsidR="35A66F00" w:rsidRDefault="35A66F00" w:rsidP="35A66F00">
      <w:pPr>
        <w:pStyle w:val="ListParagraph"/>
        <w:numPr>
          <w:ilvl w:val="0"/>
          <w:numId w:val="228"/>
        </w:numPr>
        <w:spacing w:before="240" w:after="240"/>
      </w:pPr>
      <w:r w:rsidRPr="35A66F00">
        <w:t>New subnets:</w:t>
      </w:r>
    </w:p>
    <w:p w14:paraId="790AD143" w14:textId="620328D0" w:rsidR="35A66F00" w:rsidRDefault="35A66F00" w:rsidP="35A66F00">
      <w:pPr>
        <w:pStyle w:val="ListParagraph"/>
        <w:numPr>
          <w:ilvl w:val="1"/>
          <w:numId w:val="228"/>
        </w:numPr>
        <w:spacing w:before="240" w:after="240"/>
      </w:pPr>
      <w:r w:rsidRPr="35A66F00">
        <w:t>192.168.1.0/26 (hosts: .1–.62)</w:t>
      </w:r>
    </w:p>
    <w:p w14:paraId="492E7D4B" w14:textId="600C2F81" w:rsidR="35A66F00" w:rsidRDefault="35A66F00" w:rsidP="35A66F00">
      <w:pPr>
        <w:pStyle w:val="ListParagraph"/>
        <w:numPr>
          <w:ilvl w:val="1"/>
          <w:numId w:val="228"/>
        </w:numPr>
        <w:spacing w:before="240" w:after="240"/>
      </w:pPr>
      <w:r w:rsidRPr="35A66F00">
        <w:t>192.168.1.64/26</w:t>
      </w:r>
    </w:p>
    <w:p w14:paraId="27A7126B" w14:textId="52129F67" w:rsidR="35A66F00" w:rsidRDefault="35A66F00" w:rsidP="35A66F00">
      <w:pPr>
        <w:pStyle w:val="ListParagraph"/>
        <w:numPr>
          <w:ilvl w:val="1"/>
          <w:numId w:val="228"/>
        </w:numPr>
        <w:spacing w:before="240" w:after="240"/>
      </w:pPr>
      <w:r w:rsidRPr="35A66F00">
        <w:t>192.168.1.128/26</w:t>
      </w:r>
    </w:p>
    <w:p w14:paraId="29F85B92" w14:textId="26990DD8" w:rsidR="35A66F00" w:rsidRDefault="35A66F00" w:rsidP="35A66F00">
      <w:pPr>
        <w:pStyle w:val="ListParagraph"/>
        <w:numPr>
          <w:ilvl w:val="1"/>
          <w:numId w:val="228"/>
        </w:numPr>
        <w:spacing w:before="240" w:after="240"/>
      </w:pPr>
      <w:r w:rsidRPr="35A66F00">
        <w:t>192.168.1.192/26</w:t>
      </w:r>
    </w:p>
    <w:p w14:paraId="54F7D264" w14:textId="3B92F9C3" w:rsidR="35A66F00" w:rsidRDefault="35A66F00" w:rsidP="35A66F00">
      <w:pPr>
        <w:spacing w:before="240" w:after="240"/>
      </w:pPr>
      <w:r w:rsidRPr="35A66F00">
        <w:rPr>
          <w:b/>
          <w:bCs/>
        </w:rPr>
        <w:t>Use Case</w:t>
      </w:r>
      <w:r w:rsidRPr="35A66F00">
        <w:t>: For dividing departments (e.g., HR, IT, Sales)</w:t>
      </w:r>
    </w:p>
    <w:p w14:paraId="3454282F" w14:textId="0F7A8D2F" w:rsidR="35A66F00" w:rsidRDefault="35A66F00"/>
    <w:p w14:paraId="5602A475" w14:textId="65F75DA3" w:rsidR="35A66F00" w:rsidRDefault="35A66F00" w:rsidP="35A66F00">
      <w:pPr>
        <w:pStyle w:val="Heading3"/>
        <w:spacing w:before="281" w:after="281"/>
      </w:pPr>
      <w:r w:rsidRPr="35A66F00">
        <w:rPr>
          <w:b/>
          <w:bCs/>
        </w:rPr>
        <w:t xml:space="preserve">✅ </w:t>
      </w:r>
      <w:proofErr w:type="spellStart"/>
      <w:r w:rsidRPr="35A66F00">
        <w:rPr>
          <w:b/>
          <w:bCs/>
        </w:rPr>
        <w:t>Supernetting</w:t>
      </w:r>
      <w:proofErr w:type="spellEnd"/>
      <w:r w:rsidRPr="35A66F00">
        <w:rPr>
          <w:b/>
          <w:bCs/>
        </w:rPr>
        <w:t xml:space="preserve"> Example:</w:t>
      </w:r>
    </w:p>
    <w:p w14:paraId="1C8B25E0" w14:textId="69D11E1F" w:rsidR="35A66F00" w:rsidRDefault="35A66F00" w:rsidP="35A66F00">
      <w:pPr>
        <w:spacing w:before="240" w:after="240"/>
      </w:pPr>
      <w:r w:rsidRPr="35A66F00">
        <w:rPr>
          <w:b/>
          <w:bCs/>
        </w:rPr>
        <w:t>Goal</w:t>
      </w:r>
      <w:r w:rsidRPr="35A66F00">
        <w:t>: Combine</w:t>
      </w:r>
    </w:p>
    <w:p w14:paraId="4A135DF4" w14:textId="683FBE6E" w:rsidR="35A66F00" w:rsidRDefault="35A66F00" w:rsidP="35A66F00">
      <w:pPr>
        <w:pStyle w:val="ListParagraph"/>
        <w:numPr>
          <w:ilvl w:val="0"/>
          <w:numId w:val="227"/>
        </w:numPr>
        <w:spacing w:before="240" w:after="240"/>
      </w:pPr>
      <w:r w:rsidRPr="35A66F00">
        <w:t>192.168.0.0/24</w:t>
      </w:r>
    </w:p>
    <w:p w14:paraId="7605D97E" w14:textId="67C2017B" w:rsidR="35A66F00" w:rsidRDefault="35A66F00" w:rsidP="35A66F00">
      <w:pPr>
        <w:pStyle w:val="ListParagraph"/>
        <w:numPr>
          <w:ilvl w:val="0"/>
          <w:numId w:val="227"/>
        </w:numPr>
        <w:spacing w:before="240" w:after="240"/>
      </w:pPr>
      <w:r w:rsidRPr="35A66F00">
        <w:t>192.168.1.0/24</w:t>
      </w:r>
    </w:p>
    <w:p w14:paraId="0C564FC3" w14:textId="24176A99" w:rsidR="35A66F00" w:rsidRDefault="35A66F00" w:rsidP="35A66F00">
      <w:pPr>
        <w:spacing w:before="240" w:after="240"/>
      </w:pPr>
      <w:r w:rsidRPr="35A66F00">
        <w:t xml:space="preserve"> Into a </w:t>
      </w:r>
      <w:r w:rsidRPr="35A66F00">
        <w:rPr>
          <w:b/>
          <w:bCs/>
        </w:rPr>
        <w:t>single</w:t>
      </w:r>
      <w:r w:rsidRPr="35A66F00">
        <w:t xml:space="preserve"> </w:t>
      </w:r>
      <w:proofErr w:type="spellStart"/>
      <w:r w:rsidRPr="35A66F00">
        <w:t>supernet</w:t>
      </w:r>
      <w:proofErr w:type="spellEnd"/>
      <w:r w:rsidRPr="35A66F00">
        <w:t xml:space="preserve">: </w:t>
      </w:r>
      <w:r w:rsidRPr="35A66F00">
        <w:rPr>
          <w:b/>
          <w:bCs/>
        </w:rPr>
        <w:t>192.168.0.0/23</w:t>
      </w:r>
    </w:p>
    <w:p w14:paraId="7A30BF70" w14:textId="47F65581" w:rsidR="35A66F00" w:rsidRDefault="35A66F00" w:rsidP="35A66F00">
      <w:pPr>
        <w:pStyle w:val="ListParagraph"/>
        <w:numPr>
          <w:ilvl w:val="0"/>
          <w:numId w:val="227"/>
        </w:numPr>
        <w:spacing w:before="240" w:after="240"/>
      </w:pPr>
      <w:r w:rsidRPr="35A66F00">
        <w:t xml:space="preserve">This </w:t>
      </w:r>
      <w:proofErr w:type="spellStart"/>
      <w:r w:rsidRPr="35A66F00">
        <w:t>supernet</w:t>
      </w:r>
      <w:proofErr w:type="spellEnd"/>
      <w:r w:rsidRPr="35A66F00">
        <w:t xml:space="preserve"> covers: 192.168.0.0 – 192.168.1.255</w:t>
      </w:r>
    </w:p>
    <w:p w14:paraId="3A1895FE" w14:textId="6B8F700B" w:rsidR="35A66F00" w:rsidRDefault="35A66F00" w:rsidP="35A66F00">
      <w:pPr>
        <w:pStyle w:val="ListParagraph"/>
        <w:numPr>
          <w:ilvl w:val="0"/>
          <w:numId w:val="227"/>
        </w:numPr>
        <w:spacing w:before="240" w:after="240"/>
      </w:pPr>
      <w:r w:rsidRPr="35A66F00">
        <w:t>Reduces routing entries — useful for ISPs or backbone routing.</w:t>
      </w:r>
    </w:p>
    <w:p w14:paraId="22A5945D" w14:textId="41C8B312" w:rsidR="35A66F00" w:rsidRDefault="35A66F00"/>
    <w:p w14:paraId="16200B43" w14:textId="3B44000E" w:rsidR="35A66F00" w:rsidRDefault="35A66F00" w:rsidP="35A66F00">
      <w:pPr>
        <w:pStyle w:val="Heading3"/>
        <w:spacing w:before="281" w:after="281"/>
      </w:pPr>
      <w:r w:rsidRPr="35A66F00">
        <w:rPr>
          <w:b/>
          <w:bCs/>
        </w:rPr>
        <w:lastRenderedPageBreak/>
        <w:t>🎯 When to Use Each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4211"/>
        <w:gridCol w:w="1634"/>
      </w:tblGrid>
      <w:tr w:rsidR="35A66F00" w14:paraId="5FE77CE8" w14:textId="77777777" w:rsidTr="00397E94">
        <w:trPr>
          <w:trHeight w:val="300"/>
        </w:trPr>
        <w:tc>
          <w:tcPr>
            <w:tcW w:w="4211" w:type="dxa"/>
            <w:vAlign w:val="center"/>
          </w:tcPr>
          <w:p w14:paraId="5ABE02AD" w14:textId="25C57DB2" w:rsidR="35A66F00" w:rsidRDefault="35A66F00" w:rsidP="35A66F00">
            <w:pPr>
              <w:spacing w:after="0"/>
              <w:jc w:val="center"/>
            </w:pPr>
            <w:r w:rsidRPr="35A66F00">
              <w:rPr>
                <w:b/>
                <w:bCs/>
              </w:rPr>
              <w:t>Scenario</w:t>
            </w:r>
          </w:p>
        </w:tc>
        <w:tc>
          <w:tcPr>
            <w:tcW w:w="1634" w:type="dxa"/>
            <w:vAlign w:val="center"/>
          </w:tcPr>
          <w:p w14:paraId="4306F019" w14:textId="016D1483" w:rsidR="35A66F00" w:rsidRDefault="35A66F00" w:rsidP="35A66F00">
            <w:pPr>
              <w:spacing w:after="0"/>
              <w:jc w:val="center"/>
            </w:pPr>
            <w:r w:rsidRPr="35A66F00">
              <w:rPr>
                <w:b/>
                <w:bCs/>
              </w:rPr>
              <w:t>Technique</w:t>
            </w:r>
          </w:p>
        </w:tc>
      </w:tr>
      <w:tr w:rsidR="35A66F00" w14:paraId="79B3223A" w14:textId="77777777" w:rsidTr="00397E94">
        <w:trPr>
          <w:trHeight w:val="300"/>
        </w:trPr>
        <w:tc>
          <w:tcPr>
            <w:tcW w:w="4211" w:type="dxa"/>
            <w:vAlign w:val="center"/>
          </w:tcPr>
          <w:p w14:paraId="0CC9BC90" w14:textId="4BE1366C" w:rsidR="35A66F00" w:rsidRDefault="35A66F00" w:rsidP="35A66F00">
            <w:pPr>
              <w:spacing w:after="0"/>
            </w:pPr>
            <w:r>
              <w:t>A company with multiple departments</w:t>
            </w:r>
          </w:p>
        </w:tc>
        <w:tc>
          <w:tcPr>
            <w:tcW w:w="1634" w:type="dxa"/>
            <w:vAlign w:val="center"/>
          </w:tcPr>
          <w:p w14:paraId="258F21BF" w14:textId="72675039" w:rsidR="35A66F00" w:rsidRDefault="35A66F00" w:rsidP="35A66F00">
            <w:pPr>
              <w:spacing w:after="0"/>
            </w:pPr>
            <w:r w:rsidRPr="35A66F00">
              <w:rPr>
                <w:b/>
                <w:bCs/>
              </w:rPr>
              <w:t>Subnetting</w:t>
            </w:r>
          </w:p>
        </w:tc>
      </w:tr>
      <w:tr w:rsidR="35A66F00" w14:paraId="6D8A9197" w14:textId="77777777" w:rsidTr="00397E94">
        <w:trPr>
          <w:trHeight w:val="300"/>
        </w:trPr>
        <w:tc>
          <w:tcPr>
            <w:tcW w:w="4211" w:type="dxa"/>
            <w:vAlign w:val="center"/>
          </w:tcPr>
          <w:p w14:paraId="3F34EBC8" w14:textId="35066B34" w:rsidR="35A66F00" w:rsidRDefault="35A66F00" w:rsidP="35A66F00">
            <w:pPr>
              <w:spacing w:after="0"/>
            </w:pPr>
            <w:r>
              <w:t>An ISP routing to thousands of networks</w:t>
            </w:r>
          </w:p>
        </w:tc>
        <w:tc>
          <w:tcPr>
            <w:tcW w:w="1634" w:type="dxa"/>
            <w:vAlign w:val="center"/>
          </w:tcPr>
          <w:p w14:paraId="4C7DF3BC" w14:textId="497C3C71" w:rsidR="35A66F00" w:rsidRDefault="35A66F00" w:rsidP="35A66F00">
            <w:pPr>
              <w:spacing w:after="0"/>
            </w:pPr>
            <w:proofErr w:type="spellStart"/>
            <w:r w:rsidRPr="35A66F00">
              <w:rPr>
                <w:b/>
                <w:bCs/>
              </w:rPr>
              <w:t>Supernetting</w:t>
            </w:r>
            <w:proofErr w:type="spellEnd"/>
          </w:p>
        </w:tc>
      </w:tr>
      <w:tr w:rsidR="35A66F00" w14:paraId="683651F8" w14:textId="77777777" w:rsidTr="00397E94">
        <w:trPr>
          <w:trHeight w:val="300"/>
        </w:trPr>
        <w:tc>
          <w:tcPr>
            <w:tcW w:w="4211" w:type="dxa"/>
            <w:vAlign w:val="center"/>
          </w:tcPr>
          <w:p w14:paraId="6D2BBB32" w14:textId="24E70BD2" w:rsidR="35A66F00" w:rsidRDefault="35A66F00" w:rsidP="35A66F00">
            <w:pPr>
              <w:spacing w:after="0"/>
            </w:pPr>
            <w:r>
              <w:t>Campus network per building</w:t>
            </w:r>
          </w:p>
        </w:tc>
        <w:tc>
          <w:tcPr>
            <w:tcW w:w="1634" w:type="dxa"/>
            <w:vAlign w:val="center"/>
          </w:tcPr>
          <w:p w14:paraId="4EB4975E" w14:textId="48EE9CFC" w:rsidR="35A66F00" w:rsidRDefault="35A66F00" w:rsidP="35A66F00">
            <w:pPr>
              <w:spacing w:after="0"/>
            </w:pPr>
            <w:r w:rsidRPr="35A66F00">
              <w:rPr>
                <w:b/>
                <w:bCs/>
              </w:rPr>
              <w:t>Subnetting</w:t>
            </w:r>
          </w:p>
        </w:tc>
      </w:tr>
      <w:tr w:rsidR="35A66F00" w14:paraId="27E2D645" w14:textId="77777777" w:rsidTr="00397E94">
        <w:trPr>
          <w:trHeight w:val="300"/>
        </w:trPr>
        <w:tc>
          <w:tcPr>
            <w:tcW w:w="4211" w:type="dxa"/>
            <w:vAlign w:val="center"/>
          </w:tcPr>
          <w:p w14:paraId="7385ED3A" w14:textId="6C3B2C85" w:rsidR="35A66F00" w:rsidRDefault="35A66F00" w:rsidP="35A66F00">
            <w:pPr>
              <w:spacing w:after="0"/>
            </w:pPr>
            <w:r>
              <w:t>Regional route aggregation at ISP level</w:t>
            </w:r>
          </w:p>
        </w:tc>
        <w:tc>
          <w:tcPr>
            <w:tcW w:w="1634" w:type="dxa"/>
            <w:vAlign w:val="center"/>
          </w:tcPr>
          <w:p w14:paraId="17BB0E20" w14:textId="1AC40FB8" w:rsidR="35A66F00" w:rsidRDefault="35A66F00" w:rsidP="35A66F00">
            <w:pPr>
              <w:spacing w:after="0"/>
            </w:pPr>
            <w:proofErr w:type="spellStart"/>
            <w:r w:rsidRPr="35A66F00">
              <w:rPr>
                <w:b/>
                <w:bCs/>
              </w:rPr>
              <w:t>Supernetting</w:t>
            </w:r>
            <w:proofErr w:type="spellEnd"/>
          </w:p>
        </w:tc>
      </w:tr>
    </w:tbl>
    <w:p w14:paraId="541CEE27" w14:textId="5B331624" w:rsidR="35A66F00" w:rsidRDefault="35A66F00"/>
    <w:p w14:paraId="41898CB9" w14:textId="0EBFECB2" w:rsidR="35A66F00" w:rsidRDefault="35A66F00" w:rsidP="35A66F00">
      <w:pPr>
        <w:pStyle w:val="NormalWeb"/>
        <w:ind w:left="360"/>
        <w:rPr>
          <w:rStyle w:val="Strong"/>
          <w:rFonts w:eastAsiaTheme="majorEastAsia"/>
          <w:b w:val="0"/>
          <w:bCs w:val="0"/>
          <w:color w:val="FF0000"/>
        </w:rPr>
      </w:pPr>
    </w:p>
    <w:p w14:paraId="27FBC388" w14:textId="720DF553" w:rsidR="00931E0F" w:rsidRDefault="00931E0F" w:rsidP="002E5D0A">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t xml:space="preserve">Explain the concept of Variable Length Subnet Masking (VLSM). How does VLSM differ from traditional subnetting, and what are its advantages in network administration? </w:t>
      </w:r>
    </w:p>
    <w:p w14:paraId="2DDA9C78" w14:textId="23F99F33" w:rsidR="00397E94" w:rsidRPr="00870497" w:rsidRDefault="00397E94" w:rsidP="00397E94">
      <w:pPr>
        <w:pStyle w:val="NormalWeb"/>
        <w:ind w:left="360"/>
        <w:rPr>
          <w:rStyle w:val="Strong"/>
          <w:rFonts w:eastAsiaTheme="majorEastAsia"/>
          <w:b w:val="0"/>
          <w:bCs w:val="0"/>
          <w:color w:val="FF0000"/>
        </w:rPr>
      </w:pPr>
      <w:r w:rsidRPr="00A94AF5">
        <w:rPr>
          <w:rFonts w:eastAsiaTheme="majorEastAsia"/>
          <w:b/>
          <w:bCs/>
          <w:lang w:val="en-GB"/>
        </w:rPr>
        <w:t>Answer</w:t>
      </w:r>
      <w:r>
        <w:rPr>
          <w:rFonts w:eastAsiaTheme="majorEastAsia"/>
          <w:b/>
          <w:bCs/>
          <w:lang w:val="en-GB"/>
        </w:rPr>
        <w:t>:</w:t>
      </w:r>
    </w:p>
    <w:p w14:paraId="7DD9B6E1" w14:textId="78EAE2E0" w:rsidR="3878173D" w:rsidRDefault="3878173D" w:rsidP="3878173D">
      <w:pPr>
        <w:pStyle w:val="Heading3"/>
        <w:spacing w:before="281" w:after="281"/>
      </w:pPr>
      <w:r w:rsidRPr="3878173D">
        <w:rPr>
          <w:rFonts w:ascii="Segoe UI Emoji" w:hAnsi="Segoe UI Emoji" w:cs="Segoe UI Emoji"/>
          <w:b/>
          <w:bCs/>
        </w:rPr>
        <w:t>✅</w:t>
      </w:r>
      <w:r w:rsidRPr="3878173D">
        <w:rPr>
          <w:b/>
          <w:bCs/>
        </w:rPr>
        <w:t xml:space="preserve"> Definition:</w:t>
      </w:r>
    </w:p>
    <w:p w14:paraId="58DC5A90" w14:textId="1958C1C2" w:rsidR="3878173D" w:rsidRDefault="3878173D" w:rsidP="3878173D">
      <w:pPr>
        <w:spacing w:before="240" w:after="240"/>
      </w:pPr>
      <w:r w:rsidRPr="3878173D">
        <w:rPr>
          <w:b/>
          <w:bCs/>
        </w:rPr>
        <w:t>VLSM (Variable Length Subnet Masking)</w:t>
      </w:r>
      <w:r w:rsidRPr="3878173D">
        <w:t xml:space="preserve"> is a subnetting technique that allows the use of different subnet masks within the same network. This lets you </w:t>
      </w:r>
      <w:r w:rsidRPr="3878173D">
        <w:rPr>
          <w:b/>
          <w:bCs/>
        </w:rPr>
        <w:t>allocate IP addresses based on actual host requirements</w:t>
      </w:r>
      <w:r w:rsidRPr="3878173D">
        <w:t>, reducing waste.</w:t>
      </w:r>
    </w:p>
    <w:p w14:paraId="40409EC0" w14:textId="004DE5B3" w:rsidR="3878173D" w:rsidRDefault="3878173D"/>
    <w:p w14:paraId="08F2A55D" w14:textId="383B3679" w:rsidR="3878173D" w:rsidRDefault="3878173D" w:rsidP="3878173D">
      <w:pPr>
        <w:pStyle w:val="Heading3"/>
        <w:spacing w:before="281" w:after="281"/>
      </w:pPr>
      <w:r w:rsidRPr="3878173D">
        <w:rPr>
          <w:b/>
          <w:bCs/>
        </w:rPr>
        <w:t>✅ How VLSM Works:</w:t>
      </w:r>
    </w:p>
    <w:p w14:paraId="00ABF899" w14:textId="2159FC85" w:rsidR="3878173D" w:rsidRDefault="3878173D" w:rsidP="3878173D">
      <w:pPr>
        <w:spacing w:before="240" w:after="240"/>
      </w:pPr>
      <w:r w:rsidRPr="3878173D">
        <w:t>Unlike traditional (fixed-length) subnetting, where all subnets are the same size, VLSM allows:</w:t>
      </w:r>
    </w:p>
    <w:p w14:paraId="5A8B5128" w14:textId="42271AD7" w:rsidR="3878173D" w:rsidRDefault="3878173D" w:rsidP="001267F5">
      <w:pPr>
        <w:pStyle w:val="ListParagraph"/>
        <w:numPr>
          <w:ilvl w:val="0"/>
          <w:numId w:val="237"/>
        </w:numPr>
        <w:spacing w:before="240" w:after="240"/>
      </w:pPr>
      <w:r w:rsidRPr="3878173D">
        <w:t>Larger subnets for departments needing more hosts.</w:t>
      </w:r>
    </w:p>
    <w:p w14:paraId="0F15D6E6" w14:textId="301272CB" w:rsidR="3878173D" w:rsidRDefault="3878173D" w:rsidP="001267F5">
      <w:pPr>
        <w:pStyle w:val="ListParagraph"/>
        <w:numPr>
          <w:ilvl w:val="0"/>
          <w:numId w:val="237"/>
        </w:numPr>
        <w:spacing w:before="240" w:after="240"/>
      </w:pPr>
      <w:r w:rsidRPr="3878173D">
        <w:t>Smaller subnets for departments needing fewer hosts.</w:t>
      </w:r>
    </w:p>
    <w:p w14:paraId="683D5D62" w14:textId="750B94C7" w:rsidR="3878173D" w:rsidRDefault="3878173D" w:rsidP="001267F5">
      <w:pPr>
        <w:pStyle w:val="ListParagraph"/>
        <w:numPr>
          <w:ilvl w:val="0"/>
          <w:numId w:val="237"/>
        </w:numPr>
        <w:spacing w:before="240" w:after="240"/>
      </w:pPr>
      <w:r w:rsidRPr="3878173D">
        <w:t>Subnetting a subnet (also called "sub-subnetting").</w:t>
      </w:r>
    </w:p>
    <w:p w14:paraId="7779D972" w14:textId="1B3B1933" w:rsidR="3878173D" w:rsidRDefault="3878173D"/>
    <w:p w14:paraId="25BAE4E8" w14:textId="05A8B185" w:rsidR="3878173D" w:rsidRDefault="3878173D" w:rsidP="3878173D">
      <w:pPr>
        <w:pStyle w:val="Heading3"/>
        <w:spacing w:before="281" w:after="281"/>
      </w:pPr>
      <w:r w:rsidRPr="3878173D">
        <w:rPr>
          <w:b/>
          <w:bCs/>
        </w:rPr>
        <w:t>✅ Difference from Traditional Subnetting: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2693"/>
        <w:gridCol w:w="2915"/>
        <w:gridCol w:w="3013"/>
      </w:tblGrid>
      <w:tr w:rsidR="3878173D" w14:paraId="47EC5D7C" w14:textId="77777777" w:rsidTr="00397E94">
        <w:trPr>
          <w:trHeight w:val="300"/>
        </w:trPr>
        <w:tc>
          <w:tcPr>
            <w:tcW w:w="2693" w:type="dxa"/>
            <w:vAlign w:val="center"/>
          </w:tcPr>
          <w:p w14:paraId="26563C3B" w14:textId="547F08BC" w:rsidR="3878173D" w:rsidRDefault="3878173D" w:rsidP="3878173D">
            <w:pPr>
              <w:spacing w:after="0"/>
              <w:jc w:val="center"/>
            </w:pPr>
            <w:r w:rsidRPr="3878173D">
              <w:rPr>
                <w:b/>
                <w:bCs/>
              </w:rPr>
              <w:t>Aspect</w:t>
            </w:r>
          </w:p>
        </w:tc>
        <w:tc>
          <w:tcPr>
            <w:tcW w:w="2915" w:type="dxa"/>
            <w:vAlign w:val="center"/>
          </w:tcPr>
          <w:p w14:paraId="6F6D2A20" w14:textId="794B2CA4" w:rsidR="3878173D" w:rsidRDefault="3878173D" w:rsidP="3878173D">
            <w:pPr>
              <w:spacing w:after="0"/>
              <w:jc w:val="center"/>
            </w:pPr>
            <w:r w:rsidRPr="3878173D">
              <w:rPr>
                <w:b/>
                <w:bCs/>
              </w:rPr>
              <w:t>Traditional Subnetting</w:t>
            </w:r>
          </w:p>
        </w:tc>
        <w:tc>
          <w:tcPr>
            <w:tcW w:w="3013" w:type="dxa"/>
            <w:vAlign w:val="center"/>
          </w:tcPr>
          <w:p w14:paraId="38F53EAA" w14:textId="5D676515" w:rsidR="3878173D" w:rsidRDefault="3878173D" w:rsidP="3878173D">
            <w:pPr>
              <w:spacing w:after="0"/>
              <w:jc w:val="center"/>
            </w:pPr>
            <w:r w:rsidRPr="3878173D">
              <w:rPr>
                <w:b/>
                <w:bCs/>
              </w:rPr>
              <w:t>VLSM</w:t>
            </w:r>
          </w:p>
        </w:tc>
      </w:tr>
      <w:tr w:rsidR="3878173D" w14:paraId="70B8CF17" w14:textId="77777777" w:rsidTr="00397E94">
        <w:trPr>
          <w:trHeight w:val="300"/>
        </w:trPr>
        <w:tc>
          <w:tcPr>
            <w:tcW w:w="2693" w:type="dxa"/>
            <w:vAlign w:val="center"/>
          </w:tcPr>
          <w:p w14:paraId="7573BDF6" w14:textId="1EEA2D1C" w:rsidR="3878173D" w:rsidRDefault="3878173D" w:rsidP="3878173D">
            <w:pPr>
              <w:spacing w:after="0"/>
            </w:pPr>
            <w:r>
              <w:t>Subnet Mask</w:t>
            </w:r>
          </w:p>
        </w:tc>
        <w:tc>
          <w:tcPr>
            <w:tcW w:w="2915" w:type="dxa"/>
            <w:vAlign w:val="center"/>
          </w:tcPr>
          <w:p w14:paraId="0AF881B0" w14:textId="2744A57F" w:rsidR="3878173D" w:rsidRDefault="3878173D" w:rsidP="3878173D">
            <w:pPr>
              <w:spacing w:after="0"/>
            </w:pPr>
            <w:r>
              <w:t>Same for all subnets</w:t>
            </w:r>
          </w:p>
        </w:tc>
        <w:tc>
          <w:tcPr>
            <w:tcW w:w="3013" w:type="dxa"/>
            <w:vAlign w:val="center"/>
          </w:tcPr>
          <w:p w14:paraId="75F5C88C" w14:textId="6EB47908" w:rsidR="3878173D" w:rsidRDefault="3878173D" w:rsidP="3878173D">
            <w:pPr>
              <w:spacing w:after="0"/>
            </w:pPr>
            <w:r>
              <w:t>Varies per subnet</w:t>
            </w:r>
          </w:p>
        </w:tc>
      </w:tr>
      <w:tr w:rsidR="3878173D" w14:paraId="5CF513D7" w14:textId="77777777" w:rsidTr="00397E94">
        <w:trPr>
          <w:trHeight w:val="300"/>
        </w:trPr>
        <w:tc>
          <w:tcPr>
            <w:tcW w:w="2693" w:type="dxa"/>
            <w:vAlign w:val="center"/>
          </w:tcPr>
          <w:p w14:paraId="47C5D11B" w14:textId="731AA467" w:rsidR="3878173D" w:rsidRDefault="3878173D" w:rsidP="3878173D">
            <w:pPr>
              <w:spacing w:after="0"/>
            </w:pPr>
            <w:r>
              <w:t>IP Utilization</w:t>
            </w:r>
          </w:p>
        </w:tc>
        <w:tc>
          <w:tcPr>
            <w:tcW w:w="2915" w:type="dxa"/>
            <w:vAlign w:val="center"/>
          </w:tcPr>
          <w:p w14:paraId="580661DE" w14:textId="7B3DE7E4" w:rsidR="3878173D" w:rsidRDefault="3878173D" w:rsidP="3878173D">
            <w:pPr>
              <w:spacing w:after="0"/>
            </w:pPr>
            <w:r>
              <w:t>Less efficient (more waste)</w:t>
            </w:r>
          </w:p>
        </w:tc>
        <w:tc>
          <w:tcPr>
            <w:tcW w:w="3013" w:type="dxa"/>
            <w:vAlign w:val="center"/>
          </w:tcPr>
          <w:p w14:paraId="16478698" w14:textId="5E2DA170" w:rsidR="3878173D" w:rsidRDefault="3878173D" w:rsidP="3878173D">
            <w:pPr>
              <w:spacing w:after="0"/>
            </w:pPr>
            <w:r>
              <w:t>Highly efficient</w:t>
            </w:r>
          </w:p>
        </w:tc>
      </w:tr>
      <w:tr w:rsidR="3878173D" w14:paraId="7C8A3DA1" w14:textId="77777777" w:rsidTr="00397E94">
        <w:trPr>
          <w:trHeight w:val="300"/>
        </w:trPr>
        <w:tc>
          <w:tcPr>
            <w:tcW w:w="2693" w:type="dxa"/>
            <w:vAlign w:val="center"/>
          </w:tcPr>
          <w:p w14:paraId="2E5213FA" w14:textId="6B1C4F45" w:rsidR="3878173D" w:rsidRDefault="3878173D" w:rsidP="3878173D">
            <w:pPr>
              <w:spacing w:after="0"/>
            </w:pPr>
            <w:r>
              <w:t>Flexibility</w:t>
            </w:r>
          </w:p>
        </w:tc>
        <w:tc>
          <w:tcPr>
            <w:tcW w:w="2915" w:type="dxa"/>
            <w:vAlign w:val="center"/>
          </w:tcPr>
          <w:p w14:paraId="4C3CD134" w14:textId="704E4FA7" w:rsidR="3878173D" w:rsidRDefault="3878173D" w:rsidP="3878173D">
            <w:pPr>
              <w:spacing w:after="0"/>
            </w:pPr>
            <w:r>
              <w:t>Limited</w:t>
            </w:r>
          </w:p>
        </w:tc>
        <w:tc>
          <w:tcPr>
            <w:tcW w:w="3013" w:type="dxa"/>
            <w:vAlign w:val="center"/>
          </w:tcPr>
          <w:p w14:paraId="2560C01E" w14:textId="1A919204" w:rsidR="3878173D" w:rsidRDefault="3878173D" w:rsidP="3878173D">
            <w:pPr>
              <w:spacing w:after="0"/>
            </w:pPr>
            <w:r>
              <w:t>High</w:t>
            </w:r>
          </w:p>
        </w:tc>
      </w:tr>
      <w:tr w:rsidR="3878173D" w14:paraId="32472125" w14:textId="77777777" w:rsidTr="00397E94">
        <w:trPr>
          <w:trHeight w:val="300"/>
        </w:trPr>
        <w:tc>
          <w:tcPr>
            <w:tcW w:w="2693" w:type="dxa"/>
            <w:vAlign w:val="center"/>
          </w:tcPr>
          <w:p w14:paraId="739064D5" w14:textId="78F3EB0C" w:rsidR="3878173D" w:rsidRDefault="3878173D" w:rsidP="3878173D">
            <w:pPr>
              <w:spacing w:after="0"/>
            </w:pPr>
            <w:r>
              <w:t>Hierarchical Design</w:t>
            </w:r>
          </w:p>
        </w:tc>
        <w:tc>
          <w:tcPr>
            <w:tcW w:w="2915" w:type="dxa"/>
            <w:vAlign w:val="center"/>
          </w:tcPr>
          <w:p w14:paraId="5F79BD7A" w14:textId="2F8E2BDE" w:rsidR="3878173D" w:rsidRDefault="3878173D" w:rsidP="3878173D">
            <w:pPr>
              <w:spacing w:after="0"/>
            </w:pPr>
            <w:r>
              <w:t>Not supported</w:t>
            </w:r>
          </w:p>
        </w:tc>
        <w:tc>
          <w:tcPr>
            <w:tcW w:w="3013" w:type="dxa"/>
            <w:vAlign w:val="center"/>
          </w:tcPr>
          <w:p w14:paraId="4F6D3906" w14:textId="174749AA" w:rsidR="3878173D" w:rsidRDefault="3878173D" w:rsidP="3878173D">
            <w:pPr>
              <w:spacing w:after="0"/>
            </w:pPr>
            <w:r>
              <w:t>Fully supported</w:t>
            </w:r>
          </w:p>
        </w:tc>
      </w:tr>
      <w:tr w:rsidR="3878173D" w14:paraId="443F2C16" w14:textId="77777777" w:rsidTr="00397E94">
        <w:trPr>
          <w:trHeight w:val="300"/>
        </w:trPr>
        <w:tc>
          <w:tcPr>
            <w:tcW w:w="2693" w:type="dxa"/>
            <w:vAlign w:val="center"/>
          </w:tcPr>
          <w:p w14:paraId="5D6588B8" w14:textId="28937593" w:rsidR="3878173D" w:rsidRDefault="3878173D" w:rsidP="3878173D">
            <w:pPr>
              <w:spacing w:after="0"/>
            </w:pPr>
            <w:r>
              <w:t>Real-world Applicability</w:t>
            </w:r>
          </w:p>
        </w:tc>
        <w:tc>
          <w:tcPr>
            <w:tcW w:w="2915" w:type="dxa"/>
            <w:vAlign w:val="center"/>
          </w:tcPr>
          <w:p w14:paraId="0444B349" w14:textId="3CEF7CA1" w:rsidR="3878173D" w:rsidRDefault="3878173D" w:rsidP="3878173D">
            <w:pPr>
              <w:spacing w:after="0"/>
            </w:pPr>
            <w:r>
              <w:t>Basic networks</w:t>
            </w:r>
          </w:p>
        </w:tc>
        <w:tc>
          <w:tcPr>
            <w:tcW w:w="3013" w:type="dxa"/>
            <w:vAlign w:val="center"/>
          </w:tcPr>
          <w:p w14:paraId="17243438" w14:textId="562445D3" w:rsidR="3878173D" w:rsidRDefault="3878173D" w:rsidP="3878173D">
            <w:pPr>
              <w:spacing w:after="0"/>
            </w:pPr>
            <w:r>
              <w:t>Complex, scalable networks</w:t>
            </w:r>
          </w:p>
        </w:tc>
      </w:tr>
    </w:tbl>
    <w:p w14:paraId="29C01234" w14:textId="314FFC9D" w:rsidR="3878173D" w:rsidRDefault="3878173D"/>
    <w:p w14:paraId="3277613C" w14:textId="3E046CA4" w:rsidR="3878173D" w:rsidRDefault="3878173D" w:rsidP="3878173D">
      <w:pPr>
        <w:pStyle w:val="Heading3"/>
        <w:spacing w:before="281" w:after="281"/>
      </w:pPr>
      <w:r w:rsidRPr="3878173D">
        <w:rPr>
          <w:b/>
          <w:bCs/>
        </w:rPr>
        <w:lastRenderedPageBreak/>
        <w:t>✅ Advantages of VLSM:</w:t>
      </w:r>
    </w:p>
    <w:p w14:paraId="356E9BDD" w14:textId="78A0AFEF" w:rsidR="3878173D" w:rsidRDefault="3878173D" w:rsidP="001267F5">
      <w:pPr>
        <w:pStyle w:val="ListParagraph"/>
        <w:numPr>
          <w:ilvl w:val="0"/>
          <w:numId w:val="236"/>
        </w:numPr>
        <w:spacing w:before="240" w:after="240"/>
      </w:pPr>
      <w:r w:rsidRPr="3878173D">
        <w:rPr>
          <w:b/>
          <w:bCs/>
        </w:rPr>
        <w:t>Efficient IP address usage</w:t>
      </w:r>
      <w:r w:rsidRPr="3878173D">
        <w:t xml:space="preserve"> – prevents waste by assigning just enough addresses.</w:t>
      </w:r>
    </w:p>
    <w:p w14:paraId="01D76399" w14:textId="70B512A5" w:rsidR="3878173D" w:rsidRDefault="3878173D" w:rsidP="001267F5">
      <w:pPr>
        <w:pStyle w:val="ListParagraph"/>
        <w:numPr>
          <w:ilvl w:val="0"/>
          <w:numId w:val="236"/>
        </w:numPr>
        <w:spacing w:before="240" w:after="240"/>
      </w:pPr>
      <w:r w:rsidRPr="3878173D">
        <w:rPr>
          <w:b/>
          <w:bCs/>
        </w:rPr>
        <w:t>Supports hierarchical network design</w:t>
      </w:r>
      <w:r w:rsidRPr="3878173D">
        <w:t xml:space="preserve"> – useful in multi-layer networks.</w:t>
      </w:r>
    </w:p>
    <w:p w14:paraId="186355F4" w14:textId="4657CED1" w:rsidR="3878173D" w:rsidRDefault="3878173D" w:rsidP="001267F5">
      <w:pPr>
        <w:pStyle w:val="ListParagraph"/>
        <w:numPr>
          <w:ilvl w:val="0"/>
          <w:numId w:val="236"/>
        </w:numPr>
        <w:spacing w:before="240" w:after="240"/>
      </w:pPr>
      <w:r w:rsidRPr="3878173D">
        <w:rPr>
          <w:b/>
          <w:bCs/>
        </w:rPr>
        <w:t>Allows growth and scalability</w:t>
      </w:r>
      <w:r w:rsidRPr="3878173D">
        <w:t xml:space="preserve"> – you can add subnets of various sizes easily.</w:t>
      </w:r>
    </w:p>
    <w:p w14:paraId="422DE8B4" w14:textId="535CCE2F" w:rsidR="3878173D" w:rsidRDefault="3878173D" w:rsidP="001267F5">
      <w:pPr>
        <w:pStyle w:val="ListParagraph"/>
        <w:numPr>
          <w:ilvl w:val="0"/>
          <w:numId w:val="236"/>
        </w:numPr>
        <w:spacing w:before="240" w:after="240"/>
      </w:pPr>
      <w:r w:rsidRPr="3878173D">
        <w:rPr>
          <w:b/>
          <w:bCs/>
        </w:rPr>
        <w:t>Better route summarization</w:t>
      </w:r>
      <w:r w:rsidRPr="3878173D">
        <w:t xml:space="preserve"> – fewer entries in routing tables.</w:t>
      </w:r>
    </w:p>
    <w:p w14:paraId="251561C4" w14:textId="078126E4" w:rsidR="3878173D" w:rsidRDefault="3878173D"/>
    <w:p w14:paraId="42FC1E1B" w14:textId="437A851E" w:rsidR="3878173D" w:rsidRDefault="3878173D" w:rsidP="3878173D">
      <w:pPr>
        <w:pStyle w:val="Heading3"/>
        <w:spacing w:before="281" w:after="281"/>
      </w:pPr>
      <w:r w:rsidRPr="3878173D">
        <w:rPr>
          <w:b/>
          <w:bCs/>
        </w:rPr>
        <w:t>✅ Example of VLSM:</w:t>
      </w:r>
    </w:p>
    <w:p w14:paraId="105A83C6" w14:textId="518CF70B" w:rsidR="3878173D" w:rsidRDefault="3878173D" w:rsidP="3878173D">
      <w:pPr>
        <w:spacing w:before="240" w:after="240"/>
      </w:pPr>
      <w:r w:rsidRPr="3878173D">
        <w:t xml:space="preserve">You are given </w:t>
      </w:r>
      <w:r w:rsidRPr="3878173D">
        <w:rPr>
          <w:b/>
          <w:bCs/>
        </w:rPr>
        <w:t>192.168.1.0/24</w:t>
      </w:r>
      <w:r w:rsidRPr="3878173D">
        <w:t xml:space="preserve"> and need to allocate IPs for 3 departments:</w:t>
      </w:r>
    </w:p>
    <w:p w14:paraId="0FB48743" w14:textId="7338FC8E" w:rsidR="3878173D" w:rsidRDefault="3878173D" w:rsidP="001267F5">
      <w:pPr>
        <w:pStyle w:val="ListParagraph"/>
        <w:numPr>
          <w:ilvl w:val="0"/>
          <w:numId w:val="235"/>
        </w:numPr>
        <w:spacing w:before="240" w:after="240"/>
      </w:pPr>
      <w:r w:rsidRPr="3878173D">
        <w:t>Dept A: 100 hosts → /25 (128 IPs)</w:t>
      </w:r>
    </w:p>
    <w:p w14:paraId="7500ED1F" w14:textId="2B1DC874" w:rsidR="3878173D" w:rsidRDefault="3878173D" w:rsidP="001267F5">
      <w:pPr>
        <w:pStyle w:val="ListParagraph"/>
        <w:numPr>
          <w:ilvl w:val="0"/>
          <w:numId w:val="235"/>
        </w:numPr>
        <w:spacing w:before="240" w:after="240"/>
      </w:pPr>
      <w:r w:rsidRPr="3878173D">
        <w:t>Dept B: 50 hosts → /26 (64 IPs)</w:t>
      </w:r>
    </w:p>
    <w:p w14:paraId="46DCF62B" w14:textId="23821F4F" w:rsidR="3878173D" w:rsidRDefault="3878173D" w:rsidP="001267F5">
      <w:pPr>
        <w:pStyle w:val="ListParagraph"/>
        <w:numPr>
          <w:ilvl w:val="0"/>
          <w:numId w:val="235"/>
        </w:numPr>
        <w:spacing w:before="240" w:after="240"/>
      </w:pPr>
      <w:r w:rsidRPr="3878173D">
        <w:t>Dept C: 20 hosts → /27 (32 IPs)</w:t>
      </w:r>
    </w:p>
    <w:p w14:paraId="67F2427C" w14:textId="034E252F" w:rsidR="3878173D" w:rsidRDefault="3878173D" w:rsidP="3878173D">
      <w:pPr>
        <w:spacing w:before="240" w:after="240"/>
      </w:pPr>
      <w:r w:rsidRPr="3878173D">
        <w:rPr>
          <w:b/>
          <w:bCs/>
        </w:rPr>
        <w:t>VLSM Allocation:</w:t>
      </w:r>
    </w:p>
    <w:p w14:paraId="61F29146" w14:textId="37DD4C1D" w:rsidR="3878173D" w:rsidRDefault="3878173D" w:rsidP="001267F5">
      <w:pPr>
        <w:pStyle w:val="ListParagraph"/>
        <w:numPr>
          <w:ilvl w:val="0"/>
          <w:numId w:val="234"/>
        </w:numPr>
        <w:spacing w:before="240" w:after="240"/>
      </w:pPr>
      <w:r w:rsidRPr="3878173D">
        <w:t>A → 192.168.1.0/25 → 192.168.1.1 – 192.168.1.126</w:t>
      </w:r>
    </w:p>
    <w:p w14:paraId="2470F64E" w14:textId="38FDCB1E" w:rsidR="3878173D" w:rsidRDefault="3878173D" w:rsidP="001267F5">
      <w:pPr>
        <w:pStyle w:val="ListParagraph"/>
        <w:numPr>
          <w:ilvl w:val="0"/>
          <w:numId w:val="234"/>
        </w:numPr>
        <w:spacing w:before="240" w:after="240"/>
      </w:pPr>
      <w:r w:rsidRPr="3878173D">
        <w:t>B → 192.168.1.128/26 → 192.168.1.129 – 192.168.1.190</w:t>
      </w:r>
    </w:p>
    <w:p w14:paraId="35E059AF" w14:textId="728DB80C" w:rsidR="3878173D" w:rsidRDefault="3878173D" w:rsidP="001267F5">
      <w:pPr>
        <w:pStyle w:val="ListParagraph"/>
        <w:numPr>
          <w:ilvl w:val="0"/>
          <w:numId w:val="234"/>
        </w:numPr>
        <w:spacing w:before="240" w:after="240"/>
      </w:pPr>
      <w:r w:rsidRPr="3878173D">
        <w:t>C → 192.168.1.192/27 → 192.168.1.193 – 192.168.1.222</w:t>
      </w:r>
    </w:p>
    <w:p w14:paraId="2DE92E63" w14:textId="2BAB530E" w:rsidR="3878173D" w:rsidRDefault="3878173D" w:rsidP="3878173D">
      <w:pPr>
        <w:spacing w:before="240" w:after="240"/>
      </w:pPr>
      <w:r w:rsidRPr="3878173D">
        <w:t xml:space="preserve">➡️ Only 224 addresses used out of 256 — </w:t>
      </w:r>
      <w:r w:rsidRPr="3878173D">
        <w:rPr>
          <w:b/>
          <w:bCs/>
        </w:rPr>
        <w:t>minimal waste</w:t>
      </w:r>
      <w:r w:rsidRPr="3878173D">
        <w:t>!</w:t>
      </w:r>
    </w:p>
    <w:p w14:paraId="5A7AB9F2" w14:textId="6F874166" w:rsidR="3878173D" w:rsidRDefault="3878173D"/>
    <w:p w14:paraId="1A2D43B3" w14:textId="11EE94CC" w:rsidR="3878173D" w:rsidRDefault="3878173D"/>
    <w:p w14:paraId="6612615E" w14:textId="7B78AC3D" w:rsidR="3878173D" w:rsidRDefault="3878173D" w:rsidP="3878173D">
      <w:pPr>
        <w:pStyle w:val="NormalWeb"/>
        <w:ind w:left="360"/>
        <w:rPr>
          <w:rStyle w:val="Strong"/>
          <w:rFonts w:eastAsiaTheme="majorEastAsia"/>
          <w:b w:val="0"/>
          <w:bCs w:val="0"/>
          <w:color w:val="FF0000"/>
        </w:rPr>
      </w:pPr>
    </w:p>
    <w:p w14:paraId="2B4FAA8A" w14:textId="441889AD" w:rsidR="00925E39" w:rsidRDefault="00925E39" w:rsidP="3878173D">
      <w:pPr>
        <w:pStyle w:val="NormalWeb"/>
        <w:ind w:left="360"/>
        <w:rPr>
          <w:rStyle w:val="Strong"/>
          <w:rFonts w:eastAsiaTheme="majorEastAsia"/>
          <w:b w:val="0"/>
          <w:bCs w:val="0"/>
          <w:color w:val="FF0000"/>
        </w:rPr>
      </w:pPr>
    </w:p>
    <w:p w14:paraId="0088F9AC" w14:textId="7272BE44" w:rsidR="00931E0F" w:rsidRPr="00870497" w:rsidRDefault="00931E0F" w:rsidP="002E5D0A">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t xml:space="preserve">Describe the process of determining the number of subnets and hosts per subnet when given an IP address and subnet mask. Provide an example to illustrate your explanation. </w:t>
      </w:r>
    </w:p>
    <w:p w14:paraId="7FFA2AF7" w14:textId="6E757CC3" w:rsidR="3878173D" w:rsidRDefault="00925E39">
      <w:r w:rsidRPr="00A94AF5">
        <w:rPr>
          <w:rFonts w:ascii="Times New Roman" w:eastAsiaTheme="majorEastAsia" w:hAnsi="Times New Roman" w:cs="Times New Roman"/>
          <w:b/>
          <w:bCs/>
          <w:kern w:val="0"/>
          <w:sz w:val="24"/>
          <w:szCs w:val="24"/>
          <w:lang w:val="en-GB"/>
          <w14:ligatures w14:val="none"/>
        </w:rPr>
        <w:t>Answer</w:t>
      </w:r>
      <w:r>
        <w:rPr>
          <w:rFonts w:ascii="Times New Roman" w:eastAsiaTheme="majorEastAsia" w:hAnsi="Times New Roman" w:cs="Times New Roman"/>
          <w:b/>
          <w:bCs/>
          <w:kern w:val="0"/>
          <w:sz w:val="24"/>
          <w:szCs w:val="24"/>
          <w:lang w:val="en-GB"/>
          <w14:ligatures w14:val="none"/>
        </w:rPr>
        <w:t>:</w:t>
      </w:r>
    </w:p>
    <w:p w14:paraId="3AD895B7" w14:textId="447A51C8" w:rsidR="3878173D" w:rsidRDefault="3878173D" w:rsidP="3878173D">
      <w:pPr>
        <w:pStyle w:val="Heading3"/>
        <w:spacing w:before="281" w:after="281"/>
      </w:pPr>
      <w:r w:rsidRPr="3878173D">
        <w:rPr>
          <w:b/>
          <w:bCs/>
        </w:rPr>
        <w:t>✅ Key Terms:</w:t>
      </w:r>
    </w:p>
    <w:p w14:paraId="618504DB" w14:textId="255E91E4" w:rsidR="3878173D" w:rsidRDefault="3878173D" w:rsidP="001267F5">
      <w:pPr>
        <w:pStyle w:val="ListParagraph"/>
        <w:numPr>
          <w:ilvl w:val="0"/>
          <w:numId w:val="233"/>
        </w:numPr>
        <w:spacing w:before="240" w:after="240"/>
      </w:pPr>
      <w:r w:rsidRPr="3878173D">
        <w:rPr>
          <w:b/>
          <w:bCs/>
        </w:rPr>
        <w:t>IP Address</w:t>
      </w:r>
      <w:r w:rsidRPr="3878173D">
        <w:t>: Identifier for a network or host.</w:t>
      </w:r>
    </w:p>
    <w:p w14:paraId="43BE0F5D" w14:textId="3ECDF53C" w:rsidR="3878173D" w:rsidRDefault="3878173D" w:rsidP="001267F5">
      <w:pPr>
        <w:pStyle w:val="ListParagraph"/>
        <w:numPr>
          <w:ilvl w:val="0"/>
          <w:numId w:val="233"/>
        </w:numPr>
        <w:spacing w:before="240" w:after="240"/>
      </w:pPr>
      <w:r w:rsidRPr="3878173D">
        <w:rPr>
          <w:b/>
          <w:bCs/>
        </w:rPr>
        <w:t>Subnet Mask</w:t>
      </w:r>
      <w:r w:rsidRPr="3878173D">
        <w:t xml:space="preserve">: Divides the IP into </w:t>
      </w:r>
      <w:r w:rsidRPr="3878173D">
        <w:rPr>
          <w:b/>
          <w:bCs/>
        </w:rPr>
        <w:t>network</w:t>
      </w:r>
      <w:r w:rsidRPr="3878173D">
        <w:t xml:space="preserve"> and </w:t>
      </w:r>
      <w:r w:rsidRPr="3878173D">
        <w:rPr>
          <w:b/>
          <w:bCs/>
        </w:rPr>
        <w:t>host</w:t>
      </w:r>
      <w:r w:rsidRPr="3878173D">
        <w:t xml:space="preserve"> portions.</w:t>
      </w:r>
    </w:p>
    <w:p w14:paraId="380E3226" w14:textId="79FDCDD7" w:rsidR="3878173D" w:rsidRDefault="3878173D" w:rsidP="001267F5">
      <w:pPr>
        <w:pStyle w:val="ListParagraph"/>
        <w:numPr>
          <w:ilvl w:val="0"/>
          <w:numId w:val="233"/>
        </w:numPr>
        <w:spacing w:before="240" w:after="240"/>
      </w:pPr>
      <w:r w:rsidRPr="3878173D">
        <w:rPr>
          <w:b/>
          <w:bCs/>
        </w:rPr>
        <w:t>CIDR Notation</w:t>
      </w:r>
      <w:r w:rsidRPr="3878173D">
        <w:t>: Slash format (e.g., /24) indicating how many bits belong to the network portion.</w:t>
      </w:r>
    </w:p>
    <w:p w14:paraId="6182CAD0" w14:textId="16423B1D" w:rsidR="3878173D" w:rsidRDefault="3878173D"/>
    <w:p w14:paraId="0E2B09F0" w14:textId="12835932" w:rsidR="3878173D" w:rsidRDefault="3878173D" w:rsidP="3878173D">
      <w:pPr>
        <w:pStyle w:val="Heading3"/>
        <w:spacing w:before="281" w:after="281"/>
      </w:pPr>
      <w:r w:rsidRPr="3878173D">
        <w:rPr>
          <w:b/>
          <w:bCs/>
        </w:rPr>
        <w:t>✅ Formulas to Use:</w:t>
      </w:r>
    </w:p>
    <w:p w14:paraId="50AF6DC9" w14:textId="2755B7B1" w:rsidR="3878173D" w:rsidRDefault="3878173D" w:rsidP="001267F5">
      <w:pPr>
        <w:pStyle w:val="ListParagraph"/>
        <w:numPr>
          <w:ilvl w:val="0"/>
          <w:numId w:val="232"/>
        </w:numPr>
        <w:spacing w:before="240" w:after="240"/>
      </w:pPr>
      <w:r w:rsidRPr="3878173D">
        <w:rPr>
          <w:b/>
          <w:bCs/>
        </w:rPr>
        <w:t>Number of Subnets</w:t>
      </w:r>
      <w:r w:rsidRPr="3878173D">
        <w:t>:</w:t>
      </w:r>
    </w:p>
    <w:p w14:paraId="41AB4062" w14:textId="4526AF08" w:rsidR="3878173D" w:rsidRDefault="3878173D" w:rsidP="3878173D">
      <w:pPr>
        <w:spacing w:before="240" w:after="240"/>
      </w:pPr>
      <w:r w:rsidRPr="3878173D">
        <w:t xml:space="preserve"> </w:t>
      </w:r>
      <w:r w:rsidRPr="3878173D">
        <w:rPr>
          <w:rFonts w:ascii="Cambria Math" w:eastAsia="Cambria Math" w:hAnsi="Cambria Math" w:cs="Cambria Math"/>
          <w:i/>
          <w:iCs/>
          <w:lang w:val=""/>
        </w:rPr>
        <w:t>Number of Subnets=2n\text{Number of Subnets} = 2^n</w:t>
      </w:r>
    </w:p>
    <w:p w14:paraId="73968003" w14:textId="1499A032" w:rsidR="3878173D" w:rsidRDefault="3878173D" w:rsidP="3878173D">
      <w:pPr>
        <w:spacing w:before="240" w:after="240"/>
      </w:pPr>
      <w:r w:rsidRPr="3878173D">
        <w:t xml:space="preserve"> → </w:t>
      </w:r>
      <w:r w:rsidRPr="3878173D">
        <w:rPr>
          <w:i/>
          <w:iCs/>
        </w:rPr>
        <w:t>n = number of bits borrowed from host portion</w:t>
      </w:r>
    </w:p>
    <w:p w14:paraId="6BBD626E" w14:textId="5B37D266" w:rsidR="3878173D" w:rsidRDefault="3878173D" w:rsidP="001267F5">
      <w:pPr>
        <w:pStyle w:val="ListParagraph"/>
        <w:numPr>
          <w:ilvl w:val="0"/>
          <w:numId w:val="232"/>
        </w:numPr>
        <w:spacing w:before="240" w:after="240"/>
      </w:pPr>
      <w:r w:rsidRPr="3878173D">
        <w:rPr>
          <w:b/>
          <w:bCs/>
        </w:rPr>
        <w:t>Number of Hosts per Subnet</w:t>
      </w:r>
      <w:r w:rsidRPr="3878173D">
        <w:t>:</w:t>
      </w:r>
    </w:p>
    <w:p w14:paraId="12E69438" w14:textId="0B2A5A74" w:rsidR="3878173D" w:rsidRDefault="3878173D" w:rsidP="3878173D">
      <w:pPr>
        <w:spacing w:before="240" w:after="240"/>
      </w:pPr>
      <w:r w:rsidRPr="3878173D">
        <w:t xml:space="preserve"> </w:t>
      </w:r>
      <w:r w:rsidRPr="3878173D">
        <w:rPr>
          <w:rFonts w:ascii="Cambria Math" w:eastAsia="Cambria Math" w:hAnsi="Cambria Math" w:cs="Cambria Math"/>
          <w:i/>
          <w:iCs/>
          <w:lang w:val=""/>
        </w:rPr>
        <w:t>Hosts=2h−2\text{Hosts} = 2^h - 2</w:t>
      </w:r>
    </w:p>
    <w:p w14:paraId="4569FF38" w14:textId="3142C3E0" w:rsidR="3878173D" w:rsidRDefault="3878173D" w:rsidP="3878173D">
      <w:pPr>
        <w:spacing w:before="240" w:after="240"/>
      </w:pPr>
      <w:r w:rsidRPr="3878173D">
        <w:t xml:space="preserve"> → </w:t>
      </w:r>
      <w:r w:rsidRPr="3878173D">
        <w:rPr>
          <w:i/>
          <w:iCs/>
        </w:rPr>
        <w:t>h = number of host bits left (excluding network and broadcast addresses)</w:t>
      </w:r>
    </w:p>
    <w:p w14:paraId="69BF4E6D" w14:textId="7B781947" w:rsidR="3878173D" w:rsidRDefault="3878173D"/>
    <w:p w14:paraId="4936A94E" w14:textId="2A9BFD49" w:rsidR="3878173D" w:rsidRDefault="3878173D" w:rsidP="3878173D">
      <w:pPr>
        <w:pStyle w:val="Heading3"/>
        <w:spacing w:before="281" w:after="281"/>
      </w:pPr>
      <w:r w:rsidRPr="3878173D">
        <w:rPr>
          <w:b/>
          <w:bCs/>
        </w:rPr>
        <w:t>✅ Step-by-Step Example:</w:t>
      </w:r>
    </w:p>
    <w:p w14:paraId="454734D4" w14:textId="75F7158C" w:rsidR="3878173D" w:rsidRDefault="3878173D" w:rsidP="3878173D">
      <w:pPr>
        <w:spacing w:before="240" w:after="240"/>
      </w:pPr>
      <w:r w:rsidRPr="3878173D">
        <w:rPr>
          <w:b/>
          <w:bCs/>
        </w:rPr>
        <w:t>Given IP Address</w:t>
      </w:r>
      <w:r w:rsidRPr="3878173D">
        <w:t xml:space="preserve">: </w:t>
      </w:r>
      <w:r w:rsidRPr="3878173D">
        <w:rPr>
          <w:rFonts w:ascii="Consolas" w:eastAsia="Consolas" w:hAnsi="Consolas" w:cs="Consolas"/>
        </w:rPr>
        <w:t>192.168.1.0/24</w:t>
      </w:r>
    </w:p>
    <w:p w14:paraId="3026BCFA" w14:textId="5EA6B4F8" w:rsidR="3878173D" w:rsidRDefault="3878173D" w:rsidP="3878173D">
      <w:pPr>
        <w:spacing w:before="240" w:after="240"/>
      </w:pPr>
      <w:r w:rsidRPr="3878173D">
        <w:t xml:space="preserve"> </w:t>
      </w:r>
      <w:r w:rsidRPr="3878173D">
        <w:rPr>
          <w:b/>
          <w:bCs/>
        </w:rPr>
        <w:t>Required Subnet Mask</w:t>
      </w:r>
      <w:r w:rsidRPr="3878173D">
        <w:t xml:space="preserve">: </w:t>
      </w:r>
      <w:r w:rsidRPr="3878173D">
        <w:rPr>
          <w:rFonts w:ascii="Consolas" w:eastAsia="Consolas" w:hAnsi="Consolas" w:cs="Consolas"/>
        </w:rPr>
        <w:t>/26</w:t>
      </w:r>
    </w:p>
    <w:p w14:paraId="0D26090D" w14:textId="5E23181B" w:rsidR="3878173D" w:rsidRDefault="3878173D"/>
    <w:p w14:paraId="6AE704FF" w14:textId="6C6A7034" w:rsidR="3878173D" w:rsidRDefault="3878173D" w:rsidP="3878173D">
      <w:pPr>
        <w:pStyle w:val="Heading4"/>
        <w:spacing w:before="319" w:after="319"/>
      </w:pPr>
      <w:r w:rsidRPr="3878173D">
        <w:rPr>
          <w:b/>
          <w:bCs/>
          <w:sz w:val="24"/>
          <w:szCs w:val="24"/>
        </w:rPr>
        <w:t>Step 1: Understand the Address Class</w:t>
      </w:r>
    </w:p>
    <w:p w14:paraId="61922068" w14:textId="3EC0385C" w:rsidR="3878173D" w:rsidRDefault="3878173D" w:rsidP="001267F5">
      <w:pPr>
        <w:pStyle w:val="ListParagraph"/>
        <w:numPr>
          <w:ilvl w:val="0"/>
          <w:numId w:val="231"/>
        </w:numPr>
        <w:spacing w:before="240" w:after="240"/>
      </w:pPr>
      <w:r w:rsidRPr="3878173D">
        <w:t xml:space="preserve">Class C → default subnet mask: </w:t>
      </w:r>
      <w:r w:rsidRPr="3878173D">
        <w:rPr>
          <w:rFonts w:ascii="Consolas" w:eastAsia="Consolas" w:hAnsi="Consolas" w:cs="Consolas"/>
        </w:rPr>
        <w:t>/24</w:t>
      </w:r>
      <w:r w:rsidRPr="3878173D">
        <w:t xml:space="preserve"> → 255.255.255.0</w:t>
      </w:r>
    </w:p>
    <w:p w14:paraId="532C2297" w14:textId="7B7A340A" w:rsidR="3878173D" w:rsidRDefault="3878173D" w:rsidP="001267F5">
      <w:pPr>
        <w:pStyle w:val="ListParagraph"/>
        <w:numPr>
          <w:ilvl w:val="0"/>
          <w:numId w:val="231"/>
        </w:numPr>
        <w:spacing w:before="240" w:after="240"/>
      </w:pPr>
      <w:r w:rsidRPr="3878173D">
        <w:t xml:space="preserve">You're extending to </w:t>
      </w:r>
      <w:r w:rsidRPr="3878173D">
        <w:rPr>
          <w:rFonts w:ascii="Consolas" w:eastAsia="Consolas" w:hAnsi="Consolas" w:cs="Consolas"/>
        </w:rPr>
        <w:t>/26</w:t>
      </w:r>
      <w:r w:rsidRPr="3878173D">
        <w:t xml:space="preserve"> → borrowing </w:t>
      </w:r>
      <w:r w:rsidRPr="3878173D">
        <w:rPr>
          <w:b/>
          <w:bCs/>
        </w:rPr>
        <w:t>2 bits</w:t>
      </w:r>
      <w:r w:rsidRPr="3878173D">
        <w:t xml:space="preserve"> from host portion.</w:t>
      </w:r>
    </w:p>
    <w:p w14:paraId="46409534" w14:textId="27A97C35" w:rsidR="3878173D" w:rsidRDefault="3878173D"/>
    <w:p w14:paraId="179878BD" w14:textId="16773C2C" w:rsidR="3878173D" w:rsidRDefault="3878173D" w:rsidP="3878173D">
      <w:pPr>
        <w:pStyle w:val="Heading4"/>
        <w:spacing w:before="319" w:after="319"/>
      </w:pPr>
      <w:r w:rsidRPr="3878173D">
        <w:rPr>
          <w:b/>
          <w:bCs/>
          <w:sz w:val="24"/>
          <w:szCs w:val="24"/>
        </w:rPr>
        <w:t>Step 2: Calculate Number of Subnets</w:t>
      </w:r>
    </w:p>
    <w:p w14:paraId="1610B5F7" w14:textId="1E3028BD" w:rsidR="3878173D" w:rsidRDefault="3878173D" w:rsidP="001267F5">
      <w:pPr>
        <w:pStyle w:val="ListParagraph"/>
        <w:numPr>
          <w:ilvl w:val="0"/>
          <w:numId w:val="230"/>
        </w:numPr>
        <w:spacing w:before="240" w:after="240"/>
      </w:pPr>
      <w:r w:rsidRPr="3878173D">
        <w:t>Borrowed bits = 2 →</w:t>
      </w:r>
    </w:p>
    <w:p w14:paraId="5D7AB719" w14:textId="2B0AB719" w:rsidR="3878173D" w:rsidRDefault="3878173D" w:rsidP="3878173D">
      <w:pPr>
        <w:spacing w:before="240" w:after="240"/>
      </w:pPr>
      <w:r w:rsidRPr="3878173D">
        <w:t xml:space="preserve"> </w:t>
      </w:r>
      <w:r w:rsidRPr="3878173D">
        <w:rPr>
          <w:rFonts w:ascii="Cambria Math" w:eastAsia="Cambria Math" w:hAnsi="Cambria Math" w:cs="Cambria Math"/>
          <w:i/>
          <w:iCs/>
          <w:lang w:val=""/>
        </w:rPr>
        <w:t>22=42^2 = 4</w:t>
      </w:r>
      <w:r w:rsidRPr="3878173D">
        <w:t xml:space="preserve"> subnets</w:t>
      </w:r>
    </w:p>
    <w:p w14:paraId="009F3FC0" w14:textId="3937A025" w:rsidR="3878173D" w:rsidRDefault="3878173D"/>
    <w:p w14:paraId="21E6CABF" w14:textId="5F3AD674" w:rsidR="3878173D" w:rsidRDefault="3878173D" w:rsidP="3878173D">
      <w:pPr>
        <w:pStyle w:val="Heading4"/>
        <w:spacing w:before="319" w:after="319"/>
      </w:pPr>
      <w:r w:rsidRPr="3878173D">
        <w:rPr>
          <w:b/>
          <w:bCs/>
          <w:sz w:val="24"/>
          <w:szCs w:val="24"/>
        </w:rPr>
        <w:t>Step 3: Calculate Number of Hosts per Subnet</w:t>
      </w:r>
    </w:p>
    <w:p w14:paraId="09D28D44" w14:textId="26639031" w:rsidR="3878173D" w:rsidRDefault="3878173D" w:rsidP="001267F5">
      <w:pPr>
        <w:pStyle w:val="ListParagraph"/>
        <w:numPr>
          <w:ilvl w:val="0"/>
          <w:numId w:val="229"/>
        </w:numPr>
        <w:spacing w:before="240" w:after="240"/>
      </w:pPr>
      <w:r w:rsidRPr="3878173D">
        <w:t>Host bits left = 6 →</w:t>
      </w:r>
    </w:p>
    <w:p w14:paraId="0F5A239B" w14:textId="47F79B89" w:rsidR="3878173D" w:rsidRDefault="3878173D" w:rsidP="3878173D">
      <w:pPr>
        <w:spacing w:before="240" w:after="240"/>
      </w:pPr>
      <w:r w:rsidRPr="3878173D">
        <w:lastRenderedPageBreak/>
        <w:t xml:space="preserve"> </w:t>
      </w:r>
      <w:r w:rsidRPr="3878173D">
        <w:rPr>
          <w:rFonts w:ascii="Cambria Math" w:eastAsia="Cambria Math" w:hAnsi="Cambria Math" w:cs="Cambria Math"/>
          <w:i/>
          <w:iCs/>
          <w:lang w:val=""/>
        </w:rPr>
        <w:t>26−2=622^6 - 2 = 62</w:t>
      </w:r>
      <w:r w:rsidRPr="3878173D">
        <w:t xml:space="preserve"> usable hosts per subnet</w:t>
      </w:r>
    </w:p>
    <w:p w14:paraId="6A73A34F" w14:textId="2438FD14" w:rsidR="3878173D" w:rsidRDefault="3878173D"/>
    <w:p w14:paraId="31954BA4" w14:textId="66448E03" w:rsidR="3878173D" w:rsidRDefault="3878173D" w:rsidP="3878173D">
      <w:pPr>
        <w:pStyle w:val="Heading4"/>
        <w:spacing w:before="319" w:after="319"/>
      </w:pPr>
      <w:r w:rsidRPr="3878173D">
        <w:rPr>
          <w:b/>
          <w:bCs/>
          <w:sz w:val="24"/>
          <w:szCs w:val="24"/>
        </w:rPr>
        <w:t>Step 4: Identify Subnet Ranges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1200"/>
        <w:gridCol w:w="2076"/>
        <w:gridCol w:w="3300"/>
        <w:gridCol w:w="2218"/>
      </w:tblGrid>
      <w:tr w:rsidR="3878173D" w14:paraId="33DF16C8" w14:textId="77777777" w:rsidTr="00925E39">
        <w:trPr>
          <w:trHeight w:val="300"/>
        </w:trPr>
        <w:tc>
          <w:tcPr>
            <w:tcW w:w="1200" w:type="dxa"/>
            <w:vAlign w:val="center"/>
          </w:tcPr>
          <w:p w14:paraId="620625B2" w14:textId="001FA55B" w:rsidR="3878173D" w:rsidRDefault="3878173D" w:rsidP="3878173D">
            <w:pPr>
              <w:spacing w:after="0"/>
              <w:jc w:val="center"/>
            </w:pPr>
            <w:r w:rsidRPr="3878173D">
              <w:rPr>
                <w:b/>
                <w:bCs/>
              </w:rPr>
              <w:t>Subnet #</w:t>
            </w:r>
          </w:p>
        </w:tc>
        <w:tc>
          <w:tcPr>
            <w:tcW w:w="2076" w:type="dxa"/>
            <w:vAlign w:val="center"/>
          </w:tcPr>
          <w:p w14:paraId="72B74FE0" w14:textId="519365F0" w:rsidR="3878173D" w:rsidRDefault="3878173D" w:rsidP="3878173D">
            <w:pPr>
              <w:spacing w:after="0"/>
              <w:jc w:val="center"/>
            </w:pPr>
            <w:r w:rsidRPr="3878173D">
              <w:rPr>
                <w:b/>
                <w:bCs/>
              </w:rPr>
              <w:t>Network Address</w:t>
            </w:r>
          </w:p>
        </w:tc>
        <w:tc>
          <w:tcPr>
            <w:tcW w:w="3300" w:type="dxa"/>
            <w:vAlign w:val="center"/>
          </w:tcPr>
          <w:p w14:paraId="13CF9148" w14:textId="4F5DACAE" w:rsidR="3878173D" w:rsidRDefault="3878173D" w:rsidP="3878173D">
            <w:pPr>
              <w:spacing w:after="0"/>
              <w:jc w:val="center"/>
            </w:pPr>
            <w:r w:rsidRPr="3878173D">
              <w:rPr>
                <w:b/>
                <w:bCs/>
              </w:rPr>
              <w:t>Usable Range</w:t>
            </w:r>
          </w:p>
        </w:tc>
        <w:tc>
          <w:tcPr>
            <w:tcW w:w="2218" w:type="dxa"/>
            <w:vAlign w:val="center"/>
          </w:tcPr>
          <w:p w14:paraId="78957BD8" w14:textId="77A7D74B" w:rsidR="3878173D" w:rsidRDefault="3878173D" w:rsidP="3878173D">
            <w:pPr>
              <w:spacing w:after="0"/>
              <w:jc w:val="center"/>
            </w:pPr>
            <w:r w:rsidRPr="3878173D">
              <w:rPr>
                <w:b/>
                <w:bCs/>
              </w:rPr>
              <w:t>Broadcast Address</w:t>
            </w:r>
          </w:p>
        </w:tc>
      </w:tr>
      <w:tr w:rsidR="3878173D" w14:paraId="35A1C8C1" w14:textId="77777777" w:rsidTr="00925E39">
        <w:trPr>
          <w:trHeight w:val="300"/>
        </w:trPr>
        <w:tc>
          <w:tcPr>
            <w:tcW w:w="1200" w:type="dxa"/>
            <w:vAlign w:val="center"/>
          </w:tcPr>
          <w:p w14:paraId="638ED029" w14:textId="7D6CF7C0" w:rsidR="3878173D" w:rsidRDefault="3878173D" w:rsidP="3878173D">
            <w:pPr>
              <w:spacing w:after="0"/>
            </w:pPr>
            <w:r>
              <w:t>1</w:t>
            </w:r>
          </w:p>
        </w:tc>
        <w:tc>
          <w:tcPr>
            <w:tcW w:w="2076" w:type="dxa"/>
            <w:vAlign w:val="center"/>
          </w:tcPr>
          <w:p w14:paraId="008824D9" w14:textId="7828808F" w:rsidR="3878173D" w:rsidRDefault="3878173D" w:rsidP="3878173D">
            <w:pPr>
              <w:spacing w:after="0"/>
            </w:pPr>
            <w:r>
              <w:t>192.168.1.0/26</w:t>
            </w:r>
          </w:p>
        </w:tc>
        <w:tc>
          <w:tcPr>
            <w:tcW w:w="3300" w:type="dxa"/>
            <w:vAlign w:val="center"/>
          </w:tcPr>
          <w:p w14:paraId="271646DE" w14:textId="16E3444A" w:rsidR="3878173D" w:rsidRDefault="3878173D" w:rsidP="3878173D">
            <w:pPr>
              <w:spacing w:after="0"/>
            </w:pPr>
            <w:r>
              <w:t>192.168.1.1 – 192.168.1.62</w:t>
            </w:r>
          </w:p>
        </w:tc>
        <w:tc>
          <w:tcPr>
            <w:tcW w:w="2218" w:type="dxa"/>
            <w:vAlign w:val="center"/>
          </w:tcPr>
          <w:p w14:paraId="6EB0322E" w14:textId="318F1CF8" w:rsidR="3878173D" w:rsidRDefault="3878173D" w:rsidP="3878173D">
            <w:pPr>
              <w:spacing w:after="0"/>
            </w:pPr>
            <w:r>
              <w:t>192.168.1.63</w:t>
            </w:r>
          </w:p>
        </w:tc>
      </w:tr>
      <w:tr w:rsidR="3878173D" w14:paraId="73ECECEB" w14:textId="77777777" w:rsidTr="00925E39">
        <w:trPr>
          <w:trHeight w:val="300"/>
        </w:trPr>
        <w:tc>
          <w:tcPr>
            <w:tcW w:w="1200" w:type="dxa"/>
            <w:vAlign w:val="center"/>
          </w:tcPr>
          <w:p w14:paraId="08DE0A97" w14:textId="6033A260" w:rsidR="3878173D" w:rsidRDefault="3878173D" w:rsidP="3878173D">
            <w:pPr>
              <w:spacing w:after="0"/>
            </w:pPr>
            <w:r>
              <w:t>2</w:t>
            </w:r>
          </w:p>
        </w:tc>
        <w:tc>
          <w:tcPr>
            <w:tcW w:w="2076" w:type="dxa"/>
            <w:vAlign w:val="center"/>
          </w:tcPr>
          <w:p w14:paraId="2E1468D6" w14:textId="235913CC" w:rsidR="3878173D" w:rsidRDefault="3878173D" w:rsidP="3878173D">
            <w:pPr>
              <w:spacing w:after="0"/>
            </w:pPr>
            <w:r>
              <w:t>192.168.1.64/26</w:t>
            </w:r>
          </w:p>
        </w:tc>
        <w:tc>
          <w:tcPr>
            <w:tcW w:w="3300" w:type="dxa"/>
            <w:vAlign w:val="center"/>
          </w:tcPr>
          <w:p w14:paraId="5C9F3F0A" w14:textId="61C94DED" w:rsidR="3878173D" w:rsidRDefault="3878173D" w:rsidP="3878173D">
            <w:pPr>
              <w:spacing w:after="0"/>
            </w:pPr>
            <w:r>
              <w:t>192.168.1.65 – 192.168.1.126</w:t>
            </w:r>
          </w:p>
        </w:tc>
        <w:tc>
          <w:tcPr>
            <w:tcW w:w="2218" w:type="dxa"/>
            <w:vAlign w:val="center"/>
          </w:tcPr>
          <w:p w14:paraId="777CC53B" w14:textId="2BB37370" w:rsidR="3878173D" w:rsidRDefault="3878173D" w:rsidP="3878173D">
            <w:pPr>
              <w:spacing w:after="0"/>
            </w:pPr>
            <w:r>
              <w:t>192.168.1.127</w:t>
            </w:r>
          </w:p>
        </w:tc>
      </w:tr>
      <w:tr w:rsidR="3878173D" w14:paraId="280395DD" w14:textId="77777777" w:rsidTr="00925E39">
        <w:trPr>
          <w:trHeight w:val="300"/>
        </w:trPr>
        <w:tc>
          <w:tcPr>
            <w:tcW w:w="1200" w:type="dxa"/>
            <w:vAlign w:val="center"/>
          </w:tcPr>
          <w:p w14:paraId="1259E636" w14:textId="067EB8E1" w:rsidR="3878173D" w:rsidRDefault="3878173D" w:rsidP="3878173D">
            <w:pPr>
              <w:spacing w:after="0"/>
            </w:pPr>
            <w:r>
              <w:t>3</w:t>
            </w:r>
          </w:p>
        </w:tc>
        <w:tc>
          <w:tcPr>
            <w:tcW w:w="2076" w:type="dxa"/>
            <w:vAlign w:val="center"/>
          </w:tcPr>
          <w:p w14:paraId="247D0453" w14:textId="06450195" w:rsidR="3878173D" w:rsidRDefault="3878173D" w:rsidP="3878173D">
            <w:pPr>
              <w:spacing w:after="0"/>
            </w:pPr>
            <w:r>
              <w:t>192.168.1.128/26</w:t>
            </w:r>
          </w:p>
        </w:tc>
        <w:tc>
          <w:tcPr>
            <w:tcW w:w="3300" w:type="dxa"/>
            <w:vAlign w:val="center"/>
          </w:tcPr>
          <w:p w14:paraId="47B80B85" w14:textId="7A7787BB" w:rsidR="3878173D" w:rsidRDefault="3878173D" w:rsidP="3878173D">
            <w:pPr>
              <w:spacing w:after="0"/>
            </w:pPr>
            <w:r>
              <w:t>192.168.1.129 – 192.168.1.190</w:t>
            </w:r>
          </w:p>
        </w:tc>
        <w:tc>
          <w:tcPr>
            <w:tcW w:w="2218" w:type="dxa"/>
            <w:vAlign w:val="center"/>
          </w:tcPr>
          <w:p w14:paraId="566F0765" w14:textId="66A4ADB9" w:rsidR="3878173D" w:rsidRDefault="3878173D" w:rsidP="3878173D">
            <w:pPr>
              <w:spacing w:after="0"/>
            </w:pPr>
            <w:r>
              <w:t>192.168.1.191</w:t>
            </w:r>
          </w:p>
        </w:tc>
      </w:tr>
      <w:tr w:rsidR="3878173D" w14:paraId="28D277E7" w14:textId="77777777" w:rsidTr="00925E39">
        <w:trPr>
          <w:trHeight w:val="300"/>
        </w:trPr>
        <w:tc>
          <w:tcPr>
            <w:tcW w:w="1200" w:type="dxa"/>
            <w:vAlign w:val="center"/>
          </w:tcPr>
          <w:p w14:paraId="5E3DC283" w14:textId="3E69E4F7" w:rsidR="3878173D" w:rsidRDefault="3878173D" w:rsidP="3878173D">
            <w:pPr>
              <w:spacing w:after="0"/>
            </w:pPr>
            <w:r>
              <w:t>4</w:t>
            </w:r>
          </w:p>
        </w:tc>
        <w:tc>
          <w:tcPr>
            <w:tcW w:w="2076" w:type="dxa"/>
            <w:vAlign w:val="center"/>
          </w:tcPr>
          <w:p w14:paraId="13D6384B" w14:textId="37F1B266" w:rsidR="3878173D" w:rsidRDefault="3878173D" w:rsidP="3878173D">
            <w:pPr>
              <w:spacing w:after="0"/>
            </w:pPr>
            <w:r>
              <w:t>192.168.1.192/26</w:t>
            </w:r>
          </w:p>
        </w:tc>
        <w:tc>
          <w:tcPr>
            <w:tcW w:w="3300" w:type="dxa"/>
            <w:vAlign w:val="center"/>
          </w:tcPr>
          <w:p w14:paraId="2D1650BF" w14:textId="6A973534" w:rsidR="3878173D" w:rsidRDefault="3878173D" w:rsidP="3878173D">
            <w:pPr>
              <w:spacing w:after="0"/>
            </w:pPr>
            <w:r>
              <w:t>192.168.1.193 – 192.168.1.254</w:t>
            </w:r>
          </w:p>
        </w:tc>
        <w:tc>
          <w:tcPr>
            <w:tcW w:w="2218" w:type="dxa"/>
            <w:vAlign w:val="center"/>
          </w:tcPr>
          <w:p w14:paraId="7B50B165" w14:textId="3F403229" w:rsidR="3878173D" w:rsidRDefault="3878173D" w:rsidP="3878173D">
            <w:pPr>
              <w:spacing w:after="0"/>
            </w:pPr>
            <w:r>
              <w:t>192.168.1.255</w:t>
            </w:r>
          </w:p>
        </w:tc>
      </w:tr>
    </w:tbl>
    <w:p w14:paraId="133B44D3" w14:textId="4AE8FC16" w:rsidR="3878173D" w:rsidRDefault="3878173D"/>
    <w:p w14:paraId="4ED555A3" w14:textId="3657AE91" w:rsidR="3878173D" w:rsidRDefault="3878173D" w:rsidP="3878173D">
      <w:pPr>
        <w:pStyle w:val="NormalWeb"/>
        <w:ind w:left="360"/>
        <w:rPr>
          <w:rStyle w:val="Strong"/>
          <w:rFonts w:eastAsiaTheme="majorEastAsia"/>
          <w:b w:val="0"/>
          <w:bCs w:val="0"/>
          <w:color w:val="FF0000"/>
        </w:rPr>
      </w:pPr>
    </w:p>
    <w:p w14:paraId="21DEF6FB" w14:textId="67F83637" w:rsidR="00931E0F" w:rsidRPr="00870497" w:rsidRDefault="00931E0F" w:rsidP="002E5D0A">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t xml:space="preserve">Compare and contrast Classful and Classless addressing schemes. How does subnetting address the limitations of Classful addressing? Provide examples to support your answer. </w:t>
      </w:r>
    </w:p>
    <w:p w14:paraId="17428FB4" w14:textId="5568215D" w:rsidR="2DC1DD6A" w:rsidRDefault="001267F5">
      <w:r w:rsidRPr="00A94AF5">
        <w:rPr>
          <w:rFonts w:ascii="Times New Roman" w:eastAsiaTheme="majorEastAsia" w:hAnsi="Times New Roman" w:cs="Times New Roman"/>
          <w:b/>
          <w:bCs/>
          <w:kern w:val="0"/>
          <w:sz w:val="24"/>
          <w:szCs w:val="24"/>
          <w:lang w:val="en-GB"/>
          <w14:ligatures w14:val="none"/>
        </w:rPr>
        <w:t>Answer</w:t>
      </w:r>
      <w:r>
        <w:rPr>
          <w:rFonts w:ascii="Times New Roman" w:eastAsiaTheme="majorEastAsia" w:hAnsi="Times New Roman" w:cs="Times New Roman"/>
          <w:b/>
          <w:bCs/>
          <w:kern w:val="0"/>
          <w:sz w:val="24"/>
          <w:szCs w:val="24"/>
          <w:lang w:val="en-GB"/>
          <w14:ligatures w14:val="none"/>
        </w:rPr>
        <w:t>:</w:t>
      </w:r>
    </w:p>
    <w:p w14:paraId="314E6686" w14:textId="64A74F6A" w:rsidR="2DC1DD6A" w:rsidRDefault="2DC1DD6A" w:rsidP="2DC1DD6A">
      <w:pPr>
        <w:pStyle w:val="Heading3"/>
        <w:spacing w:before="281" w:after="281"/>
      </w:pPr>
      <w:r w:rsidRPr="2DC1DD6A">
        <w:rPr>
          <w:b/>
          <w:bCs/>
        </w:rPr>
        <w:t>✅ 1. Classful Addressing</w:t>
      </w:r>
    </w:p>
    <w:p w14:paraId="160C8649" w14:textId="198FF56B" w:rsidR="2DC1DD6A" w:rsidRDefault="2DC1DD6A" w:rsidP="2DC1DD6A">
      <w:pPr>
        <w:spacing w:before="240" w:after="240"/>
      </w:pPr>
      <w:r w:rsidRPr="2DC1DD6A">
        <w:rPr>
          <w:b/>
          <w:bCs/>
        </w:rPr>
        <w:t>Definition:</w:t>
      </w:r>
    </w:p>
    <w:p w14:paraId="7A65166D" w14:textId="39895F4A" w:rsidR="2DC1DD6A" w:rsidRDefault="2DC1DD6A" w:rsidP="2DC1DD6A">
      <w:pPr>
        <w:spacing w:before="240" w:after="240"/>
      </w:pPr>
      <w:r w:rsidRPr="2DC1DD6A">
        <w:t xml:space="preserve"> An older IP addressing system where IP addresses are divided into fixed classes (A, B, C) with predefined default subnet masks.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547"/>
        <w:gridCol w:w="1300"/>
        <w:gridCol w:w="2520"/>
        <w:gridCol w:w="2174"/>
        <w:gridCol w:w="1929"/>
      </w:tblGrid>
      <w:tr w:rsidR="2DC1DD6A" w14:paraId="5D440D74" w14:textId="77777777" w:rsidTr="001267F5">
        <w:trPr>
          <w:trHeight w:val="300"/>
        </w:trPr>
        <w:tc>
          <w:tcPr>
            <w:tcW w:w="547" w:type="dxa"/>
            <w:vAlign w:val="center"/>
          </w:tcPr>
          <w:p w14:paraId="29C8ABAF" w14:textId="62CB18E6" w:rsidR="2DC1DD6A" w:rsidRDefault="2DC1DD6A" w:rsidP="2DC1DD6A">
            <w:pPr>
              <w:spacing w:after="0"/>
              <w:jc w:val="center"/>
            </w:pPr>
            <w:r w:rsidRPr="2DC1DD6A">
              <w:rPr>
                <w:b/>
                <w:bCs/>
              </w:rPr>
              <w:t>Class</w:t>
            </w:r>
          </w:p>
        </w:tc>
        <w:tc>
          <w:tcPr>
            <w:tcW w:w="1300" w:type="dxa"/>
            <w:vAlign w:val="center"/>
          </w:tcPr>
          <w:p w14:paraId="5A1D3C22" w14:textId="65DCAB56" w:rsidR="2DC1DD6A" w:rsidRDefault="2DC1DD6A" w:rsidP="2DC1DD6A">
            <w:pPr>
              <w:spacing w:after="0"/>
              <w:jc w:val="center"/>
            </w:pPr>
            <w:r w:rsidRPr="2DC1DD6A">
              <w:rPr>
                <w:b/>
                <w:bCs/>
              </w:rPr>
              <w:t>Starting Bits</w:t>
            </w:r>
          </w:p>
        </w:tc>
        <w:tc>
          <w:tcPr>
            <w:tcW w:w="2520" w:type="dxa"/>
            <w:vAlign w:val="center"/>
          </w:tcPr>
          <w:p w14:paraId="135D8783" w14:textId="78F7673C" w:rsidR="2DC1DD6A" w:rsidRDefault="2DC1DD6A" w:rsidP="2DC1DD6A">
            <w:pPr>
              <w:spacing w:after="0"/>
              <w:jc w:val="center"/>
            </w:pPr>
            <w:r w:rsidRPr="2DC1DD6A">
              <w:rPr>
                <w:b/>
                <w:bCs/>
              </w:rPr>
              <w:t>Range</w:t>
            </w:r>
          </w:p>
        </w:tc>
        <w:tc>
          <w:tcPr>
            <w:tcW w:w="2174" w:type="dxa"/>
            <w:vAlign w:val="center"/>
          </w:tcPr>
          <w:p w14:paraId="444EAD7C" w14:textId="5C492613" w:rsidR="2DC1DD6A" w:rsidRDefault="2DC1DD6A" w:rsidP="2DC1DD6A">
            <w:pPr>
              <w:spacing w:after="0"/>
              <w:jc w:val="center"/>
            </w:pPr>
            <w:r w:rsidRPr="2DC1DD6A">
              <w:rPr>
                <w:b/>
                <w:bCs/>
              </w:rPr>
              <w:t>Default Subnet Mask</w:t>
            </w:r>
          </w:p>
        </w:tc>
        <w:tc>
          <w:tcPr>
            <w:tcW w:w="1929" w:type="dxa"/>
            <w:vAlign w:val="center"/>
          </w:tcPr>
          <w:p w14:paraId="1119CF89" w14:textId="26F9A092" w:rsidR="2DC1DD6A" w:rsidRDefault="2DC1DD6A" w:rsidP="2DC1DD6A">
            <w:pPr>
              <w:spacing w:after="0"/>
              <w:jc w:val="center"/>
            </w:pPr>
            <w:r w:rsidRPr="2DC1DD6A">
              <w:rPr>
                <w:b/>
                <w:bCs/>
              </w:rPr>
              <w:t>Hosts per Network</w:t>
            </w:r>
          </w:p>
        </w:tc>
      </w:tr>
      <w:tr w:rsidR="2DC1DD6A" w14:paraId="0C12C0D2" w14:textId="77777777" w:rsidTr="001267F5">
        <w:trPr>
          <w:trHeight w:val="300"/>
        </w:trPr>
        <w:tc>
          <w:tcPr>
            <w:tcW w:w="547" w:type="dxa"/>
            <w:vAlign w:val="center"/>
          </w:tcPr>
          <w:p w14:paraId="251E037B" w14:textId="68BA25F9" w:rsidR="2DC1DD6A" w:rsidRDefault="2DC1DD6A" w:rsidP="2DC1DD6A">
            <w:pPr>
              <w:spacing w:after="0"/>
            </w:pPr>
            <w:r>
              <w:t>A</w:t>
            </w:r>
          </w:p>
        </w:tc>
        <w:tc>
          <w:tcPr>
            <w:tcW w:w="1300" w:type="dxa"/>
            <w:vAlign w:val="center"/>
          </w:tcPr>
          <w:p w14:paraId="221B6CD6" w14:textId="0DCDC96F" w:rsidR="2DC1DD6A" w:rsidRDefault="2DC1DD6A" w:rsidP="2DC1DD6A">
            <w:pPr>
              <w:spacing w:after="0"/>
            </w:pPr>
            <w:r>
              <w:t>0xxx</w:t>
            </w:r>
          </w:p>
        </w:tc>
        <w:tc>
          <w:tcPr>
            <w:tcW w:w="2520" w:type="dxa"/>
            <w:vAlign w:val="center"/>
          </w:tcPr>
          <w:p w14:paraId="664C512D" w14:textId="135836AB" w:rsidR="2DC1DD6A" w:rsidRDefault="2DC1DD6A" w:rsidP="2DC1DD6A">
            <w:pPr>
              <w:spacing w:after="0"/>
            </w:pPr>
            <w:r>
              <w:t>1.0.0.0 – 126.0.0.0</w:t>
            </w:r>
          </w:p>
        </w:tc>
        <w:tc>
          <w:tcPr>
            <w:tcW w:w="2174" w:type="dxa"/>
            <w:vAlign w:val="center"/>
          </w:tcPr>
          <w:p w14:paraId="1804F449" w14:textId="4969FCED" w:rsidR="2DC1DD6A" w:rsidRDefault="2DC1DD6A" w:rsidP="2DC1DD6A">
            <w:pPr>
              <w:spacing w:after="0"/>
            </w:pPr>
            <w:r>
              <w:t>255.0.0.0 (/8)</w:t>
            </w:r>
          </w:p>
        </w:tc>
        <w:tc>
          <w:tcPr>
            <w:tcW w:w="1929" w:type="dxa"/>
            <w:vAlign w:val="center"/>
          </w:tcPr>
          <w:p w14:paraId="097D32DE" w14:textId="7E9F7A08" w:rsidR="2DC1DD6A" w:rsidRDefault="2DC1DD6A" w:rsidP="2DC1DD6A">
            <w:pPr>
              <w:spacing w:after="0"/>
            </w:pPr>
            <w:r>
              <w:t>~16 million</w:t>
            </w:r>
          </w:p>
        </w:tc>
      </w:tr>
      <w:tr w:rsidR="2DC1DD6A" w14:paraId="02DA2FA8" w14:textId="77777777" w:rsidTr="001267F5">
        <w:trPr>
          <w:trHeight w:val="300"/>
        </w:trPr>
        <w:tc>
          <w:tcPr>
            <w:tcW w:w="547" w:type="dxa"/>
            <w:vAlign w:val="center"/>
          </w:tcPr>
          <w:p w14:paraId="796E1C95" w14:textId="2CC0C191" w:rsidR="2DC1DD6A" w:rsidRDefault="2DC1DD6A" w:rsidP="2DC1DD6A">
            <w:pPr>
              <w:spacing w:after="0"/>
            </w:pPr>
            <w:r>
              <w:t>B</w:t>
            </w:r>
          </w:p>
        </w:tc>
        <w:tc>
          <w:tcPr>
            <w:tcW w:w="1300" w:type="dxa"/>
            <w:vAlign w:val="center"/>
          </w:tcPr>
          <w:p w14:paraId="0AA16949" w14:textId="06B133C1" w:rsidR="2DC1DD6A" w:rsidRDefault="2DC1DD6A" w:rsidP="2DC1DD6A">
            <w:pPr>
              <w:spacing w:after="0"/>
            </w:pPr>
            <w:r>
              <w:t>10xx</w:t>
            </w:r>
          </w:p>
        </w:tc>
        <w:tc>
          <w:tcPr>
            <w:tcW w:w="2520" w:type="dxa"/>
            <w:vAlign w:val="center"/>
          </w:tcPr>
          <w:p w14:paraId="06B64C70" w14:textId="1A3758C9" w:rsidR="2DC1DD6A" w:rsidRDefault="2DC1DD6A" w:rsidP="2DC1DD6A">
            <w:pPr>
              <w:spacing w:after="0"/>
            </w:pPr>
            <w:r>
              <w:t>128.0.0.0 – 191.255.0.0</w:t>
            </w:r>
          </w:p>
        </w:tc>
        <w:tc>
          <w:tcPr>
            <w:tcW w:w="2174" w:type="dxa"/>
            <w:vAlign w:val="center"/>
          </w:tcPr>
          <w:p w14:paraId="4FA5E97E" w14:textId="263508F9" w:rsidR="2DC1DD6A" w:rsidRDefault="2DC1DD6A" w:rsidP="2DC1DD6A">
            <w:pPr>
              <w:spacing w:after="0"/>
            </w:pPr>
            <w:r>
              <w:t>255.255.0.0 (/16)</w:t>
            </w:r>
          </w:p>
        </w:tc>
        <w:tc>
          <w:tcPr>
            <w:tcW w:w="1929" w:type="dxa"/>
            <w:vAlign w:val="center"/>
          </w:tcPr>
          <w:p w14:paraId="56446695" w14:textId="6F332731" w:rsidR="2DC1DD6A" w:rsidRDefault="2DC1DD6A" w:rsidP="2DC1DD6A">
            <w:pPr>
              <w:spacing w:after="0"/>
            </w:pPr>
            <w:r>
              <w:t>~65,000</w:t>
            </w:r>
          </w:p>
        </w:tc>
      </w:tr>
      <w:tr w:rsidR="2DC1DD6A" w14:paraId="2AB3C349" w14:textId="77777777" w:rsidTr="001267F5">
        <w:trPr>
          <w:trHeight w:val="300"/>
        </w:trPr>
        <w:tc>
          <w:tcPr>
            <w:tcW w:w="547" w:type="dxa"/>
            <w:vAlign w:val="center"/>
          </w:tcPr>
          <w:p w14:paraId="4FEDD352" w14:textId="18618559" w:rsidR="2DC1DD6A" w:rsidRDefault="2DC1DD6A" w:rsidP="2DC1DD6A">
            <w:pPr>
              <w:spacing w:after="0"/>
            </w:pPr>
            <w:r>
              <w:t>C</w:t>
            </w:r>
          </w:p>
        </w:tc>
        <w:tc>
          <w:tcPr>
            <w:tcW w:w="1300" w:type="dxa"/>
            <w:vAlign w:val="center"/>
          </w:tcPr>
          <w:p w14:paraId="1F0E8C49" w14:textId="52A208B6" w:rsidR="2DC1DD6A" w:rsidRDefault="2DC1DD6A" w:rsidP="2DC1DD6A">
            <w:pPr>
              <w:spacing w:after="0"/>
            </w:pPr>
            <w:r>
              <w:t>110x</w:t>
            </w:r>
          </w:p>
        </w:tc>
        <w:tc>
          <w:tcPr>
            <w:tcW w:w="2520" w:type="dxa"/>
            <w:vAlign w:val="center"/>
          </w:tcPr>
          <w:p w14:paraId="32CD437C" w14:textId="63C01637" w:rsidR="2DC1DD6A" w:rsidRDefault="2DC1DD6A" w:rsidP="2DC1DD6A">
            <w:pPr>
              <w:spacing w:after="0"/>
            </w:pPr>
            <w:r>
              <w:t>192.0.0.0 – 223.255.255.0</w:t>
            </w:r>
          </w:p>
        </w:tc>
        <w:tc>
          <w:tcPr>
            <w:tcW w:w="2174" w:type="dxa"/>
            <w:vAlign w:val="center"/>
          </w:tcPr>
          <w:p w14:paraId="64B77E8D" w14:textId="2951A104" w:rsidR="2DC1DD6A" w:rsidRDefault="2DC1DD6A" w:rsidP="2DC1DD6A">
            <w:pPr>
              <w:spacing w:after="0"/>
            </w:pPr>
            <w:r>
              <w:t>255.255.255.0 (/24)</w:t>
            </w:r>
          </w:p>
        </w:tc>
        <w:tc>
          <w:tcPr>
            <w:tcW w:w="1929" w:type="dxa"/>
            <w:vAlign w:val="center"/>
          </w:tcPr>
          <w:p w14:paraId="3998719B" w14:textId="2672FF4C" w:rsidR="2DC1DD6A" w:rsidRDefault="2DC1DD6A" w:rsidP="2DC1DD6A">
            <w:pPr>
              <w:spacing w:after="0"/>
            </w:pPr>
            <w:r>
              <w:t>254</w:t>
            </w:r>
          </w:p>
        </w:tc>
      </w:tr>
    </w:tbl>
    <w:p w14:paraId="35F02562" w14:textId="45D8A200" w:rsidR="2DC1DD6A" w:rsidRDefault="2DC1DD6A" w:rsidP="2DC1DD6A">
      <w:pPr>
        <w:spacing w:before="240" w:after="240"/>
      </w:pPr>
      <w:r w:rsidRPr="2DC1DD6A">
        <w:rPr>
          <w:b/>
          <w:bCs/>
        </w:rPr>
        <w:t>Limitations:</w:t>
      </w:r>
    </w:p>
    <w:p w14:paraId="16E63C88" w14:textId="013A500C" w:rsidR="2DC1DD6A" w:rsidRDefault="2DC1DD6A" w:rsidP="001267F5">
      <w:pPr>
        <w:pStyle w:val="ListParagraph"/>
        <w:numPr>
          <w:ilvl w:val="0"/>
          <w:numId w:val="249"/>
        </w:numPr>
        <w:spacing w:before="240" w:after="240"/>
      </w:pPr>
      <w:r w:rsidRPr="2DC1DD6A">
        <w:rPr>
          <w:b/>
          <w:bCs/>
        </w:rPr>
        <w:t>Wasted IPs</w:t>
      </w:r>
      <w:r w:rsidRPr="2DC1DD6A">
        <w:t>: Too many or too few IPs per organization.</w:t>
      </w:r>
    </w:p>
    <w:p w14:paraId="7692FA0C" w14:textId="51AA808C" w:rsidR="2DC1DD6A" w:rsidRDefault="2DC1DD6A" w:rsidP="001267F5">
      <w:pPr>
        <w:pStyle w:val="ListParagraph"/>
        <w:numPr>
          <w:ilvl w:val="0"/>
          <w:numId w:val="249"/>
        </w:numPr>
        <w:spacing w:before="240" w:after="240"/>
      </w:pPr>
      <w:r w:rsidRPr="2DC1DD6A">
        <w:rPr>
          <w:b/>
          <w:bCs/>
        </w:rPr>
        <w:t>Rigid Structure</w:t>
      </w:r>
      <w:r w:rsidRPr="2DC1DD6A">
        <w:t>: Cannot adjust subnet size.</w:t>
      </w:r>
    </w:p>
    <w:p w14:paraId="70D2B59A" w14:textId="412C6478" w:rsidR="2DC1DD6A" w:rsidRDefault="2DC1DD6A" w:rsidP="001267F5">
      <w:pPr>
        <w:pStyle w:val="ListParagraph"/>
        <w:numPr>
          <w:ilvl w:val="0"/>
          <w:numId w:val="249"/>
        </w:numPr>
        <w:spacing w:before="240" w:after="240"/>
      </w:pPr>
      <w:r w:rsidRPr="2DC1DD6A">
        <w:rPr>
          <w:b/>
          <w:bCs/>
        </w:rPr>
        <w:t>Exhaustion</w:t>
      </w:r>
      <w:r w:rsidRPr="2DC1DD6A">
        <w:t>: IPv4 addresses used inefficiently.</w:t>
      </w:r>
    </w:p>
    <w:p w14:paraId="6519BC28" w14:textId="7E19AB37" w:rsidR="2DC1DD6A" w:rsidRDefault="2DC1DD6A"/>
    <w:p w14:paraId="76504327" w14:textId="219C9875" w:rsidR="2DC1DD6A" w:rsidRDefault="2DC1DD6A" w:rsidP="2DC1DD6A">
      <w:pPr>
        <w:pStyle w:val="Heading3"/>
        <w:spacing w:before="281" w:after="281"/>
      </w:pPr>
      <w:r w:rsidRPr="2DC1DD6A">
        <w:rPr>
          <w:b/>
          <w:bCs/>
        </w:rPr>
        <w:lastRenderedPageBreak/>
        <w:t>✅ 2. Classless Addressing (CIDR - Classless Inter-Domain Routing)</w:t>
      </w:r>
    </w:p>
    <w:p w14:paraId="3C0E3263" w14:textId="597EDC8C" w:rsidR="2DC1DD6A" w:rsidRDefault="2DC1DD6A" w:rsidP="2DC1DD6A">
      <w:pPr>
        <w:spacing w:before="240" w:after="240"/>
      </w:pPr>
      <w:r w:rsidRPr="2DC1DD6A">
        <w:rPr>
          <w:b/>
          <w:bCs/>
        </w:rPr>
        <w:t>Definition:</w:t>
      </w:r>
    </w:p>
    <w:p w14:paraId="2A543BCF" w14:textId="0F4A1078" w:rsidR="2DC1DD6A" w:rsidRDefault="2DC1DD6A" w:rsidP="2DC1DD6A">
      <w:pPr>
        <w:spacing w:before="240" w:after="240"/>
      </w:pPr>
      <w:r w:rsidRPr="2DC1DD6A">
        <w:t xml:space="preserve"> CIDR removes the rigid class boundaries. IP addresses can be assigned with </w:t>
      </w:r>
      <w:r w:rsidRPr="2DC1DD6A">
        <w:rPr>
          <w:b/>
          <w:bCs/>
        </w:rPr>
        <w:t>variable-length subnet masks (VLSM)</w:t>
      </w:r>
      <w:r w:rsidRPr="2DC1DD6A">
        <w:t>, e.g., /22, /28.</w:t>
      </w:r>
    </w:p>
    <w:p w14:paraId="2E41F401" w14:textId="7BE0AC99" w:rsidR="2DC1DD6A" w:rsidRDefault="2DC1DD6A" w:rsidP="2DC1DD6A">
      <w:pPr>
        <w:spacing w:before="240" w:after="240"/>
      </w:pPr>
      <w:r w:rsidRPr="2DC1DD6A">
        <w:rPr>
          <w:b/>
          <w:bCs/>
        </w:rPr>
        <w:t>Key Features:</w:t>
      </w:r>
    </w:p>
    <w:p w14:paraId="666C00FB" w14:textId="4AAB54A7" w:rsidR="2DC1DD6A" w:rsidRDefault="2DC1DD6A" w:rsidP="001267F5">
      <w:pPr>
        <w:pStyle w:val="ListParagraph"/>
        <w:numPr>
          <w:ilvl w:val="0"/>
          <w:numId w:val="248"/>
        </w:numPr>
        <w:spacing w:before="240" w:after="240"/>
      </w:pPr>
      <w:r w:rsidRPr="2DC1DD6A">
        <w:t>Flexible subnetting (e.g., /29, /20, /26)</w:t>
      </w:r>
    </w:p>
    <w:p w14:paraId="58EDB95A" w14:textId="22F0DA89" w:rsidR="2DC1DD6A" w:rsidRDefault="2DC1DD6A" w:rsidP="001267F5">
      <w:pPr>
        <w:pStyle w:val="ListParagraph"/>
        <w:numPr>
          <w:ilvl w:val="0"/>
          <w:numId w:val="248"/>
        </w:numPr>
        <w:spacing w:before="240" w:after="240"/>
      </w:pPr>
      <w:r w:rsidRPr="2DC1DD6A">
        <w:t>Efficient use of IPs</w:t>
      </w:r>
    </w:p>
    <w:p w14:paraId="10715B66" w14:textId="262EEFD1" w:rsidR="2DC1DD6A" w:rsidRDefault="2DC1DD6A" w:rsidP="001267F5">
      <w:pPr>
        <w:pStyle w:val="ListParagraph"/>
        <w:numPr>
          <w:ilvl w:val="0"/>
          <w:numId w:val="248"/>
        </w:numPr>
        <w:spacing w:before="240" w:after="240"/>
      </w:pPr>
      <w:r w:rsidRPr="2DC1DD6A">
        <w:t xml:space="preserve">Enables </w:t>
      </w:r>
      <w:r w:rsidRPr="2DC1DD6A">
        <w:rPr>
          <w:b/>
          <w:bCs/>
        </w:rPr>
        <w:t>route summarization</w:t>
      </w:r>
      <w:r w:rsidRPr="2DC1DD6A">
        <w:t xml:space="preserve"> (aggregation)</w:t>
      </w:r>
    </w:p>
    <w:p w14:paraId="3C80371D" w14:textId="7945A83A" w:rsidR="2DC1DD6A" w:rsidRDefault="2DC1DD6A" w:rsidP="2DC1DD6A">
      <w:pPr>
        <w:spacing w:before="240" w:after="240"/>
      </w:pPr>
      <w:r w:rsidRPr="2DC1DD6A">
        <w:rPr>
          <w:b/>
          <w:bCs/>
        </w:rPr>
        <w:t>Example:</w:t>
      </w:r>
    </w:p>
    <w:p w14:paraId="5DB55390" w14:textId="3EDA519F" w:rsidR="2DC1DD6A" w:rsidRDefault="2DC1DD6A" w:rsidP="001267F5">
      <w:pPr>
        <w:pStyle w:val="ListParagraph"/>
        <w:numPr>
          <w:ilvl w:val="0"/>
          <w:numId w:val="247"/>
        </w:numPr>
        <w:spacing w:before="240" w:after="240"/>
      </w:pPr>
      <w:r w:rsidRPr="2DC1DD6A">
        <w:t xml:space="preserve">A /22 provides </w:t>
      </w:r>
      <w:r w:rsidRPr="2DC1DD6A">
        <w:rPr>
          <w:b/>
          <w:bCs/>
        </w:rPr>
        <w:t>1022 usable hosts</w:t>
      </w:r>
      <w:r w:rsidRPr="2DC1DD6A">
        <w:t>, not restricted to 254 or 65534 like classful schemes.</w:t>
      </w:r>
    </w:p>
    <w:p w14:paraId="6683C132" w14:textId="0AB536A6" w:rsidR="2DC1DD6A" w:rsidRDefault="2DC1DD6A"/>
    <w:p w14:paraId="1026CFE1" w14:textId="1929B00C" w:rsidR="2DC1DD6A" w:rsidRDefault="2DC1DD6A" w:rsidP="2DC1DD6A">
      <w:pPr>
        <w:pStyle w:val="Heading3"/>
        <w:spacing w:before="281" w:after="281"/>
      </w:pPr>
      <w:r w:rsidRPr="2DC1DD6A">
        <w:rPr>
          <w:b/>
          <w:bCs/>
        </w:rPr>
        <w:t>✅ Comparison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2853"/>
        <w:gridCol w:w="2330"/>
        <w:gridCol w:w="3292"/>
      </w:tblGrid>
      <w:tr w:rsidR="2DC1DD6A" w14:paraId="1C2F1C20" w14:textId="77777777" w:rsidTr="001267F5">
        <w:trPr>
          <w:trHeight w:val="300"/>
        </w:trPr>
        <w:tc>
          <w:tcPr>
            <w:tcW w:w="2853" w:type="dxa"/>
            <w:vAlign w:val="center"/>
          </w:tcPr>
          <w:p w14:paraId="6997214D" w14:textId="1DD18755" w:rsidR="2DC1DD6A" w:rsidRDefault="2DC1DD6A" w:rsidP="2DC1DD6A">
            <w:pPr>
              <w:spacing w:after="0"/>
              <w:jc w:val="center"/>
            </w:pPr>
            <w:r w:rsidRPr="2DC1DD6A">
              <w:rPr>
                <w:b/>
                <w:bCs/>
              </w:rPr>
              <w:t>Feature</w:t>
            </w:r>
          </w:p>
        </w:tc>
        <w:tc>
          <w:tcPr>
            <w:tcW w:w="2330" w:type="dxa"/>
            <w:vAlign w:val="center"/>
          </w:tcPr>
          <w:p w14:paraId="3489B1D9" w14:textId="5C9FB5FB" w:rsidR="2DC1DD6A" w:rsidRDefault="2DC1DD6A" w:rsidP="2DC1DD6A">
            <w:pPr>
              <w:spacing w:after="0"/>
              <w:jc w:val="center"/>
            </w:pPr>
            <w:r w:rsidRPr="2DC1DD6A">
              <w:rPr>
                <w:b/>
                <w:bCs/>
              </w:rPr>
              <w:t>Classful Addressing</w:t>
            </w:r>
          </w:p>
        </w:tc>
        <w:tc>
          <w:tcPr>
            <w:tcW w:w="3292" w:type="dxa"/>
            <w:vAlign w:val="center"/>
          </w:tcPr>
          <w:p w14:paraId="591BCEF3" w14:textId="1EAE8333" w:rsidR="2DC1DD6A" w:rsidRDefault="2DC1DD6A" w:rsidP="2DC1DD6A">
            <w:pPr>
              <w:spacing w:after="0"/>
              <w:jc w:val="center"/>
            </w:pPr>
            <w:r w:rsidRPr="2DC1DD6A">
              <w:rPr>
                <w:b/>
                <w:bCs/>
              </w:rPr>
              <w:t>Classless Addressing (CIDR)</w:t>
            </w:r>
          </w:p>
        </w:tc>
      </w:tr>
      <w:tr w:rsidR="2DC1DD6A" w14:paraId="5BB38BBD" w14:textId="77777777" w:rsidTr="001267F5">
        <w:trPr>
          <w:trHeight w:val="300"/>
        </w:trPr>
        <w:tc>
          <w:tcPr>
            <w:tcW w:w="2853" w:type="dxa"/>
            <w:vAlign w:val="center"/>
          </w:tcPr>
          <w:p w14:paraId="40F69875" w14:textId="26AC69E2" w:rsidR="2DC1DD6A" w:rsidRDefault="2DC1DD6A" w:rsidP="2DC1DD6A">
            <w:pPr>
              <w:spacing w:after="0"/>
            </w:pPr>
            <w:r>
              <w:t>Subnet Mask</w:t>
            </w:r>
          </w:p>
        </w:tc>
        <w:tc>
          <w:tcPr>
            <w:tcW w:w="2330" w:type="dxa"/>
            <w:vAlign w:val="center"/>
          </w:tcPr>
          <w:p w14:paraId="5207530E" w14:textId="243C2E5B" w:rsidR="2DC1DD6A" w:rsidRDefault="2DC1DD6A" w:rsidP="2DC1DD6A">
            <w:pPr>
              <w:spacing w:after="0"/>
            </w:pPr>
            <w:r>
              <w:t>Fixed (/8, /16, /24)</w:t>
            </w:r>
          </w:p>
        </w:tc>
        <w:tc>
          <w:tcPr>
            <w:tcW w:w="3292" w:type="dxa"/>
            <w:vAlign w:val="center"/>
          </w:tcPr>
          <w:p w14:paraId="7F232E7B" w14:textId="7FB28EE3" w:rsidR="2DC1DD6A" w:rsidRDefault="2DC1DD6A" w:rsidP="2DC1DD6A">
            <w:pPr>
              <w:spacing w:after="0"/>
            </w:pPr>
            <w:r>
              <w:t>Variable (/13, /18, /28, etc.)</w:t>
            </w:r>
          </w:p>
        </w:tc>
      </w:tr>
      <w:tr w:rsidR="2DC1DD6A" w14:paraId="64ED0747" w14:textId="77777777" w:rsidTr="001267F5">
        <w:trPr>
          <w:trHeight w:val="300"/>
        </w:trPr>
        <w:tc>
          <w:tcPr>
            <w:tcW w:w="2853" w:type="dxa"/>
            <w:vAlign w:val="center"/>
          </w:tcPr>
          <w:p w14:paraId="5AEF485B" w14:textId="740D0BA4" w:rsidR="2DC1DD6A" w:rsidRDefault="2DC1DD6A" w:rsidP="2DC1DD6A">
            <w:pPr>
              <w:spacing w:after="0"/>
            </w:pPr>
            <w:r>
              <w:t>IP Utilization</w:t>
            </w:r>
          </w:p>
        </w:tc>
        <w:tc>
          <w:tcPr>
            <w:tcW w:w="2330" w:type="dxa"/>
            <w:vAlign w:val="center"/>
          </w:tcPr>
          <w:p w14:paraId="314EDEC1" w14:textId="08AC608E" w:rsidR="2DC1DD6A" w:rsidRDefault="2DC1DD6A" w:rsidP="2DC1DD6A">
            <w:pPr>
              <w:spacing w:after="0"/>
            </w:pPr>
            <w:r>
              <w:t>High waste</w:t>
            </w:r>
          </w:p>
        </w:tc>
        <w:tc>
          <w:tcPr>
            <w:tcW w:w="3292" w:type="dxa"/>
            <w:vAlign w:val="center"/>
          </w:tcPr>
          <w:p w14:paraId="2454790E" w14:textId="74D9946E" w:rsidR="2DC1DD6A" w:rsidRDefault="2DC1DD6A" w:rsidP="2DC1DD6A">
            <w:pPr>
              <w:spacing w:after="0"/>
            </w:pPr>
            <w:r>
              <w:t>Efficient IP allocation</w:t>
            </w:r>
          </w:p>
        </w:tc>
      </w:tr>
      <w:tr w:rsidR="2DC1DD6A" w14:paraId="5A1616CA" w14:textId="77777777" w:rsidTr="001267F5">
        <w:trPr>
          <w:trHeight w:val="300"/>
        </w:trPr>
        <w:tc>
          <w:tcPr>
            <w:tcW w:w="2853" w:type="dxa"/>
            <w:vAlign w:val="center"/>
          </w:tcPr>
          <w:p w14:paraId="70E7E67D" w14:textId="5DE190D7" w:rsidR="2DC1DD6A" w:rsidRDefault="2DC1DD6A" w:rsidP="2DC1DD6A">
            <w:pPr>
              <w:spacing w:after="0"/>
            </w:pPr>
            <w:r>
              <w:t>Scalability</w:t>
            </w:r>
          </w:p>
        </w:tc>
        <w:tc>
          <w:tcPr>
            <w:tcW w:w="2330" w:type="dxa"/>
            <w:vAlign w:val="center"/>
          </w:tcPr>
          <w:p w14:paraId="196EA82A" w14:textId="6F06636E" w:rsidR="2DC1DD6A" w:rsidRDefault="2DC1DD6A" w:rsidP="2DC1DD6A">
            <w:pPr>
              <w:spacing w:after="0"/>
            </w:pPr>
            <w:r>
              <w:t>Low</w:t>
            </w:r>
          </w:p>
        </w:tc>
        <w:tc>
          <w:tcPr>
            <w:tcW w:w="3292" w:type="dxa"/>
            <w:vAlign w:val="center"/>
          </w:tcPr>
          <w:p w14:paraId="4CF20618" w14:textId="5345292B" w:rsidR="2DC1DD6A" w:rsidRDefault="2DC1DD6A" w:rsidP="2DC1DD6A">
            <w:pPr>
              <w:spacing w:after="0"/>
            </w:pPr>
            <w:r>
              <w:t>High</w:t>
            </w:r>
          </w:p>
        </w:tc>
      </w:tr>
      <w:tr w:rsidR="2DC1DD6A" w14:paraId="1276A359" w14:textId="77777777" w:rsidTr="001267F5">
        <w:trPr>
          <w:trHeight w:val="300"/>
        </w:trPr>
        <w:tc>
          <w:tcPr>
            <w:tcW w:w="2853" w:type="dxa"/>
            <w:vAlign w:val="center"/>
          </w:tcPr>
          <w:p w14:paraId="4CB7347D" w14:textId="17F601E9" w:rsidR="2DC1DD6A" w:rsidRDefault="2DC1DD6A" w:rsidP="2DC1DD6A">
            <w:pPr>
              <w:spacing w:after="0"/>
            </w:pPr>
            <w:r>
              <w:t>Routing Table Entries</w:t>
            </w:r>
          </w:p>
        </w:tc>
        <w:tc>
          <w:tcPr>
            <w:tcW w:w="2330" w:type="dxa"/>
            <w:vAlign w:val="center"/>
          </w:tcPr>
          <w:p w14:paraId="02EBD379" w14:textId="2791865C" w:rsidR="2DC1DD6A" w:rsidRDefault="2DC1DD6A" w:rsidP="2DC1DD6A">
            <w:pPr>
              <w:spacing w:after="0"/>
            </w:pPr>
            <w:r>
              <w:t>More entries</w:t>
            </w:r>
          </w:p>
        </w:tc>
        <w:tc>
          <w:tcPr>
            <w:tcW w:w="3292" w:type="dxa"/>
            <w:vAlign w:val="center"/>
          </w:tcPr>
          <w:p w14:paraId="2AE03594" w14:textId="26057189" w:rsidR="2DC1DD6A" w:rsidRDefault="2DC1DD6A" w:rsidP="2DC1DD6A">
            <w:pPr>
              <w:spacing w:after="0"/>
            </w:pPr>
            <w:r>
              <w:t>Fewer via route summarization</w:t>
            </w:r>
          </w:p>
        </w:tc>
      </w:tr>
      <w:tr w:rsidR="2DC1DD6A" w14:paraId="593B4423" w14:textId="77777777" w:rsidTr="001267F5">
        <w:trPr>
          <w:trHeight w:val="300"/>
        </w:trPr>
        <w:tc>
          <w:tcPr>
            <w:tcW w:w="2853" w:type="dxa"/>
            <w:vAlign w:val="center"/>
          </w:tcPr>
          <w:p w14:paraId="6E14499D" w14:textId="4C7754C0" w:rsidR="2DC1DD6A" w:rsidRDefault="2DC1DD6A" w:rsidP="2DC1DD6A">
            <w:pPr>
              <w:spacing w:after="0"/>
            </w:pPr>
            <w:r>
              <w:t>Support for VLSM</w:t>
            </w:r>
          </w:p>
        </w:tc>
        <w:tc>
          <w:tcPr>
            <w:tcW w:w="2330" w:type="dxa"/>
            <w:vAlign w:val="center"/>
          </w:tcPr>
          <w:p w14:paraId="167BCBC6" w14:textId="035556BB" w:rsidR="2DC1DD6A" w:rsidRDefault="2DC1DD6A" w:rsidP="2DC1DD6A">
            <w:pPr>
              <w:spacing w:after="0"/>
            </w:pPr>
            <w:r>
              <w:t>No</w:t>
            </w:r>
          </w:p>
        </w:tc>
        <w:tc>
          <w:tcPr>
            <w:tcW w:w="3292" w:type="dxa"/>
            <w:vAlign w:val="center"/>
          </w:tcPr>
          <w:p w14:paraId="0351D56C" w14:textId="06943EB1" w:rsidR="2DC1DD6A" w:rsidRDefault="2DC1DD6A" w:rsidP="2DC1DD6A">
            <w:pPr>
              <w:spacing w:after="0"/>
            </w:pPr>
            <w:r>
              <w:t>Yes</w:t>
            </w:r>
          </w:p>
        </w:tc>
      </w:tr>
      <w:tr w:rsidR="2DC1DD6A" w14:paraId="114E20B4" w14:textId="77777777" w:rsidTr="001267F5">
        <w:trPr>
          <w:trHeight w:val="300"/>
        </w:trPr>
        <w:tc>
          <w:tcPr>
            <w:tcW w:w="2853" w:type="dxa"/>
            <w:vAlign w:val="center"/>
          </w:tcPr>
          <w:p w14:paraId="41CD4580" w14:textId="495D14D6" w:rsidR="2DC1DD6A" w:rsidRDefault="2DC1DD6A" w:rsidP="2DC1DD6A">
            <w:pPr>
              <w:spacing w:after="0"/>
            </w:pPr>
            <w:r>
              <w:t>Used in Modern Networks</w:t>
            </w:r>
          </w:p>
        </w:tc>
        <w:tc>
          <w:tcPr>
            <w:tcW w:w="2330" w:type="dxa"/>
            <w:vAlign w:val="center"/>
          </w:tcPr>
          <w:p w14:paraId="2F326B6D" w14:textId="765556B6" w:rsidR="2DC1DD6A" w:rsidRDefault="2DC1DD6A" w:rsidP="2DC1DD6A">
            <w:pPr>
              <w:spacing w:after="0"/>
            </w:pPr>
            <w:r>
              <w:t>❌ Obsolete</w:t>
            </w:r>
          </w:p>
        </w:tc>
        <w:tc>
          <w:tcPr>
            <w:tcW w:w="3292" w:type="dxa"/>
            <w:vAlign w:val="center"/>
          </w:tcPr>
          <w:p w14:paraId="747B6056" w14:textId="308DF95B" w:rsidR="2DC1DD6A" w:rsidRDefault="2DC1DD6A" w:rsidP="2DC1DD6A">
            <w:pPr>
              <w:spacing w:after="0"/>
            </w:pPr>
            <w:r>
              <w:t>✅ Standard today</w:t>
            </w:r>
          </w:p>
        </w:tc>
      </w:tr>
    </w:tbl>
    <w:p w14:paraId="5C9B1B17" w14:textId="004D57D9" w:rsidR="2DC1DD6A" w:rsidRDefault="2DC1DD6A"/>
    <w:p w14:paraId="64E4089C" w14:textId="735544B2" w:rsidR="2DC1DD6A" w:rsidRDefault="2DC1DD6A" w:rsidP="2DC1DD6A">
      <w:pPr>
        <w:pStyle w:val="Heading3"/>
        <w:spacing w:before="281" w:after="281"/>
      </w:pPr>
      <w:r w:rsidRPr="2DC1DD6A">
        <w:rPr>
          <w:b/>
          <w:bCs/>
        </w:rPr>
        <w:t>✅ How Subnetting Addresses Classful Limitations</w:t>
      </w:r>
    </w:p>
    <w:p w14:paraId="4D7E8162" w14:textId="71215804" w:rsidR="2DC1DD6A" w:rsidRDefault="2DC1DD6A" w:rsidP="2DC1DD6A">
      <w:pPr>
        <w:spacing w:before="240" w:after="240"/>
      </w:pPr>
      <w:r w:rsidRPr="2DC1DD6A">
        <w:rPr>
          <w:b/>
          <w:bCs/>
        </w:rPr>
        <w:t>Subnetting</w:t>
      </w:r>
      <w:r w:rsidRPr="2DC1DD6A">
        <w:t xml:space="preserve"> lets network admins divide classful IPs into smaller, manageable networks:</w:t>
      </w:r>
    </w:p>
    <w:p w14:paraId="241383E2" w14:textId="38FF14C5" w:rsidR="2DC1DD6A" w:rsidRDefault="2DC1DD6A" w:rsidP="001267F5">
      <w:pPr>
        <w:pStyle w:val="ListParagraph"/>
        <w:numPr>
          <w:ilvl w:val="0"/>
          <w:numId w:val="246"/>
        </w:numPr>
        <w:spacing w:before="240" w:after="240"/>
      </w:pPr>
      <w:r w:rsidRPr="2DC1DD6A">
        <w:t xml:space="preserve">A </w:t>
      </w:r>
      <w:r w:rsidRPr="2DC1DD6A">
        <w:rPr>
          <w:b/>
          <w:bCs/>
        </w:rPr>
        <w:t>Class B network (172.16.0.0/16)</w:t>
      </w:r>
      <w:r w:rsidRPr="2DC1DD6A">
        <w:t xml:space="preserve"> can be </w:t>
      </w:r>
      <w:proofErr w:type="spellStart"/>
      <w:r w:rsidRPr="2DC1DD6A">
        <w:t>subnetted</w:t>
      </w:r>
      <w:proofErr w:type="spellEnd"/>
      <w:r w:rsidRPr="2DC1DD6A">
        <w:t xml:space="preserve"> into multiple /24 or /26 subnets as per department needs.</w:t>
      </w:r>
    </w:p>
    <w:p w14:paraId="03BD688D" w14:textId="793AEFEA" w:rsidR="2DC1DD6A" w:rsidRDefault="2DC1DD6A" w:rsidP="001267F5">
      <w:pPr>
        <w:pStyle w:val="ListParagraph"/>
        <w:numPr>
          <w:ilvl w:val="0"/>
          <w:numId w:val="246"/>
        </w:numPr>
        <w:spacing w:before="240" w:after="240"/>
      </w:pPr>
      <w:r w:rsidRPr="2DC1DD6A">
        <w:rPr>
          <w:b/>
          <w:bCs/>
        </w:rPr>
        <w:t>Example</w:t>
      </w:r>
      <w:r w:rsidRPr="2DC1DD6A">
        <w:t>:</w:t>
      </w:r>
    </w:p>
    <w:p w14:paraId="7DE8E056" w14:textId="6A651123" w:rsidR="2DC1DD6A" w:rsidRDefault="2DC1DD6A" w:rsidP="001267F5">
      <w:pPr>
        <w:pStyle w:val="ListParagraph"/>
        <w:numPr>
          <w:ilvl w:val="1"/>
          <w:numId w:val="246"/>
        </w:numPr>
        <w:spacing w:before="240" w:after="240"/>
      </w:pPr>
      <w:r w:rsidRPr="2DC1DD6A">
        <w:t>172.16.0.0/24 → IT</w:t>
      </w:r>
    </w:p>
    <w:p w14:paraId="5C9329C2" w14:textId="04D17879" w:rsidR="2DC1DD6A" w:rsidRDefault="2DC1DD6A" w:rsidP="001267F5">
      <w:pPr>
        <w:pStyle w:val="ListParagraph"/>
        <w:numPr>
          <w:ilvl w:val="1"/>
          <w:numId w:val="246"/>
        </w:numPr>
        <w:spacing w:before="240" w:after="240"/>
      </w:pPr>
      <w:r w:rsidRPr="2DC1DD6A">
        <w:t>172.16.1.0/26 → HR</w:t>
      </w:r>
    </w:p>
    <w:p w14:paraId="356D7B20" w14:textId="7D74B236" w:rsidR="2DC1DD6A" w:rsidRDefault="2DC1DD6A" w:rsidP="001267F5">
      <w:pPr>
        <w:pStyle w:val="ListParagraph"/>
        <w:numPr>
          <w:ilvl w:val="1"/>
          <w:numId w:val="246"/>
        </w:numPr>
        <w:spacing w:before="240" w:after="240"/>
      </w:pPr>
      <w:r w:rsidRPr="2DC1DD6A">
        <w:t>172.16.1.64/26 → Sales</w:t>
      </w:r>
    </w:p>
    <w:p w14:paraId="2C262CA0" w14:textId="399E1D63" w:rsidR="2DC1DD6A" w:rsidRDefault="2DC1DD6A" w:rsidP="2DC1DD6A">
      <w:pPr>
        <w:spacing w:before="240" w:after="240"/>
      </w:pPr>
      <w:r w:rsidRPr="2DC1DD6A">
        <w:rPr>
          <w:b/>
          <w:bCs/>
        </w:rPr>
        <w:t>Benefits of Subnetting:</w:t>
      </w:r>
    </w:p>
    <w:p w14:paraId="101D5F51" w14:textId="726B2DD0" w:rsidR="2DC1DD6A" w:rsidRDefault="2DC1DD6A" w:rsidP="001267F5">
      <w:pPr>
        <w:pStyle w:val="ListParagraph"/>
        <w:numPr>
          <w:ilvl w:val="0"/>
          <w:numId w:val="245"/>
        </w:numPr>
        <w:spacing w:before="240" w:after="240"/>
      </w:pPr>
      <w:r w:rsidRPr="2DC1DD6A">
        <w:t>Prevents address waste</w:t>
      </w:r>
    </w:p>
    <w:p w14:paraId="45C851E5" w14:textId="65E00DDA" w:rsidR="2DC1DD6A" w:rsidRDefault="2DC1DD6A" w:rsidP="001267F5">
      <w:pPr>
        <w:pStyle w:val="ListParagraph"/>
        <w:numPr>
          <w:ilvl w:val="0"/>
          <w:numId w:val="245"/>
        </w:numPr>
        <w:spacing w:before="240" w:after="240"/>
      </w:pPr>
      <w:r w:rsidRPr="2DC1DD6A">
        <w:lastRenderedPageBreak/>
        <w:t>Enhances security and control</w:t>
      </w:r>
    </w:p>
    <w:p w14:paraId="7AD27AEE" w14:textId="33D2D9F3" w:rsidR="2DC1DD6A" w:rsidRDefault="2DC1DD6A" w:rsidP="001267F5">
      <w:pPr>
        <w:pStyle w:val="ListParagraph"/>
        <w:numPr>
          <w:ilvl w:val="0"/>
          <w:numId w:val="245"/>
        </w:numPr>
        <w:spacing w:before="240" w:after="240"/>
      </w:pPr>
      <w:r w:rsidRPr="2DC1DD6A">
        <w:t>Allows network segmentation</w:t>
      </w:r>
    </w:p>
    <w:p w14:paraId="233CA1A3" w14:textId="4998F10F" w:rsidR="2DC1DD6A" w:rsidRDefault="2DC1DD6A" w:rsidP="001267F5">
      <w:pPr>
        <w:pStyle w:val="NormalWeb"/>
        <w:rPr>
          <w:rStyle w:val="Strong"/>
          <w:rFonts w:eastAsiaTheme="majorEastAsia"/>
          <w:b w:val="0"/>
          <w:bCs w:val="0"/>
          <w:color w:val="FF0000"/>
        </w:rPr>
      </w:pPr>
    </w:p>
    <w:p w14:paraId="67FCB003" w14:textId="62E937EF" w:rsidR="00B1402B" w:rsidRPr="00870497" w:rsidRDefault="00B1402B" w:rsidP="002E5D0A">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t>Explain the concept of Variable Length Subnet Masking (VLSM). How does VLSM allow for more efficient use of IP addresses in network design? Provide an example illustrating the use of VLSM to create subnets with varying numbers of hosts.</w:t>
      </w:r>
    </w:p>
    <w:p w14:paraId="4D71A2EF" w14:textId="3815F80F" w:rsidR="2DC1DD6A" w:rsidRDefault="03816E1C" w:rsidP="2DC1DD6A">
      <w:pPr>
        <w:pStyle w:val="Heading3"/>
        <w:spacing w:before="281" w:after="281"/>
        <w:rPr>
          <w:del w:id="0" w:author="Microsoft Word" w:date="2025-07-23T18:35:00Z" w16du:dateUtc="2025-07-23T12:50:00Z"/>
        </w:rPr>
      </w:pPr>
      <w:del w:id="1" w:author="Microsoft Word" w:date="2025-07-23T18:35:00Z">
        <w:r w:rsidRPr="03816E1C">
          <w:rPr>
            <w:b/>
            <w:bCs/>
          </w:rPr>
          <w:delText xml:space="preserve"> Explain the Concept of Variable Length Subnet Masking (VLSM)</w:delText>
        </w:r>
      </w:del>
    </w:p>
    <w:p w14:paraId="3CCA934B" w14:textId="42852B6A" w:rsidR="2DC1DD6A" w:rsidRDefault="001267F5">
      <w:r w:rsidRPr="00A94AF5">
        <w:rPr>
          <w:rFonts w:ascii="Times New Roman" w:eastAsiaTheme="majorEastAsia" w:hAnsi="Times New Roman" w:cs="Times New Roman"/>
          <w:b/>
          <w:bCs/>
          <w:kern w:val="0"/>
          <w:sz w:val="24"/>
          <w:szCs w:val="24"/>
          <w:lang w:val="en-GB"/>
          <w14:ligatures w14:val="none"/>
        </w:rPr>
        <w:t>Answer</w:t>
      </w:r>
      <w:r>
        <w:rPr>
          <w:rFonts w:ascii="Times New Roman" w:eastAsiaTheme="majorEastAsia" w:hAnsi="Times New Roman" w:cs="Times New Roman"/>
          <w:b/>
          <w:bCs/>
          <w:kern w:val="0"/>
          <w:sz w:val="24"/>
          <w:szCs w:val="24"/>
          <w:lang w:val="en-GB"/>
          <w14:ligatures w14:val="none"/>
        </w:rPr>
        <w:t>:</w:t>
      </w:r>
    </w:p>
    <w:p w14:paraId="4CD34610" w14:textId="35EEF5FC" w:rsidR="2DC1DD6A" w:rsidRDefault="2DC1DD6A" w:rsidP="2DC1DD6A">
      <w:pPr>
        <w:pStyle w:val="Heading3"/>
        <w:spacing w:before="281" w:after="281"/>
      </w:pPr>
      <w:r w:rsidRPr="2DC1DD6A">
        <w:rPr>
          <w:b/>
          <w:bCs/>
        </w:rPr>
        <w:t>✅ What is VLSM?</w:t>
      </w:r>
    </w:p>
    <w:p w14:paraId="53E422F5" w14:textId="207D693A" w:rsidR="2DC1DD6A" w:rsidRDefault="2DC1DD6A" w:rsidP="2DC1DD6A">
      <w:pPr>
        <w:spacing w:before="240" w:after="240"/>
      </w:pPr>
      <w:r w:rsidRPr="2DC1DD6A">
        <w:rPr>
          <w:b/>
          <w:bCs/>
        </w:rPr>
        <w:t>Variable Length Subnet Masking (VLSM)</w:t>
      </w:r>
      <w:r w:rsidRPr="2DC1DD6A">
        <w:t xml:space="preserve"> is a subnetting method that allows you to apply </w:t>
      </w:r>
      <w:r w:rsidRPr="2DC1DD6A">
        <w:rPr>
          <w:b/>
          <w:bCs/>
        </w:rPr>
        <w:t>different subnet masks</w:t>
      </w:r>
      <w:r w:rsidRPr="2DC1DD6A">
        <w:t xml:space="preserve"> to different subnets </w:t>
      </w:r>
      <w:r w:rsidRPr="2DC1DD6A">
        <w:rPr>
          <w:b/>
          <w:bCs/>
        </w:rPr>
        <w:t>within the same network</w:t>
      </w:r>
      <w:r w:rsidRPr="2DC1DD6A">
        <w:t xml:space="preserve">. This enables network administrators to </w:t>
      </w:r>
      <w:r w:rsidRPr="2DC1DD6A">
        <w:rPr>
          <w:b/>
          <w:bCs/>
        </w:rPr>
        <w:t>allocate IP addresses based on exact host requirements</w:t>
      </w:r>
      <w:r w:rsidRPr="2DC1DD6A">
        <w:t xml:space="preserve">, resulting in </w:t>
      </w:r>
      <w:r w:rsidRPr="2DC1DD6A">
        <w:rPr>
          <w:b/>
          <w:bCs/>
        </w:rPr>
        <w:t>more efficient IP usage</w:t>
      </w:r>
      <w:r w:rsidRPr="2DC1DD6A">
        <w:t>.</w:t>
      </w:r>
    </w:p>
    <w:p w14:paraId="77BDC928" w14:textId="6457E567" w:rsidR="2DC1DD6A" w:rsidRDefault="2DC1DD6A"/>
    <w:p w14:paraId="43DB552C" w14:textId="2389D85F" w:rsidR="2DC1DD6A" w:rsidRDefault="2DC1DD6A" w:rsidP="2DC1DD6A">
      <w:pPr>
        <w:pStyle w:val="Heading3"/>
        <w:spacing w:before="281" w:after="281"/>
      </w:pPr>
      <w:r w:rsidRPr="2DC1DD6A">
        <w:rPr>
          <w:b/>
          <w:bCs/>
        </w:rPr>
        <w:t>✅ Why Use VLSM?</w:t>
      </w:r>
    </w:p>
    <w:p w14:paraId="496E1C07" w14:textId="3199D344" w:rsidR="2DC1DD6A" w:rsidRDefault="2DC1DD6A" w:rsidP="001267F5">
      <w:pPr>
        <w:pStyle w:val="ListParagraph"/>
        <w:numPr>
          <w:ilvl w:val="0"/>
          <w:numId w:val="244"/>
        </w:numPr>
        <w:spacing w:before="240" w:after="240"/>
      </w:pPr>
      <w:r w:rsidRPr="2DC1DD6A">
        <w:t xml:space="preserve">Traditional (Fixed Length Subnet Masking or FLSM) allocates </w:t>
      </w:r>
      <w:r w:rsidRPr="2DC1DD6A">
        <w:rPr>
          <w:b/>
          <w:bCs/>
        </w:rPr>
        <w:t>equal-sized subnets</w:t>
      </w:r>
      <w:r w:rsidRPr="2DC1DD6A">
        <w:t xml:space="preserve"> → wastes IPs</w:t>
      </w:r>
    </w:p>
    <w:p w14:paraId="5D55ACF0" w14:textId="664541D8" w:rsidR="2DC1DD6A" w:rsidRDefault="2DC1DD6A" w:rsidP="001267F5">
      <w:pPr>
        <w:pStyle w:val="ListParagraph"/>
        <w:numPr>
          <w:ilvl w:val="0"/>
          <w:numId w:val="244"/>
        </w:numPr>
        <w:spacing w:before="240" w:after="240"/>
      </w:pPr>
      <w:r w:rsidRPr="2DC1DD6A">
        <w:t xml:space="preserve">VLSM allows </w:t>
      </w:r>
      <w:r w:rsidRPr="2DC1DD6A">
        <w:rPr>
          <w:b/>
          <w:bCs/>
        </w:rPr>
        <w:t>custom-sized subnets</w:t>
      </w:r>
      <w:r w:rsidRPr="2DC1DD6A">
        <w:t xml:space="preserve"> → efficient and scalable</w:t>
      </w:r>
    </w:p>
    <w:p w14:paraId="345B5D67" w14:textId="6474366D" w:rsidR="2DC1DD6A" w:rsidRDefault="2DC1DD6A"/>
    <w:p w14:paraId="4617B0F1" w14:textId="31778FE5" w:rsidR="2DC1DD6A" w:rsidRDefault="2DC1DD6A" w:rsidP="2DC1DD6A">
      <w:pPr>
        <w:pStyle w:val="Heading3"/>
        <w:spacing w:before="281" w:after="281"/>
      </w:pPr>
      <w:r w:rsidRPr="2DC1DD6A">
        <w:rPr>
          <w:b/>
          <w:bCs/>
        </w:rPr>
        <w:t>✅ How VLSM Improves Efficiency:</w:t>
      </w:r>
    </w:p>
    <w:p w14:paraId="7E985582" w14:textId="7AF63292" w:rsidR="2DC1DD6A" w:rsidRDefault="2DC1DD6A" w:rsidP="001267F5">
      <w:pPr>
        <w:pStyle w:val="ListParagraph"/>
        <w:numPr>
          <w:ilvl w:val="0"/>
          <w:numId w:val="243"/>
        </w:numPr>
        <w:spacing w:before="240" w:after="240"/>
      </w:pPr>
      <w:r w:rsidRPr="2DC1DD6A">
        <w:t>Assigns large subnets to areas needing many hosts</w:t>
      </w:r>
    </w:p>
    <w:p w14:paraId="4DD4E7A9" w14:textId="3093FEC2" w:rsidR="2DC1DD6A" w:rsidRDefault="2DC1DD6A" w:rsidP="001267F5">
      <w:pPr>
        <w:pStyle w:val="ListParagraph"/>
        <w:numPr>
          <w:ilvl w:val="0"/>
          <w:numId w:val="243"/>
        </w:numPr>
        <w:spacing w:before="240" w:after="240"/>
      </w:pPr>
      <w:r w:rsidRPr="2DC1DD6A">
        <w:t>Assigns small subnets to areas needing few hosts</w:t>
      </w:r>
    </w:p>
    <w:p w14:paraId="322B756A" w14:textId="1BA4C52D" w:rsidR="2DC1DD6A" w:rsidRDefault="2DC1DD6A" w:rsidP="001267F5">
      <w:pPr>
        <w:pStyle w:val="ListParagraph"/>
        <w:numPr>
          <w:ilvl w:val="0"/>
          <w:numId w:val="243"/>
        </w:numPr>
        <w:spacing w:before="240" w:after="240"/>
      </w:pPr>
      <w:r w:rsidRPr="2DC1DD6A">
        <w:t>Minimizes unused (wasted) IPs</w:t>
      </w:r>
    </w:p>
    <w:p w14:paraId="01BA73D9" w14:textId="4AE5A3B7" w:rsidR="2DC1DD6A" w:rsidRDefault="2DC1DD6A" w:rsidP="001267F5">
      <w:pPr>
        <w:pStyle w:val="ListParagraph"/>
        <w:numPr>
          <w:ilvl w:val="0"/>
          <w:numId w:val="243"/>
        </w:numPr>
        <w:spacing w:before="240" w:after="240"/>
      </w:pPr>
      <w:r w:rsidRPr="2DC1DD6A">
        <w:t>Supports hierarchical, structured IP addressing</w:t>
      </w:r>
    </w:p>
    <w:p w14:paraId="11430ED4" w14:textId="580F34B3" w:rsidR="2DC1DD6A" w:rsidRDefault="2DC1DD6A" w:rsidP="001267F5">
      <w:pPr>
        <w:pStyle w:val="ListParagraph"/>
        <w:numPr>
          <w:ilvl w:val="0"/>
          <w:numId w:val="243"/>
        </w:numPr>
        <w:spacing w:before="240" w:after="240"/>
      </w:pPr>
      <w:r w:rsidRPr="2DC1DD6A">
        <w:t>Enables route summarization</w:t>
      </w:r>
    </w:p>
    <w:p w14:paraId="7C57673D" w14:textId="0BE4FB60" w:rsidR="2DC1DD6A" w:rsidRDefault="2DC1DD6A"/>
    <w:p w14:paraId="1FC56272" w14:textId="7AE18E1D" w:rsidR="2DC1DD6A" w:rsidRDefault="2DC1DD6A" w:rsidP="2DC1DD6A">
      <w:pPr>
        <w:pStyle w:val="Heading3"/>
        <w:spacing w:before="281" w:after="281"/>
      </w:pPr>
      <w:r w:rsidRPr="2DC1DD6A">
        <w:rPr>
          <w:b/>
          <w:bCs/>
        </w:rPr>
        <w:t>✅ Real Example of VLSM Usage:</w:t>
      </w:r>
    </w:p>
    <w:p w14:paraId="6612EFC3" w14:textId="56FDC22C" w:rsidR="2DC1DD6A" w:rsidRDefault="2DC1DD6A" w:rsidP="2DC1DD6A">
      <w:pPr>
        <w:spacing w:before="240" w:after="240"/>
      </w:pPr>
      <w:r w:rsidRPr="2DC1DD6A">
        <w:t xml:space="preserve">Given network block: </w:t>
      </w:r>
      <w:r w:rsidRPr="2DC1DD6A">
        <w:rPr>
          <w:rFonts w:ascii="Consolas" w:eastAsia="Consolas" w:hAnsi="Consolas" w:cs="Consolas"/>
        </w:rPr>
        <w:t>192.168.10.0/24</w:t>
      </w:r>
    </w:p>
    <w:p w14:paraId="1DF2033A" w14:textId="35A9C644" w:rsidR="2DC1DD6A" w:rsidRDefault="2DC1DD6A" w:rsidP="2DC1DD6A">
      <w:pPr>
        <w:spacing w:before="240" w:after="240"/>
      </w:pPr>
      <w:r w:rsidRPr="2DC1DD6A">
        <w:t xml:space="preserve"> </w:t>
      </w:r>
      <w:r w:rsidRPr="2DC1DD6A">
        <w:rPr>
          <w:b/>
          <w:bCs/>
        </w:rPr>
        <w:t>Requirements:</w:t>
      </w:r>
    </w:p>
    <w:p w14:paraId="5428E599" w14:textId="76063C4F" w:rsidR="2DC1DD6A" w:rsidRDefault="2DC1DD6A" w:rsidP="001267F5">
      <w:pPr>
        <w:pStyle w:val="ListParagraph"/>
        <w:numPr>
          <w:ilvl w:val="0"/>
          <w:numId w:val="242"/>
        </w:numPr>
        <w:spacing w:before="240" w:after="240"/>
      </w:pPr>
      <w:r w:rsidRPr="2DC1DD6A">
        <w:t>IT: 100 hosts</w:t>
      </w:r>
    </w:p>
    <w:p w14:paraId="579F50BA" w14:textId="0B2A5759" w:rsidR="2DC1DD6A" w:rsidRDefault="2DC1DD6A" w:rsidP="001267F5">
      <w:pPr>
        <w:pStyle w:val="ListParagraph"/>
        <w:numPr>
          <w:ilvl w:val="0"/>
          <w:numId w:val="242"/>
        </w:numPr>
        <w:spacing w:before="240" w:after="240"/>
      </w:pPr>
      <w:r w:rsidRPr="2DC1DD6A">
        <w:lastRenderedPageBreak/>
        <w:t>Sales: 50 hosts</w:t>
      </w:r>
    </w:p>
    <w:p w14:paraId="6B26AB78" w14:textId="5F3B2E27" w:rsidR="2DC1DD6A" w:rsidRDefault="2DC1DD6A" w:rsidP="001267F5">
      <w:pPr>
        <w:pStyle w:val="ListParagraph"/>
        <w:numPr>
          <w:ilvl w:val="0"/>
          <w:numId w:val="242"/>
        </w:numPr>
        <w:spacing w:before="240" w:after="240"/>
      </w:pPr>
      <w:r w:rsidRPr="2DC1DD6A">
        <w:t>HR: 25 hosts</w:t>
      </w:r>
    </w:p>
    <w:p w14:paraId="6B4AF897" w14:textId="4E034957" w:rsidR="2DC1DD6A" w:rsidRDefault="2DC1DD6A" w:rsidP="001267F5">
      <w:pPr>
        <w:pStyle w:val="ListParagraph"/>
        <w:numPr>
          <w:ilvl w:val="0"/>
          <w:numId w:val="242"/>
        </w:numPr>
        <w:spacing w:before="240" w:after="240"/>
      </w:pPr>
      <w:r w:rsidRPr="2DC1DD6A">
        <w:t>Operations: 10 hosts</w:t>
      </w:r>
    </w:p>
    <w:p w14:paraId="56E52E9E" w14:textId="04F9B939" w:rsidR="2DC1DD6A" w:rsidRDefault="2DC1DD6A"/>
    <w:p w14:paraId="1603ACFA" w14:textId="55D957AE" w:rsidR="2DC1DD6A" w:rsidRDefault="2DC1DD6A" w:rsidP="2DC1DD6A">
      <w:pPr>
        <w:pStyle w:val="Heading4"/>
        <w:spacing w:before="319" w:after="319"/>
      </w:pPr>
      <w:r w:rsidRPr="2DC1DD6A">
        <w:rPr>
          <w:b/>
          <w:bCs/>
          <w:sz w:val="24"/>
          <w:szCs w:val="24"/>
        </w:rPr>
        <w:t>Step-by-step VLSM Subnetting:</w:t>
      </w:r>
    </w:p>
    <w:p w14:paraId="12D56898" w14:textId="7062D170" w:rsidR="2DC1DD6A" w:rsidRDefault="2DC1DD6A" w:rsidP="001267F5">
      <w:pPr>
        <w:pStyle w:val="ListParagraph"/>
        <w:numPr>
          <w:ilvl w:val="0"/>
          <w:numId w:val="241"/>
        </w:numPr>
        <w:spacing w:before="240" w:after="240"/>
        <w:rPr>
          <w:b/>
          <w:bCs/>
        </w:rPr>
      </w:pPr>
      <w:r w:rsidRPr="2DC1DD6A">
        <w:rPr>
          <w:b/>
          <w:bCs/>
        </w:rPr>
        <w:t>IT – 100 hosts</w:t>
      </w:r>
    </w:p>
    <w:p w14:paraId="19534A8D" w14:textId="6AAFF4C7" w:rsidR="2DC1DD6A" w:rsidRDefault="2DC1DD6A" w:rsidP="2DC1DD6A">
      <w:pPr>
        <w:spacing w:before="240" w:after="240"/>
      </w:pPr>
      <w:r w:rsidRPr="2DC1DD6A">
        <w:t xml:space="preserve"> → Needs /25 (128 IPs, 126 usable)</w:t>
      </w:r>
    </w:p>
    <w:p w14:paraId="0FEBE011" w14:textId="1044AF38" w:rsidR="2DC1DD6A" w:rsidRDefault="2DC1DD6A" w:rsidP="2DC1DD6A">
      <w:pPr>
        <w:spacing w:before="240" w:after="240"/>
      </w:pPr>
      <w:r w:rsidRPr="2DC1DD6A">
        <w:t xml:space="preserve"> → Subnet: </w:t>
      </w:r>
      <w:r w:rsidRPr="2DC1DD6A">
        <w:rPr>
          <w:rFonts w:ascii="Consolas" w:eastAsia="Consolas" w:hAnsi="Consolas" w:cs="Consolas"/>
        </w:rPr>
        <w:t>192.168.10.0/25</w:t>
      </w:r>
    </w:p>
    <w:p w14:paraId="5969548B" w14:textId="01CDFD52" w:rsidR="2DC1DD6A" w:rsidRDefault="2DC1DD6A" w:rsidP="2DC1DD6A">
      <w:pPr>
        <w:spacing w:before="240" w:after="240"/>
      </w:pPr>
      <w:r w:rsidRPr="2DC1DD6A">
        <w:t xml:space="preserve"> → Usable IPs: </w:t>
      </w:r>
      <w:r w:rsidRPr="2DC1DD6A">
        <w:rPr>
          <w:rFonts w:ascii="Consolas" w:eastAsia="Consolas" w:hAnsi="Consolas" w:cs="Consolas"/>
        </w:rPr>
        <w:t>192.168.10.1 – 192.168.10.126</w:t>
      </w:r>
    </w:p>
    <w:p w14:paraId="35F40AE1" w14:textId="457D7F8E" w:rsidR="2DC1DD6A" w:rsidRDefault="2DC1DD6A" w:rsidP="001267F5">
      <w:pPr>
        <w:pStyle w:val="ListParagraph"/>
        <w:numPr>
          <w:ilvl w:val="0"/>
          <w:numId w:val="241"/>
        </w:numPr>
        <w:spacing w:before="240" w:after="240"/>
        <w:rPr>
          <w:b/>
          <w:bCs/>
        </w:rPr>
      </w:pPr>
      <w:r w:rsidRPr="2DC1DD6A">
        <w:rPr>
          <w:b/>
          <w:bCs/>
        </w:rPr>
        <w:t>Sales – 50 hosts</w:t>
      </w:r>
    </w:p>
    <w:p w14:paraId="4DB0A111" w14:textId="5E79242D" w:rsidR="2DC1DD6A" w:rsidRDefault="2DC1DD6A" w:rsidP="2DC1DD6A">
      <w:pPr>
        <w:spacing w:before="240" w:after="240"/>
      </w:pPr>
      <w:r w:rsidRPr="2DC1DD6A">
        <w:t xml:space="preserve"> → Needs /26 (64 IPs, 62 usable)</w:t>
      </w:r>
    </w:p>
    <w:p w14:paraId="064FBE93" w14:textId="7715C22C" w:rsidR="2DC1DD6A" w:rsidRDefault="2DC1DD6A" w:rsidP="2DC1DD6A">
      <w:pPr>
        <w:spacing w:before="240" w:after="240"/>
      </w:pPr>
      <w:r w:rsidRPr="2DC1DD6A">
        <w:t xml:space="preserve"> → Subnet: </w:t>
      </w:r>
      <w:r w:rsidRPr="2DC1DD6A">
        <w:rPr>
          <w:rFonts w:ascii="Consolas" w:eastAsia="Consolas" w:hAnsi="Consolas" w:cs="Consolas"/>
        </w:rPr>
        <w:t>192.168.10.128/26</w:t>
      </w:r>
    </w:p>
    <w:p w14:paraId="394375AD" w14:textId="6F146BA1" w:rsidR="2DC1DD6A" w:rsidRDefault="2DC1DD6A" w:rsidP="2DC1DD6A">
      <w:pPr>
        <w:spacing w:before="240" w:after="240"/>
      </w:pPr>
      <w:r w:rsidRPr="2DC1DD6A">
        <w:t xml:space="preserve"> → Usable IPs: </w:t>
      </w:r>
      <w:r w:rsidRPr="2DC1DD6A">
        <w:rPr>
          <w:rFonts w:ascii="Consolas" w:eastAsia="Consolas" w:hAnsi="Consolas" w:cs="Consolas"/>
        </w:rPr>
        <w:t>192.168.10.129 – 192.168.10.190</w:t>
      </w:r>
    </w:p>
    <w:p w14:paraId="324C7E65" w14:textId="3FBFC0DB" w:rsidR="2DC1DD6A" w:rsidRDefault="2DC1DD6A" w:rsidP="001267F5">
      <w:pPr>
        <w:pStyle w:val="ListParagraph"/>
        <w:numPr>
          <w:ilvl w:val="0"/>
          <w:numId w:val="241"/>
        </w:numPr>
        <w:spacing w:before="240" w:after="240"/>
        <w:rPr>
          <w:b/>
          <w:bCs/>
        </w:rPr>
      </w:pPr>
      <w:r w:rsidRPr="2DC1DD6A">
        <w:rPr>
          <w:b/>
          <w:bCs/>
        </w:rPr>
        <w:t>HR – 25 hosts</w:t>
      </w:r>
    </w:p>
    <w:p w14:paraId="48DB634C" w14:textId="37948DC4" w:rsidR="2DC1DD6A" w:rsidRDefault="2DC1DD6A" w:rsidP="2DC1DD6A">
      <w:pPr>
        <w:spacing w:before="240" w:after="240"/>
      </w:pPr>
      <w:r w:rsidRPr="2DC1DD6A">
        <w:t xml:space="preserve"> → Needs /27 (32 IPs, 30 usable)</w:t>
      </w:r>
    </w:p>
    <w:p w14:paraId="7F672BDD" w14:textId="139E5F61" w:rsidR="2DC1DD6A" w:rsidRDefault="2DC1DD6A" w:rsidP="2DC1DD6A">
      <w:pPr>
        <w:spacing w:before="240" w:after="240"/>
      </w:pPr>
      <w:r w:rsidRPr="2DC1DD6A">
        <w:t xml:space="preserve"> → Subnet: </w:t>
      </w:r>
      <w:r w:rsidRPr="2DC1DD6A">
        <w:rPr>
          <w:rFonts w:ascii="Consolas" w:eastAsia="Consolas" w:hAnsi="Consolas" w:cs="Consolas"/>
        </w:rPr>
        <w:t>192.168.10.192/27</w:t>
      </w:r>
    </w:p>
    <w:p w14:paraId="3EA9E726" w14:textId="79C2A2EC" w:rsidR="2DC1DD6A" w:rsidRDefault="2DC1DD6A" w:rsidP="2DC1DD6A">
      <w:pPr>
        <w:spacing w:before="240" w:after="240"/>
      </w:pPr>
      <w:r w:rsidRPr="2DC1DD6A">
        <w:t xml:space="preserve"> → Usable IPs: </w:t>
      </w:r>
      <w:r w:rsidRPr="2DC1DD6A">
        <w:rPr>
          <w:rFonts w:ascii="Consolas" w:eastAsia="Consolas" w:hAnsi="Consolas" w:cs="Consolas"/>
        </w:rPr>
        <w:t>192.168.10.193 – 192.168.10.222</w:t>
      </w:r>
    </w:p>
    <w:p w14:paraId="78F85EEA" w14:textId="5E7F76BC" w:rsidR="2DC1DD6A" w:rsidRDefault="2DC1DD6A" w:rsidP="001267F5">
      <w:pPr>
        <w:pStyle w:val="ListParagraph"/>
        <w:numPr>
          <w:ilvl w:val="0"/>
          <w:numId w:val="241"/>
        </w:numPr>
        <w:spacing w:before="240" w:after="240"/>
        <w:rPr>
          <w:b/>
          <w:bCs/>
        </w:rPr>
      </w:pPr>
      <w:r w:rsidRPr="2DC1DD6A">
        <w:rPr>
          <w:b/>
          <w:bCs/>
        </w:rPr>
        <w:t>Operations – 10 hosts</w:t>
      </w:r>
    </w:p>
    <w:p w14:paraId="06B90F80" w14:textId="0579C997" w:rsidR="2DC1DD6A" w:rsidRDefault="2DC1DD6A" w:rsidP="2DC1DD6A">
      <w:pPr>
        <w:spacing w:before="240" w:after="240"/>
      </w:pPr>
      <w:r w:rsidRPr="2DC1DD6A">
        <w:t xml:space="preserve"> → Needs /28 (16 IPs, 14 usable)</w:t>
      </w:r>
    </w:p>
    <w:p w14:paraId="4809AC87" w14:textId="433DC9FD" w:rsidR="2DC1DD6A" w:rsidRDefault="2DC1DD6A" w:rsidP="2DC1DD6A">
      <w:pPr>
        <w:spacing w:before="240" w:after="240"/>
      </w:pPr>
      <w:r w:rsidRPr="2DC1DD6A">
        <w:t xml:space="preserve"> → Subnet: </w:t>
      </w:r>
      <w:r w:rsidRPr="2DC1DD6A">
        <w:rPr>
          <w:rFonts w:ascii="Consolas" w:eastAsia="Consolas" w:hAnsi="Consolas" w:cs="Consolas"/>
        </w:rPr>
        <w:t>192.168.10.224/28</w:t>
      </w:r>
    </w:p>
    <w:p w14:paraId="6D935A3A" w14:textId="111B9ACE" w:rsidR="2DC1DD6A" w:rsidRDefault="2DC1DD6A" w:rsidP="2DC1DD6A">
      <w:pPr>
        <w:spacing w:before="240" w:after="240"/>
      </w:pPr>
      <w:r w:rsidRPr="2DC1DD6A">
        <w:t xml:space="preserve"> → Usable IPs: </w:t>
      </w:r>
      <w:r w:rsidRPr="2DC1DD6A">
        <w:rPr>
          <w:rFonts w:ascii="Consolas" w:eastAsia="Consolas" w:hAnsi="Consolas" w:cs="Consolas"/>
        </w:rPr>
        <w:t>192.168.10.225 – 192.168.10.238</w:t>
      </w:r>
    </w:p>
    <w:p w14:paraId="5EEA7FF0" w14:textId="36327EF4" w:rsidR="2DC1DD6A" w:rsidRDefault="2DC1DD6A"/>
    <w:p w14:paraId="66BB4699" w14:textId="735EB249" w:rsidR="2DC1DD6A" w:rsidRDefault="2DC1DD6A" w:rsidP="2DC1DD6A">
      <w:pPr>
        <w:pStyle w:val="Heading3"/>
        <w:spacing w:before="281" w:after="281"/>
      </w:pPr>
      <w:r w:rsidRPr="2DC1DD6A">
        <w:rPr>
          <w:b/>
          <w:bCs/>
        </w:rPr>
        <w:t>✅ Total IPs Used:</w:t>
      </w:r>
    </w:p>
    <w:p w14:paraId="139F7627" w14:textId="75D65B71" w:rsidR="2DC1DD6A" w:rsidRDefault="2DC1DD6A" w:rsidP="001267F5">
      <w:pPr>
        <w:pStyle w:val="ListParagraph"/>
        <w:numPr>
          <w:ilvl w:val="0"/>
          <w:numId w:val="240"/>
        </w:numPr>
        <w:spacing w:before="240" w:after="240"/>
      </w:pPr>
      <w:r w:rsidRPr="2DC1DD6A">
        <w:t>Only 240 out of 256 IPs used (no major wastage)</w:t>
      </w:r>
    </w:p>
    <w:p w14:paraId="3BA49C6B" w14:textId="572E7990" w:rsidR="2DC1DD6A" w:rsidRDefault="2DC1DD6A" w:rsidP="001267F5">
      <w:pPr>
        <w:pStyle w:val="ListParagraph"/>
        <w:numPr>
          <w:ilvl w:val="0"/>
          <w:numId w:val="240"/>
        </w:numPr>
        <w:spacing w:before="240" w:after="240"/>
      </w:pPr>
      <w:r w:rsidRPr="2DC1DD6A">
        <w:t xml:space="preserve">Remaining block </w:t>
      </w:r>
      <w:r w:rsidRPr="2DC1DD6A">
        <w:rPr>
          <w:rFonts w:ascii="Consolas" w:eastAsia="Consolas" w:hAnsi="Consolas" w:cs="Consolas"/>
        </w:rPr>
        <w:t>192.168.10.240/28</w:t>
      </w:r>
      <w:r w:rsidRPr="2DC1DD6A">
        <w:t xml:space="preserve"> still available!</w:t>
      </w:r>
    </w:p>
    <w:p w14:paraId="6BF040E9" w14:textId="484870E9" w:rsidR="2DC1DD6A" w:rsidRDefault="2DC1DD6A"/>
    <w:p w14:paraId="3B28D716" w14:textId="35598EAD" w:rsidR="2DC1DD6A" w:rsidRDefault="2DC1DD6A" w:rsidP="2DC1DD6A">
      <w:pPr>
        <w:pStyle w:val="Heading3"/>
        <w:spacing w:before="281" w:after="281"/>
      </w:pPr>
      <w:r w:rsidRPr="2DC1DD6A">
        <w:rPr>
          <w:b/>
          <w:bCs/>
        </w:rPr>
        <w:t>✅ Key Benefits of VLSM in Network Design: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3139"/>
        <w:gridCol w:w="3754"/>
      </w:tblGrid>
      <w:tr w:rsidR="2DC1DD6A" w14:paraId="3945681F" w14:textId="77777777" w:rsidTr="001267F5">
        <w:trPr>
          <w:trHeight w:val="300"/>
        </w:trPr>
        <w:tc>
          <w:tcPr>
            <w:tcW w:w="3139" w:type="dxa"/>
            <w:vAlign w:val="center"/>
          </w:tcPr>
          <w:p w14:paraId="652D56ED" w14:textId="15FAB95B" w:rsidR="2DC1DD6A" w:rsidRDefault="2DC1DD6A" w:rsidP="2DC1DD6A">
            <w:pPr>
              <w:spacing w:after="0"/>
              <w:jc w:val="center"/>
            </w:pPr>
            <w:r w:rsidRPr="2DC1DD6A">
              <w:rPr>
                <w:b/>
                <w:bCs/>
              </w:rPr>
              <w:t>Feature</w:t>
            </w:r>
          </w:p>
        </w:tc>
        <w:tc>
          <w:tcPr>
            <w:tcW w:w="3754" w:type="dxa"/>
            <w:vAlign w:val="center"/>
          </w:tcPr>
          <w:p w14:paraId="5C04C81E" w14:textId="11633EA7" w:rsidR="2DC1DD6A" w:rsidRDefault="2DC1DD6A" w:rsidP="2DC1DD6A">
            <w:pPr>
              <w:spacing w:after="0"/>
              <w:jc w:val="center"/>
            </w:pPr>
            <w:r w:rsidRPr="2DC1DD6A">
              <w:rPr>
                <w:b/>
                <w:bCs/>
              </w:rPr>
              <w:t>Benefit</w:t>
            </w:r>
          </w:p>
        </w:tc>
      </w:tr>
      <w:tr w:rsidR="2DC1DD6A" w14:paraId="63C188A0" w14:textId="77777777" w:rsidTr="001267F5">
        <w:trPr>
          <w:trHeight w:val="300"/>
        </w:trPr>
        <w:tc>
          <w:tcPr>
            <w:tcW w:w="3139" w:type="dxa"/>
            <w:vAlign w:val="center"/>
          </w:tcPr>
          <w:p w14:paraId="7DC8B0B1" w14:textId="310E8ADC" w:rsidR="2DC1DD6A" w:rsidRDefault="2DC1DD6A" w:rsidP="2DC1DD6A">
            <w:pPr>
              <w:spacing w:after="0"/>
            </w:pPr>
            <w:r>
              <w:t>IP Efficiency</w:t>
            </w:r>
          </w:p>
        </w:tc>
        <w:tc>
          <w:tcPr>
            <w:tcW w:w="3754" w:type="dxa"/>
            <w:vAlign w:val="center"/>
          </w:tcPr>
          <w:p w14:paraId="00E15377" w14:textId="1E8E76ED" w:rsidR="2DC1DD6A" w:rsidRDefault="2DC1DD6A" w:rsidP="2DC1DD6A">
            <w:pPr>
              <w:spacing w:after="0"/>
            </w:pPr>
            <w:r>
              <w:t>Reduces waste from over-allocation</w:t>
            </w:r>
          </w:p>
        </w:tc>
      </w:tr>
      <w:tr w:rsidR="2DC1DD6A" w14:paraId="1B8D1A85" w14:textId="77777777" w:rsidTr="001267F5">
        <w:trPr>
          <w:trHeight w:val="300"/>
        </w:trPr>
        <w:tc>
          <w:tcPr>
            <w:tcW w:w="3139" w:type="dxa"/>
            <w:vAlign w:val="center"/>
          </w:tcPr>
          <w:p w14:paraId="4D35E92D" w14:textId="3C06AFE6" w:rsidR="2DC1DD6A" w:rsidRDefault="2DC1DD6A" w:rsidP="2DC1DD6A">
            <w:pPr>
              <w:spacing w:after="0"/>
            </w:pPr>
            <w:r>
              <w:t>Custom Subnet Sizes</w:t>
            </w:r>
          </w:p>
        </w:tc>
        <w:tc>
          <w:tcPr>
            <w:tcW w:w="3754" w:type="dxa"/>
            <w:vAlign w:val="center"/>
          </w:tcPr>
          <w:p w14:paraId="3D835D69" w14:textId="0A194C13" w:rsidR="2DC1DD6A" w:rsidRDefault="2DC1DD6A" w:rsidP="2DC1DD6A">
            <w:pPr>
              <w:spacing w:after="0"/>
            </w:pPr>
            <w:r>
              <w:t>Matches actual host needs</w:t>
            </w:r>
          </w:p>
        </w:tc>
      </w:tr>
      <w:tr w:rsidR="2DC1DD6A" w14:paraId="3C108D89" w14:textId="77777777" w:rsidTr="001267F5">
        <w:trPr>
          <w:trHeight w:val="300"/>
        </w:trPr>
        <w:tc>
          <w:tcPr>
            <w:tcW w:w="3139" w:type="dxa"/>
            <w:vAlign w:val="center"/>
          </w:tcPr>
          <w:p w14:paraId="1B1EBB56" w14:textId="07B6EA3D" w:rsidR="2DC1DD6A" w:rsidRDefault="2DC1DD6A" w:rsidP="2DC1DD6A">
            <w:pPr>
              <w:spacing w:after="0"/>
            </w:pPr>
            <w:r>
              <w:t>Scalability</w:t>
            </w:r>
          </w:p>
        </w:tc>
        <w:tc>
          <w:tcPr>
            <w:tcW w:w="3754" w:type="dxa"/>
            <w:vAlign w:val="center"/>
          </w:tcPr>
          <w:p w14:paraId="718D95B3" w14:textId="66681FC9" w:rsidR="2DC1DD6A" w:rsidRDefault="2DC1DD6A" w:rsidP="2DC1DD6A">
            <w:pPr>
              <w:spacing w:after="0"/>
            </w:pPr>
            <w:r>
              <w:t>Easy to grow and extend networks</w:t>
            </w:r>
          </w:p>
        </w:tc>
      </w:tr>
      <w:tr w:rsidR="2DC1DD6A" w14:paraId="0303744A" w14:textId="77777777" w:rsidTr="001267F5">
        <w:trPr>
          <w:trHeight w:val="300"/>
        </w:trPr>
        <w:tc>
          <w:tcPr>
            <w:tcW w:w="3139" w:type="dxa"/>
            <w:vAlign w:val="center"/>
          </w:tcPr>
          <w:p w14:paraId="0EBC2ECC" w14:textId="79123760" w:rsidR="2DC1DD6A" w:rsidRDefault="2DC1DD6A" w:rsidP="2DC1DD6A">
            <w:pPr>
              <w:spacing w:after="0"/>
            </w:pPr>
            <w:r>
              <w:t>Supports Hierarchical Design</w:t>
            </w:r>
          </w:p>
        </w:tc>
        <w:tc>
          <w:tcPr>
            <w:tcW w:w="3754" w:type="dxa"/>
            <w:vAlign w:val="center"/>
          </w:tcPr>
          <w:p w14:paraId="341B4775" w14:textId="09C1A738" w:rsidR="2DC1DD6A" w:rsidRDefault="2DC1DD6A" w:rsidP="2DC1DD6A">
            <w:pPr>
              <w:spacing w:after="0"/>
            </w:pPr>
            <w:r>
              <w:t>Easier routing and management</w:t>
            </w:r>
          </w:p>
        </w:tc>
      </w:tr>
    </w:tbl>
    <w:p w14:paraId="1A0B3535" w14:textId="563984C8" w:rsidR="2F478EB5" w:rsidRDefault="2F478EB5" w:rsidP="001267F5">
      <w:pPr>
        <w:pStyle w:val="NormalWeb"/>
        <w:rPr>
          <w:rStyle w:val="Strong"/>
          <w:rFonts w:eastAsiaTheme="majorEastAsia"/>
          <w:b w:val="0"/>
          <w:bCs w:val="0"/>
          <w:color w:val="FF0000"/>
        </w:rPr>
      </w:pPr>
    </w:p>
    <w:p w14:paraId="63F94458" w14:textId="34DDFCA8" w:rsidR="00B1402B" w:rsidRPr="00870497" w:rsidRDefault="00B1402B" w:rsidP="002E5D0A">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t xml:space="preserve">Given the network 192.168.10.0/24, design a VLSM scheme to create subnets for four departments: Sales, HR, IT, and Operations. Each department requires a different number of hosts (Sales: 50, HR: 30, IT: 100, Operations: 20). Calculate the subnet mask and list the usable IP address range for each subnet. </w:t>
      </w:r>
    </w:p>
    <w:p w14:paraId="44C7E25F" w14:textId="18107A98" w:rsidR="2DC1DD6A" w:rsidRDefault="001267F5">
      <w:r w:rsidRPr="00A94AF5">
        <w:rPr>
          <w:rFonts w:ascii="Times New Roman" w:eastAsiaTheme="majorEastAsia" w:hAnsi="Times New Roman" w:cs="Times New Roman"/>
          <w:b/>
          <w:bCs/>
          <w:kern w:val="0"/>
          <w:sz w:val="24"/>
          <w:szCs w:val="24"/>
          <w:lang w:val="en-GB"/>
          <w14:ligatures w14:val="none"/>
        </w:rPr>
        <w:t>Answer</w:t>
      </w:r>
      <w:r>
        <w:rPr>
          <w:rFonts w:ascii="Times New Roman" w:eastAsiaTheme="majorEastAsia" w:hAnsi="Times New Roman" w:cs="Times New Roman"/>
          <w:b/>
          <w:bCs/>
          <w:kern w:val="0"/>
          <w:sz w:val="24"/>
          <w:szCs w:val="24"/>
          <w:lang w:val="en-GB"/>
          <w14:ligatures w14:val="none"/>
        </w:rPr>
        <w:t>:</w:t>
      </w:r>
    </w:p>
    <w:p w14:paraId="373460BC" w14:textId="406532EC" w:rsidR="2DC1DD6A" w:rsidRDefault="2DC1DD6A" w:rsidP="2DC1DD6A">
      <w:pPr>
        <w:pStyle w:val="Heading3"/>
        <w:spacing w:before="281" w:after="281"/>
      </w:pPr>
      <w:r w:rsidRPr="2DC1DD6A">
        <w:rPr>
          <w:b/>
          <w:bCs/>
        </w:rPr>
        <w:t>✅ Given:</w:t>
      </w:r>
    </w:p>
    <w:p w14:paraId="0E04410D" w14:textId="7B379B12" w:rsidR="2DC1DD6A" w:rsidRDefault="2DC1DD6A" w:rsidP="001267F5">
      <w:pPr>
        <w:pStyle w:val="ListParagraph"/>
        <w:numPr>
          <w:ilvl w:val="0"/>
          <w:numId w:val="239"/>
        </w:numPr>
        <w:spacing w:before="240" w:after="240"/>
      </w:pPr>
      <w:r w:rsidRPr="2DC1DD6A">
        <w:t xml:space="preserve">Network block: </w:t>
      </w:r>
      <w:r w:rsidRPr="2DC1DD6A">
        <w:rPr>
          <w:rFonts w:ascii="Consolas" w:eastAsia="Consolas" w:hAnsi="Consolas" w:cs="Consolas"/>
        </w:rPr>
        <w:t>192.168.10.0/24</w:t>
      </w:r>
      <w:r w:rsidRPr="2DC1DD6A">
        <w:t xml:space="preserve"> (256 IPs total)</w:t>
      </w:r>
    </w:p>
    <w:p w14:paraId="3903923F" w14:textId="5F63A4C0" w:rsidR="2DC1DD6A" w:rsidRDefault="2DC1DD6A" w:rsidP="001267F5">
      <w:pPr>
        <w:pStyle w:val="ListParagraph"/>
        <w:numPr>
          <w:ilvl w:val="0"/>
          <w:numId w:val="239"/>
        </w:numPr>
        <w:spacing w:before="240" w:after="240"/>
      </w:pPr>
      <w:r w:rsidRPr="2DC1DD6A">
        <w:t>Departments &amp; their host needs:</w:t>
      </w:r>
    </w:p>
    <w:p w14:paraId="6073237B" w14:textId="4AD08B95" w:rsidR="2DC1DD6A" w:rsidRDefault="2DC1DD6A" w:rsidP="001267F5">
      <w:pPr>
        <w:pStyle w:val="ListParagraph"/>
        <w:numPr>
          <w:ilvl w:val="1"/>
          <w:numId w:val="239"/>
        </w:numPr>
        <w:spacing w:before="240" w:after="240"/>
      </w:pPr>
      <w:r w:rsidRPr="2DC1DD6A">
        <w:rPr>
          <w:b/>
          <w:bCs/>
        </w:rPr>
        <w:t>IT</w:t>
      </w:r>
      <w:r w:rsidRPr="2DC1DD6A">
        <w:t>: 100 hosts</w:t>
      </w:r>
    </w:p>
    <w:p w14:paraId="676571C0" w14:textId="607398D4" w:rsidR="2DC1DD6A" w:rsidRDefault="2DC1DD6A" w:rsidP="001267F5">
      <w:pPr>
        <w:pStyle w:val="ListParagraph"/>
        <w:numPr>
          <w:ilvl w:val="1"/>
          <w:numId w:val="239"/>
        </w:numPr>
        <w:spacing w:before="240" w:after="240"/>
      </w:pPr>
      <w:r w:rsidRPr="2DC1DD6A">
        <w:rPr>
          <w:b/>
          <w:bCs/>
        </w:rPr>
        <w:t>Sales</w:t>
      </w:r>
      <w:r w:rsidRPr="2DC1DD6A">
        <w:t>: 50 hosts</w:t>
      </w:r>
    </w:p>
    <w:p w14:paraId="78FC9FD9" w14:textId="5B077BB4" w:rsidR="2DC1DD6A" w:rsidRDefault="2DC1DD6A" w:rsidP="001267F5">
      <w:pPr>
        <w:pStyle w:val="ListParagraph"/>
        <w:numPr>
          <w:ilvl w:val="1"/>
          <w:numId w:val="239"/>
        </w:numPr>
        <w:spacing w:before="240" w:after="240"/>
      </w:pPr>
      <w:r w:rsidRPr="2DC1DD6A">
        <w:rPr>
          <w:b/>
          <w:bCs/>
        </w:rPr>
        <w:t>HR</w:t>
      </w:r>
      <w:r w:rsidRPr="2DC1DD6A">
        <w:t>: 30 hosts</w:t>
      </w:r>
    </w:p>
    <w:p w14:paraId="6F04636C" w14:textId="5A5CA791" w:rsidR="2DC1DD6A" w:rsidRDefault="2DC1DD6A" w:rsidP="001267F5">
      <w:pPr>
        <w:pStyle w:val="ListParagraph"/>
        <w:numPr>
          <w:ilvl w:val="1"/>
          <w:numId w:val="239"/>
        </w:numPr>
        <w:spacing w:before="240" w:after="240"/>
      </w:pPr>
      <w:r w:rsidRPr="2DC1DD6A">
        <w:rPr>
          <w:b/>
          <w:bCs/>
        </w:rPr>
        <w:t>Operations</w:t>
      </w:r>
      <w:r w:rsidRPr="2DC1DD6A">
        <w:t>: 20 hosts</w:t>
      </w:r>
    </w:p>
    <w:p w14:paraId="00D24F5B" w14:textId="73322A53" w:rsidR="2DC1DD6A" w:rsidRDefault="2DC1DD6A"/>
    <w:p w14:paraId="33362083" w14:textId="4BF78CA8" w:rsidR="2DC1DD6A" w:rsidRDefault="2DC1DD6A" w:rsidP="2DC1DD6A">
      <w:pPr>
        <w:pStyle w:val="Heading3"/>
        <w:spacing w:before="281" w:after="281"/>
      </w:pPr>
      <w:r w:rsidRPr="2DC1DD6A">
        <w:rPr>
          <w:b/>
          <w:bCs/>
        </w:rPr>
        <w:t>✅ Step 1: Sort Departments by Host Requirement (Descending)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1540"/>
        <w:gridCol w:w="1693"/>
        <w:gridCol w:w="1654"/>
        <w:gridCol w:w="1360"/>
      </w:tblGrid>
      <w:tr w:rsidR="2DC1DD6A" w14:paraId="01EFB8D7" w14:textId="77777777" w:rsidTr="001267F5">
        <w:trPr>
          <w:trHeight w:val="300"/>
        </w:trPr>
        <w:tc>
          <w:tcPr>
            <w:tcW w:w="1540" w:type="dxa"/>
            <w:vAlign w:val="center"/>
          </w:tcPr>
          <w:p w14:paraId="318B8B4D" w14:textId="6BBBAC53" w:rsidR="2DC1DD6A" w:rsidRDefault="2DC1DD6A" w:rsidP="2DC1DD6A">
            <w:pPr>
              <w:spacing w:after="0"/>
              <w:jc w:val="center"/>
            </w:pPr>
            <w:r w:rsidRPr="2DC1DD6A">
              <w:rPr>
                <w:b/>
                <w:bCs/>
              </w:rPr>
              <w:t>Department</w:t>
            </w:r>
          </w:p>
        </w:tc>
        <w:tc>
          <w:tcPr>
            <w:tcW w:w="1693" w:type="dxa"/>
            <w:vAlign w:val="center"/>
          </w:tcPr>
          <w:p w14:paraId="7FFA1A61" w14:textId="13519FC0" w:rsidR="2DC1DD6A" w:rsidRDefault="2DC1DD6A" w:rsidP="2DC1DD6A">
            <w:pPr>
              <w:spacing w:after="0"/>
              <w:jc w:val="center"/>
            </w:pPr>
            <w:r w:rsidRPr="2DC1DD6A">
              <w:rPr>
                <w:b/>
                <w:bCs/>
              </w:rPr>
              <w:t>Hosts Needed</w:t>
            </w:r>
          </w:p>
        </w:tc>
        <w:tc>
          <w:tcPr>
            <w:tcW w:w="1654" w:type="dxa"/>
            <w:vAlign w:val="center"/>
          </w:tcPr>
          <w:p w14:paraId="157FBFE7" w14:textId="59D174B8" w:rsidR="2DC1DD6A" w:rsidRDefault="2DC1DD6A" w:rsidP="2DC1DD6A">
            <w:pPr>
              <w:spacing w:after="0"/>
              <w:jc w:val="center"/>
            </w:pPr>
            <w:r w:rsidRPr="2DC1DD6A">
              <w:rPr>
                <w:b/>
                <w:bCs/>
              </w:rPr>
              <w:t>Subnet Mask</w:t>
            </w:r>
          </w:p>
        </w:tc>
        <w:tc>
          <w:tcPr>
            <w:tcW w:w="1360" w:type="dxa"/>
            <w:vAlign w:val="center"/>
          </w:tcPr>
          <w:p w14:paraId="451C01A9" w14:textId="090CCED7" w:rsidR="2DC1DD6A" w:rsidRDefault="2DC1DD6A" w:rsidP="2DC1DD6A">
            <w:pPr>
              <w:spacing w:after="0"/>
              <w:jc w:val="center"/>
            </w:pPr>
            <w:r w:rsidRPr="2DC1DD6A">
              <w:rPr>
                <w:b/>
                <w:bCs/>
              </w:rPr>
              <w:t>Block Size</w:t>
            </w:r>
          </w:p>
        </w:tc>
      </w:tr>
      <w:tr w:rsidR="2DC1DD6A" w14:paraId="774A5A7A" w14:textId="77777777" w:rsidTr="001267F5">
        <w:trPr>
          <w:trHeight w:val="300"/>
        </w:trPr>
        <w:tc>
          <w:tcPr>
            <w:tcW w:w="1540" w:type="dxa"/>
            <w:vAlign w:val="center"/>
          </w:tcPr>
          <w:p w14:paraId="067CB813" w14:textId="519CFFDD" w:rsidR="2DC1DD6A" w:rsidRDefault="2DC1DD6A" w:rsidP="2DC1DD6A">
            <w:pPr>
              <w:spacing w:after="0"/>
            </w:pPr>
            <w:r>
              <w:t>IT</w:t>
            </w:r>
          </w:p>
        </w:tc>
        <w:tc>
          <w:tcPr>
            <w:tcW w:w="1693" w:type="dxa"/>
            <w:vAlign w:val="center"/>
          </w:tcPr>
          <w:p w14:paraId="43D2730B" w14:textId="21306452" w:rsidR="2DC1DD6A" w:rsidRDefault="2DC1DD6A" w:rsidP="2DC1DD6A">
            <w:pPr>
              <w:spacing w:after="0"/>
            </w:pPr>
            <w:r>
              <w:t>100</w:t>
            </w:r>
          </w:p>
        </w:tc>
        <w:tc>
          <w:tcPr>
            <w:tcW w:w="1654" w:type="dxa"/>
            <w:vAlign w:val="center"/>
          </w:tcPr>
          <w:p w14:paraId="61C57EA9" w14:textId="15AA38EB" w:rsidR="2DC1DD6A" w:rsidRDefault="2DC1DD6A" w:rsidP="2DC1DD6A">
            <w:pPr>
              <w:spacing w:after="0"/>
            </w:pPr>
            <w:r>
              <w:t>/25</w:t>
            </w:r>
          </w:p>
        </w:tc>
        <w:tc>
          <w:tcPr>
            <w:tcW w:w="1360" w:type="dxa"/>
            <w:vAlign w:val="center"/>
          </w:tcPr>
          <w:p w14:paraId="7CECF2A6" w14:textId="1BEB1107" w:rsidR="2DC1DD6A" w:rsidRDefault="2DC1DD6A" w:rsidP="2DC1DD6A">
            <w:pPr>
              <w:spacing w:after="0"/>
            </w:pPr>
            <w:r>
              <w:t>128</w:t>
            </w:r>
          </w:p>
        </w:tc>
      </w:tr>
      <w:tr w:rsidR="2DC1DD6A" w14:paraId="28B4DCBC" w14:textId="77777777" w:rsidTr="001267F5">
        <w:trPr>
          <w:trHeight w:val="300"/>
        </w:trPr>
        <w:tc>
          <w:tcPr>
            <w:tcW w:w="1540" w:type="dxa"/>
            <w:vAlign w:val="center"/>
          </w:tcPr>
          <w:p w14:paraId="5C048FE2" w14:textId="3E510ED9" w:rsidR="2DC1DD6A" w:rsidRDefault="2DC1DD6A" w:rsidP="2DC1DD6A">
            <w:pPr>
              <w:spacing w:after="0"/>
            </w:pPr>
            <w:r>
              <w:t>Sales</w:t>
            </w:r>
          </w:p>
        </w:tc>
        <w:tc>
          <w:tcPr>
            <w:tcW w:w="1693" w:type="dxa"/>
            <w:vAlign w:val="center"/>
          </w:tcPr>
          <w:p w14:paraId="7E874FF4" w14:textId="614FD80E" w:rsidR="2DC1DD6A" w:rsidRDefault="2DC1DD6A" w:rsidP="2DC1DD6A">
            <w:pPr>
              <w:spacing w:after="0"/>
            </w:pPr>
            <w:r>
              <w:t>50</w:t>
            </w:r>
          </w:p>
        </w:tc>
        <w:tc>
          <w:tcPr>
            <w:tcW w:w="1654" w:type="dxa"/>
            <w:vAlign w:val="center"/>
          </w:tcPr>
          <w:p w14:paraId="11F412EF" w14:textId="49990D14" w:rsidR="2DC1DD6A" w:rsidRDefault="2DC1DD6A" w:rsidP="2DC1DD6A">
            <w:pPr>
              <w:spacing w:after="0"/>
            </w:pPr>
            <w:r>
              <w:t>/26</w:t>
            </w:r>
          </w:p>
        </w:tc>
        <w:tc>
          <w:tcPr>
            <w:tcW w:w="1360" w:type="dxa"/>
            <w:vAlign w:val="center"/>
          </w:tcPr>
          <w:p w14:paraId="62573795" w14:textId="2C4F6F8C" w:rsidR="2DC1DD6A" w:rsidRDefault="2DC1DD6A" w:rsidP="2DC1DD6A">
            <w:pPr>
              <w:spacing w:after="0"/>
            </w:pPr>
            <w:r>
              <w:t>64</w:t>
            </w:r>
          </w:p>
        </w:tc>
      </w:tr>
      <w:tr w:rsidR="2DC1DD6A" w14:paraId="5E5ED003" w14:textId="77777777" w:rsidTr="001267F5">
        <w:trPr>
          <w:trHeight w:val="300"/>
        </w:trPr>
        <w:tc>
          <w:tcPr>
            <w:tcW w:w="1540" w:type="dxa"/>
            <w:vAlign w:val="center"/>
          </w:tcPr>
          <w:p w14:paraId="61619F39" w14:textId="7D442B4A" w:rsidR="2DC1DD6A" w:rsidRDefault="2DC1DD6A" w:rsidP="2DC1DD6A">
            <w:pPr>
              <w:spacing w:after="0"/>
            </w:pPr>
            <w:r>
              <w:t>HR</w:t>
            </w:r>
          </w:p>
        </w:tc>
        <w:tc>
          <w:tcPr>
            <w:tcW w:w="1693" w:type="dxa"/>
            <w:vAlign w:val="center"/>
          </w:tcPr>
          <w:p w14:paraId="71D629B3" w14:textId="01985886" w:rsidR="2DC1DD6A" w:rsidRDefault="2DC1DD6A" w:rsidP="2DC1DD6A">
            <w:pPr>
              <w:spacing w:after="0"/>
            </w:pPr>
            <w:r>
              <w:t>30</w:t>
            </w:r>
          </w:p>
        </w:tc>
        <w:tc>
          <w:tcPr>
            <w:tcW w:w="1654" w:type="dxa"/>
            <w:vAlign w:val="center"/>
          </w:tcPr>
          <w:p w14:paraId="30AC694B" w14:textId="11E396C1" w:rsidR="2DC1DD6A" w:rsidRDefault="2DC1DD6A" w:rsidP="2DC1DD6A">
            <w:pPr>
              <w:spacing w:after="0"/>
            </w:pPr>
            <w:r>
              <w:t>/27</w:t>
            </w:r>
          </w:p>
        </w:tc>
        <w:tc>
          <w:tcPr>
            <w:tcW w:w="1360" w:type="dxa"/>
            <w:vAlign w:val="center"/>
          </w:tcPr>
          <w:p w14:paraId="2B04F369" w14:textId="1673CA54" w:rsidR="2DC1DD6A" w:rsidRDefault="2DC1DD6A" w:rsidP="2DC1DD6A">
            <w:pPr>
              <w:spacing w:after="0"/>
            </w:pPr>
            <w:r>
              <w:t>32</w:t>
            </w:r>
          </w:p>
        </w:tc>
      </w:tr>
      <w:tr w:rsidR="2DC1DD6A" w14:paraId="1214E6CA" w14:textId="77777777" w:rsidTr="001267F5">
        <w:trPr>
          <w:trHeight w:val="300"/>
        </w:trPr>
        <w:tc>
          <w:tcPr>
            <w:tcW w:w="1540" w:type="dxa"/>
            <w:vAlign w:val="center"/>
          </w:tcPr>
          <w:p w14:paraId="59D990F2" w14:textId="424C6219" w:rsidR="2DC1DD6A" w:rsidRDefault="2DC1DD6A" w:rsidP="2DC1DD6A">
            <w:pPr>
              <w:spacing w:after="0"/>
            </w:pPr>
            <w:r>
              <w:t>Operations</w:t>
            </w:r>
          </w:p>
        </w:tc>
        <w:tc>
          <w:tcPr>
            <w:tcW w:w="1693" w:type="dxa"/>
            <w:vAlign w:val="center"/>
          </w:tcPr>
          <w:p w14:paraId="697ACDB1" w14:textId="60443704" w:rsidR="2DC1DD6A" w:rsidRDefault="2DC1DD6A" w:rsidP="2DC1DD6A">
            <w:pPr>
              <w:spacing w:after="0"/>
            </w:pPr>
            <w:r>
              <w:t>20</w:t>
            </w:r>
          </w:p>
        </w:tc>
        <w:tc>
          <w:tcPr>
            <w:tcW w:w="1654" w:type="dxa"/>
            <w:vAlign w:val="center"/>
          </w:tcPr>
          <w:p w14:paraId="7E1567B2" w14:textId="37D5641C" w:rsidR="2DC1DD6A" w:rsidRDefault="2DC1DD6A" w:rsidP="2DC1DD6A">
            <w:pPr>
              <w:spacing w:after="0"/>
            </w:pPr>
            <w:r>
              <w:t>/27</w:t>
            </w:r>
          </w:p>
        </w:tc>
        <w:tc>
          <w:tcPr>
            <w:tcW w:w="1360" w:type="dxa"/>
            <w:vAlign w:val="center"/>
          </w:tcPr>
          <w:p w14:paraId="2AB60941" w14:textId="0F116D1E" w:rsidR="2DC1DD6A" w:rsidRDefault="2DC1DD6A" w:rsidP="2DC1DD6A">
            <w:pPr>
              <w:spacing w:after="0"/>
            </w:pPr>
            <w:r>
              <w:t>32</w:t>
            </w:r>
          </w:p>
        </w:tc>
      </w:tr>
    </w:tbl>
    <w:p w14:paraId="47594E67" w14:textId="7B4DDD66" w:rsidR="2DC1DD6A" w:rsidRDefault="2DC1DD6A"/>
    <w:p w14:paraId="5B75518C" w14:textId="24E969E0" w:rsidR="2DC1DD6A" w:rsidRDefault="2DC1DD6A" w:rsidP="2DC1DD6A">
      <w:pPr>
        <w:pStyle w:val="Heading3"/>
        <w:spacing w:before="281" w:after="281"/>
      </w:pPr>
      <w:r w:rsidRPr="2DC1DD6A">
        <w:rPr>
          <w:b/>
          <w:bCs/>
        </w:rPr>
        <w:lastRenderedPageBreak/>
        <w:t>✅ Step 2: Subnet Allocation (VLSM)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1147"/>
        <w:gridCol w:w="1807"/>
        <w:gridCol w:w="614"/>
        <w:gridCol w:w="3240"/>
        <w:gridCol w:w="1918"/>
      </w:tblGrid>
      <w:tr w:rsidR="2DC1DD6A" w14:paraId="46112AC8" w14:textId="77777777" w:rsidTr="001267F5">
        <w:trPr>
          <w:trHeight w:val="300"/>
        </w:trPr>
        <w:tc>
          <w:tcPr>
            <w:tcW w:w="1147" w:type="dxa"/>
            <w:vAlign w:val="center"/>
          </w:tcPr>
          <w:p w14:paraId="658D5CF3" w14:textId="11BF8AFB" w:rsidR="2DC1DD6A" w:rsidRDefault="2DC1DD6A" w:rsidP="2DC1DD6A">
            <w:pPr>
              <w:spacing w:after="0"/>
              <w:jc w:val="center"/>
            </w:pPr>
            <w:r w:rsidRPr="2DC1DD6A">
              <w:rPr>
                <w:b/>
                <w:bCs/>
              </w:rPr>
              <w:t>Dept</w:t>
            </w:r>
          </w:p>
        </w:tc>
        <w:tc>
          <w:tcPr>
            <w:tcW w:w="1807" w:type="dxa"/>
            <w:vAlign w:val="center"/>
          </w:tcPr>
          <w:p w14:paraId="43F56DC8" w14:textId="16A7DE23" w:rsidR="2DC1DD6A" w:rsidRDefault="2DC1DD6A" w:rsidP="2DC1DD6A">
            <w:pPr>
              <w:spacing w:after="0"/>
              <w:jc w:val="center"/>
            </w:pPr>
            <w:r w:rsidRPr="2DC1DD6A">
              <w:rPr>
                <w:b/>
                <w:bCs/>
              </w:rPr>
              <w:t>Subnet Address</w:t>
            </w:r>
          </w:p>
        </w:tc>
        <w:tc>
          <w:tcPr>
            <w:tcW w:w="614" w:type="dxa"/>
            <w:vAlign w:val="center"/>
          </w:tcPr>
          <w:p w14:paraId="6F73CD46" w14:textId="76F2D5DC" w:rsidR="2DC1DD6A" w:rsidRDefault="2DC1DD6A" w:rsidP="2DC1DD6A">
            <w:pPr>
              <w:spacing w:after="0"/>
              <w:jc w:val="center"/>
            </w:pPr>
            <w:r w:rsidRPr="2DC1DD6A">
              <w:rPr>
                <w:b/>
                <w:bCs/>
              </w:rPr>
              <w:t>CIDR</w:t>
            </w:r>
          </w:p>
        </w:tc>
        <w:tc>
          <w:tcPr>
            <w:tcW w:w="3240" w:type="dxa"/>
            <w:vAlign w:val="center"/>
          </w:tcPr>
          <w:p w14:paraId="7ECB5C3C" w14:textId="11403DCC" w:rsidR="2DC1DD6A" w:rsidRDefault="2DC1DD6A" w:rsidP="2DC1DD6A">
            <w:pPr>
              <w:spacing w:after="0"/>
              <w:jc w:val="center"/>
            </w:pPr>
            <w:r w:rsidRPr="2DC1DD6A">
              <w:rPr>
                <w:b/>
                <w:bCs/>
              </w:rPr>
              <w:t>Usable IP Range</w:t>
            </w:r>
          </w:p>
        </w:tc>
        <w:tc>
          <w:tcPr>
            <w:tcW w:w="1918" w:type="dxa"/>
            <w:vAlign w:val="center"/>
          </w:tcPr>
          <w:p w14:paraId="2A5DA6E0" w14:textId="4B066157" w:rsidR="2DC1DD6A" w:rsidRDefault="2DC1DD6A" w:rsidP="2DC1DD6A">
            <w:pPr>
              <w:spacing w:after="0"/>
              <w:jc w:val="center"/>
            </w:pPr>
            <w:r w:rsidRPr="2DC1DD6A">
              <w:rPr>
                <w:b/>
                <w:bCs/>
              </w:rPr>
              <w:t>Broadcast Address</w:t>
            </w:r>
          </w:p>
        </w:tc>
      </w:tr>
      <w:tr w:rsidR="2DC1DD6A" w14:paraId="51808A67" w14:textId="77777777" w:rsidTr="001267F5">
        <w:trPr>
          <w:trHeight w:val="300"/>
        </w:trPr>
        <w:tc>
          <w:tcPr>
            <w:tcW w:w="1147" w:type="dxa"/>
            <w:vAlign w:val="center"/>
          </w:tcPr>
          <w:p w14:paraId="610CD693" w14:textId="06E4FC37" w:rsidR="2DC1DD6A" w:rsidRDefault="2DC1DD6A" w:rsidP="2DC1DD6A">
            <w:pPr>
              <w:spacing w:after="0"/>
            </w:pPr>
            <w:r w:rsidRPr="2DC1DD6A">
              <w:rPr>
                <w:b/>
                <w:bCs/>
              </w:rPr>
              <w:t>IT</w:t>
            </w:r>
          </w:p>
        </w:tc>
        <w:tc>
          <w:tcPr>
            <w:tcW w:w="1807" w:type="dxa"/>
            <w:vAlign w:val="center"/>
          </w:tcPr>
          <w:p w14:paraId="01CE63C3" w14:textId="7390386E" w:rsidR="2DC1DD6A" w:rsidRDefault="2DC1DD6A" w:rsidP="2DC1DD6A">
            <w:pPr>
              <w:spacing w:after="0"/>
            </w:pPr>
            <w:r>
              <w:t>192.168.10.0/25</w:t>
            </w:r>
          </w:p>
        </w:tc>
        <w:tc>
          <w:tcPr>
            <w:tcW w:w="614" w:type="dxa"/>
            <w:vAlign w:val="center"/>
          </w:tcPr>
          <w:p w14:paraId="5E9E3C67" w14:textId="31BB69A0" w:rsidR="2DC1DD6A" w:rsidRDefault="2DC1DD6A" w:rsidP="2DC1DD6A">
            <w:pPr>
              <w:spacing w:after="0"/>
            </w:pPr>
            <w:r>
              <w:t>/25</w:t>
            </w:r>
          </w:p>
        </w:tc>
        <w:tc>
          <w:tcPr>
            <w:tcW w:w="3240" w:type="dxa"/>
            <w:vAlign w:val="center"/>
          </w:tcPr>
          <w:p w14:paraId="280AB9D6" w14:textId="0FDA0494" w:rsidR="2DC1DD6A" w:rsidRDefault="2DC1DD6A" w:rsidP="2DC1DD6A">
            <w:pPr>
              <w:spacing w:after="0"/>
            </w:pPr>
            <w:r>
              <w:t>192.168.10.1 – 192.168.10.126</w:t>
            </w:r>
          </w:p>
        </w:tc>
        <w:tc>
          <w:tcPr>
            <w:tcW w:w="1918" w:type="dxa"/>
            <w:vAlign w:val="center"/>
          </w:tcPr>
          <w:p w14:paraId="51515946" w14:textId="7CEB414F" w:rsidR="2DC1DD6A" w:rsidRDefault="2DC1DD6A" w:rsidP="2DC1DD6A">
            <w:pPr>
              <w:spacing w:after="0"/>
            </w:pPr>
            <w:r>
              <w:t>192.168.10.127</w:t>
            </w:r>
          </w:p>
        </w:tc>
      </w:tr>
      <w:tr w:rsidR="2DC1DD6A" w14:paraId="53994688" w14:textId="77777777" w:rsidTr="001267F5">
        <w:trPr>
          <w:trHeight w:val="300"/>
        </w:trPr>
        <w:tc>
          <w:tcPr>
            <w:tcW w:w="1147" w:type="dxa"/>
            <w:vAlign w:val="center"/>
          </w:tcPr>
          <w:p w14:paraId="141A9557" w14:textId="48394073" w:rsidR="2DC1DD6A" w:rsidRDefault="2DC1DD6A" w:rsidP="2DC1DD6A">
            <w:pPr>
              <w:spacing w:after="0"/>
            </w:pPr>
            <w:r w:rsidRPr="2DC1DD6A">
              <w:rPr>
                <w:b/>
                <w:bCs/>
              </w:rPr>
              <w:t>Sales</w:t>
            </w:r>
          </w:p>
        </w:tc>
        <w:tc>
          <w:tcPr>
            <w:tcW w:w="1807" w:type="dxa"/>
            <w:vAlign w:val="center"/>
          </w:tcPr>
          <w:p w14:paraId="31D2C8DF" w14:textId="01826483" w:rsidR="2DC1DD6A" w:rsidRDefault="2DC1DD6A" w:rsidP="2DC1DD6A">
            <w:pPr>
              <w:spacing w:after="0"/>
            </w:pPr>
            <w:r>
              <w:t>192.168.10.128/26</w:t>
            </w:r>
          </w:p>
        </w:tc>
        <w:tc>
          <w:tcPr>
            <w:tcW w:w="614" w:type="dxa"/>
            <w:vAlign w:val="center"/>
          </w:tcPr>
          <w:p w14:paraId="67CCBFB9" w14:textId="5778BBF6" w:rsidR="2DC1DD6A" w:rsidRDefault="2DC1DD6A" w:rsidP="2DC1DD6A">
            <w:pPr>
              <w:spacing w:after="0"/>
            </w:pPr>
            <w:r>
              <w:t>/26</w:t>
            </w:r>
          </w:p>
        </w:tc>
        <w:tc>
          <w:tcPr>
            <w:tcW w:w="3240" w:type="dxa"/>
            <w:vAlign w:val="center"/>
          </w:tcPr>
          <w:p w14:paraId="010FA000" w14:textId="7EB7ED1F" w:rsidR="2DC1DD6A" w:rsidRDefault="2DC1DD6A" w:rsidP="2DC1DD6A">
            <w:pPr>
              <w:spacing w:after="0"/>
            </w:pPr>
            <w:r>
              <w:t>192.168.10.129 – 192.168.10.190</w:t>
            </w:r>
          </w:p>
        </w:tc>
        <w:tc>
          <w:tcPr>
            <w:tcW w:w="1918" w:type="dxa"/>
            <w:vAlign w:val="center"/>
          </w:tcPr>
          <w:p w14:paraId="2D6FB2CA" w14:textId="46F713E8" w:rsidR="2DC1DD6A" w:rsidRDefault="2DC1DD6A" w:rsidP="2DC1DD6A">
            <w:pPr>
              <w:spacing w:after="0"/>
            </w:pPr>
            <w:r>
              <w:t>192.168.10.191</w:t>
            </w:r>
          </w:p>
        </w:tc>
      </w:tr>
      <w:tr w:rsidR="2DC1DD6A" w14:paraId="3E9A0D79" w14:textId="77777777" w:rsidTr="001267F5">
        <w:trPr>
          <w:trHeight w:val="300"/>
        </w:trPr>
        <w:tc>
          <w:tcPr>
            <w:tcW w:w="1147" w:type="dxa"/>
            <w:vAlign w:val="center"/>
          </w:tcPr>
          <w:p w14:paraId="0B5979F2" w14:textId="5477E943" w:rsidR="2DC1DD6A" w:rsidRDefault="2DC1DD6A" w:rsidP="2DC1DD6A">
            <w:pPr>
              <w:spacing w:after="0"/>
            </w:pPr>
            <w:r w:rsidRPr="2DC1DD6A">
              <w:rPr>
                <w:b/>
                <w:bCs/>
              </w:rPr>
              <w:t>HR</w:t>
            </w:r>
          </w:p>
        </w:tc>
        <w:tc>
          <w:tcPr>
            <w:tcW w:w="1807" w:type="dxa"/>
            <w:vAlign w:val="center"/>
          </w:tcPr>
          <w:p w14:paraId="6196D807" w14:textId="430093A2" w:rsidR="2DC1DD6A" w:rsidRDefault="2DC1DD6A" w:rsidP="2DC1DD6A">
            <w:pPr>
              <w:spacing w:after="0"/>
            </w:pPr>
            <w:r>
              <w:t>192.168.10.192/27</w:t>
            </w:r>
          </w:p>
        </w:tc>
        <w:tc>
          <w:tcPr>
            <w:tcW w:w="614" w:type="dxa"/>
            <w:vAlign w:val="center"/>
          </w:tcPr>
          <w:p w14:paraId="25D40547" w14:textId="79BE4491" w:rsidR="2DC1DD6A" w:rsidRDefault="2DC1DD6A" w:rsidP="2DC1DD6A">
            <w:pPr>
              <w:spacing w:after="0"/>
            </w:pPr>
            <w:r>
              <w:t>/27</w:t>
            </w:r>
          </w:p>
        </w:tc>
        <w:tc>
          <w:tcPr>
            <w:tcW w:w="3240" w:type="dxa"/>
            <w:vAlign w:val="center"/>
          </w:tcPr>
          <w:p w14:paraId="39C2369A" w14:textId="7F1C0899" w:rsidR="2DC1DD6A" w:rsidRDefault="2DC1DD6A" w:rsidP="2DC1DD6A">
            <w:pPr>
              <w:spacing w:after="0"/>
            </w:pPr>
            <w:r>
              <w:t>192.168.10.193 – 192.168.10.222</w:t>
            </w:r>
          </w:p>
        </w:tc>
        <w:tc>
          <w:tcPr>
            <w:tcW w:w="1918" w:type="dxa"/>
            <w:vAlign w:val="center"/>
          </w:tcPr>
          <w:p w14:paraId="2A1554BF" w14:textId="5748F35E" w:rsidR="2DC1DD6A" w:rsidRDefault="2DC1DD6A" w:rsidP="2DC1DD6A">
            <w:pPr>
              <w:spacing w:after="0"/>
            </w:pPr>
            <w:r>
              <w:t>192.168.10.223</w:t>
            </w:r>
          </w:p>
        </w:tc>
      </w:tr>
      <w:tr w:rsidR="2DC1DD6A" w14:paraId="5E02CE66" w14:textId="77777777" w:rsidTr="001267F5">
        <w:trPr>
          <w:trHeight w:val="300"/>
        </w:trPr>
        <w:tc>
          <w:tcPr>
            <w:tcW w:w="1147" w:type="dxa"/>
            <w:vAlign w:val="center"/>
          </w:tcPr>
          <w:p w14:paraId="63D71E57" w14:textId="4BFD007C" w:rsidR="2DC1DD6A" w:rsidRDefault="2DC1DD6A" w:rsidP="2DC1DD6A">
            <w:pPr>
              <w:spacing w:after="0"/>
            </w:pPr>
            <w:r w:rsidRPr="2DC1DD6A">
              <w:rPr>
                <w:b/>
                <w:bCs/>
              </w:rPr>
              <w:t>Operations</w:t>
            </w:r>
          </w:p>
        </w:tc>
        <w:tc>
          <w:tcPr>
            <w:tcW w:w="1807" w:type="dxa"/>
            <w:vAlign w:val="center"/>
          </w:tcPr>
          <w:p w14:paraId="4683A8A6" w14:textId="49FC447F" w:rsidR="2DC1DD6A" w:rsidRDefault="2DC1DD6A" w:rsidP="2DC1DD6A">
            <w:pPr>
              <w:spacing w:after="0"/>
            </w:pPr>
            <w:r>
              <w:t>192.168.10.224/27</w:t>
            </w:r>
          </w:p>
        </w:tc>
        <w:tc>
          <w:tcPr>
            <w:tcW w:w="614" w:type="dxa"/>
            <w:vAlign w:val="center"/>
          </w:tcPr>
          <w:p w14:paraId="56D57837" w14:textId="62592E58" w:rsidR="2DC1DD6A" w:rsidRDefault="2DC1DD6A" w:rsidP="2DC1DD6A">
            <w:pPr>
              <w:spacing w:after="0"/>
            </w:pPr>
            <w:r>
              <w:t>/27</w:t>
            </w:r>
          </w:p>
        </w:tc>
        <w:tc>
          <w:tcPr>
            <w:tcW w:w="3240" w:type="dxa"/>
            <w:vAlign w:val="center"/>
          </w:tcPr>
          <w:p w14:paraId="0BA7B5B6" w14:textId="31C1478C" w:rsidR="2DC1DD6A" w:rsidRDefault="2DC1DD6A" w:rsidP="2DC1DD6A">
            <w:pPr>
              <w:spacing w:after="0"/>
            </w:pPr>
            <w:r>
              <w:t>192.168.10.225 – 192.168.10.254</w:t>
            </w:r>
          </w:p>
        </w:tc>
        <w:tc>
          <w:tcPr>
            <w:tcW w:w="1918" w:type="dxa"/>
            <w:vAlign w:val="center"/>
          </w:tcPr>
          <w:p w14:paraId="3C542973" w14:textId="6C459249" w:rsidR="2DC1DD6A" w:rsidRDefault="2DC1DD6A" w:rsidP="2DC1DD6A">
            <w:pPr>
              <w:spacing w:after="0"/>
            </w:pPr>
            <w:r>
              <w:t>192.168.10.255</w:t>
            </w:r>
          </w:p>
        </w:tc>
      </w:tr>
    </w:tbl>
    <w:p w14:paraId="6A7E1B17" w14:textId="31F32370" w:rsidR="2DC1DD6A" w:rsidRDefault="2DC1DD6A"/>
    <w:p w14:paraId="7CF0FC0F" w14:textId="0752091F" w:rsidR="2DC1DD6A" w:rsidRDefault="2DC1DD6A" w:rsidP="2DC1DD6A">
      <w:pPr>
        <w:pStyle w:val="Heading3"/>
        <w:spacing w:before="281" w:after="281"/>
      </w:pPr>
      <w:r w:rsidRPr="2DC1DD6A">
        <w:rPr>
          <w:b/>
          <w:bCs/>
        </w:rPr>
        <w:t>✅ Explanation:</w:t>
      </w:r>
    </w:p>
    <w:p w14:paraId="2C47976E" w14:textId="4273C6CC" w:rsidR="2DC1DD6A" w:rsidRDefault="2DC1DD6A" w:rsidP="001267F5">
      <w:pPr>
        <w:pStyle w:val="ListParagraph"/>
        <w:numPr>
          <w:ilvl w:val="0"/>
          <w:numId w:val="238"/>
        </w:numPr>
        <w:spacing w:before="240" w:after="240"/>
      </w:pPr>
      <w:r w:rsidRPr="2DC1DD6A">
        <w:t xml:space="preserve">Each subnet is sized to the </w:t>
      </w:r>
      <w:r w:rsidRPr="2DC1DD6A">
        <w:rPr>
          <w:b/>
          <w:bCs/>
        </w:rPr>
        <w:t>nearest power of 2</w:t>
      </w:r>
      <w:r w:rsidRPr="2DC1DD6A">
        <w:t xml:space="preserve"> ≥ host requirement (subtracting 2 for network and broadcast).</w:t>
      </w:r>
    </w:p>
    <w:p w14:paraId="6CE29886" w14:textId="70326BAE" w:rsidR="2DC1DD6A" w:rsidRDefault="2DC1DD6A" w:rsidP="001267F5">
      <w:pPr>
        <w:pStyle w:val="ListParagraph"/>
        <w:numPr>
          <w:ilvl w:val="0"/>
          <w:numId w:val="238"/>
        </w:numPr>
        <w:spacing w:before="240" w:after="240"/>
      </w:pPr>
      <w:r w:rsidRPr="2DC1DD6A">
        <w:rPr>
          <w:b/>
          <w:bCs/>
        </w:rPr>
        <w:t>No overlapping</w:t>
      </w:r>
      <w:r w:rsidRPr="2DC1DD6A">
        <w:t xml:space="preserve">, and all 256 IPs are fully utilized with </w:t>
      </w:r>
      <w:r w:rsidRPr="2DC1DD6A">
        <w:rPr>
          <w:b/>
          <w:bCs/>
        </w:rPr>
        <w:t>minimal waste</w:t>
      </w:r>
      <w:r w:rsidRPr="2DC1DD6A">
        <w:t>.</w:t>
      </w:r>
    </w:p>
    <w:p w14:paraId="482B2642" w14:textId="32BDA8C1" w:rsidR="2DC1DD6A" w:rsidRDefault="2DC1DD6A" w:rsidP="00665E65">
      <w:pPr>
        <w:pStyle w:val="ListParagraph"/>
        <w:numPr>
          <w:ilvl w:val="0"/>
          <w:numId w:val="238"/>
        </w:numPr>
        <w:spacing w:before="240" w:after="240"/>
        <w:jc w:val="both"/>
      </w:pPr>
      <w:r w:rsidRPr="2DC1DD6A">
        <w:t xml:space="preserve">VLSM ensures the </w:t>
      </w:r>
      <w:r w:rsidRPr="2DC1DD6A">
        <w:rPr>
          <w:b/>
          <w:bCs/>
        </w:rPr>
        <w:t>largest department gets the largest block</w:t>
      </w:r>
      <w:r w:rsidRPr="2DC1DD6A">
        <w:t>, then remaining space is divided efficiently.</w:t>
      </w:r>
    </w:p>
    <w:p w14:paraId="799C2243" w14:textId="5A458F23" w:rsidR="2DC1DD6A" w:rsidRDefault="2DC1DD6A"/>
    <w:p w14:paraId="5697D288" w14:textId="6BF66630" w:rsidR="2DC1DD6A" w:rsidRDefault="2DC1DD6A" w:rsidP="2DC1DD6A">
      <w:pPr>
        <w:pStyle w:val="Heading3"/>
        <w:spacing w:before="281" w:after="281"/>
      </w:pPr>
      <w:r w:rsidRPr="2DC1DD6A">
        <w:rPr>
          <w:b/>
          <w:bCs/>
        </w:rPr>
        <w:t>✅ Summary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1540"/>
        <w:gridCol w:w="1693"/>
        <w:gridCol w:w="2107"/>
        <w:gridCol w:w="3540"/>
      </w:tblGrid>
      <w:tr w:rsidR="2DC1DD6A" w14:paraId="2B545629" w14:textId="77777777" w:rsidTr="003345C1">
        <w:trPr>
          <w:trHeight w:val="300"/>
        </w:trPr>
        <w:tc>
          <w:tcPr>
            <w:tcW w:w="1540" w:type="dxa"/>
            <w:vAlign w:val="center"/>
          </w:tcPr>
          <w:p w14:paraId="16E7537C" w14:textId="5172398F" w:rsidR="2DC1DD6A" w:rsidRDefault="2DC1DD6A" w:rsidP="2DC1DD6A">
            <w:pPr>
              <w:spacing w:after="0"/>
              <w:jc w:val="center"/>
            </w:pPr>
            <w:r w:rsidRPr="2DC1DD6A">
              <w:rPr>
                <w:b/>
                <w:bCs/>
              </w:rPr>
              <w:t>Department</w:t>
            </w:r>
          </w:p>
        </w:tc>
        <w:tc>
          <w:tcPr>
            <w:tcW w:w="1693" w:type="dxa"/>
            <w:vAlign w:val="center"/>
          </w:tcPr>
          <w:p w14:paraId="22B40D52" w14:textId="1CE35EEE" w:rsidR="2DC1DD6A" w:rsidRDefault="2DC1DD6A" w:rsidP="2DC1DD6A">
            <w:pPr>
              <w:spacing w:after="0"/>
              <w:jc w:val="center"/>
            </w:pPr>
            <w:r w:rsidRPr="2DC1DD6A">
              <w:rPr>
                <w:b/>
                <w:bCs/>
              </w:rPr>
              <w:t>Hosts Needed</w:t>
            </w:r>
          </w:p>
        </w:tc>
        <w:tc>
          <w:tcPr>
            <w:tcW w:w="2107" w:type="dxa"/>
            <w:vAlign w:val="center"/>
          </w:tcPr>
          <w:p w14:paraId="783EC30B" w14:textId="618CD442" w:rsidR="2DC1DD6A" w:rsidRDefault="2DC1DD6A" w:rsidP="2DC1DD6A">
            <w:pPr>
              <w:spacing w:after="0"/>
              <w:jc w:val="center"/>
            </w:pPr>
            <w:r w:rsidRPr="2DC1DD6A">
              <w:rPr>
                <w:b/>
                <w:bCs/>
              </w:rPr>
              <w:t>Subnet</w:t>
            </w:r>
          </w:p>
        </w:tc>
        <w:tc>
          <w:tcPr>
            <w:tcW w:w="3540" w:type="dxa"/>
            <w:vAlign w:val="center"/>
          </w:tcPr>
          <w:p w14:paraId="215BCC84" w14:textId="1243B1C9" w:rsidR="2DC1DD6A" w:rsidRDefault="2DC1DD6A" w:rsidP="2DC1DD6A">
            <w:pPr>
              <w:spacing w:after="0"/>
              <w:jc w:val="center"/>
            </w:pPr>
            <w:r w:rsidRPr="2DC1DD6A">
              <w:rPr>
                <w:b/>
                <w:bCs/>
              </w:rPr>
              <w:t>Usable IP Range</w:t>
            </w:r>
          </w:p>
        </w:tc>
      </w:tr>
      <w:tr w:rsidR="2DC1DD6A" w14:paraId="6379E547" w14:textId="77777777" w:rsidTr="003345C1">
        <w:trPr>
          <w:trHeight w:val="300"/>
        </w:trPr>
        <w:tc>
          <w:tcPr>
            <w:tcW w:w="1540" w:type="dxa"/>
            <w:vAlign w:val="center"/>
          </w:tcPr>
          <w:p w14:paraId="6EF1E9EF" w14:textId="51354C3A" w:rsidR="2DC1DD6A" w:rsidRDefault="2DC1DD6A" w:rsidP="2DC1DD6A">
            <w:pPr>
              <w:spacing w:after="0"/>
            </w:pPr>
            <w:r>
              <w:t>IT</w:t>
            </w:r>
          </w:p>
        </w:tc>
        <w:tc>
          <w:tcPr>
            <w:tcW w:w="1693" w:type="dxa"/>
            <w:vAlign w:val="center"/>
          </w:tcPr>
          <w:p w14:paraId="7CADEC0B" w14:textId="270C92B4" w:rsidR="2DC1DD6A" w:rsidRDefault="2DC1DD6A" w:rsidP="2DC1DD6A">
            <w:pPr>
              <w:spacing w:after="0"/>
            </w:pPr>
            <w:r>
              <w:t>100</w:t>
            </w:r>
          </w:p>
        </w:tc>
        <w:tc>
          <w:tcPr>
            <w:tcW w:w="2107" w:type="dxa"/>
            <w:vAlign w:val="center"/>
          </w:tcPr>
          <w:p w14:paraId="57975917" w14:textId="63615211" w:rsidR="2DC1DD6A" w:rsidRDefault="2DC1DD6A" w:rsidP="2DC1DD6A">
            <w:pPr>
              <w:spacing w:after="0"/>
            </w:pPr>
            <w:r>
              <w:t>192.168.10.0/25</w:t>
            </w:r>
          </w:p>
        </w:tc>
        <w:tc>
          <w:tcPr>
            <w:tcW w:w="3540" w:type="dxa"/>
            <w:vAlign w:val="center"/>
          </w:tcPr>
          <w:p w14:paraId="1C648E0C" w14:textId="18696538" w:rsidR="2DC1DD6A" w:rsidRDefault="2DC1DD6A" w:rsidP="2DC1DD6A">
            <w:pPr>
              <w:spacing w:after="0"/>
            </w:pPr>
            <w:r>
              <w:t>192.168.10.1 – 192.168.10.126</w:t>
            </w:r>
          </w:p>
        </w:tc>
      </w:tr>
      <w:tr w:rsidR="2DC1DD6A" w14:paraId="6C90C749" w14:textId="77777777" w:rsidTr="003345C1">
        <w:trPr>
          <w:trHeight w:val="300"/>
        </w:trPr>
        <w:tc>
          <w:tcPr>
            <w:tcW w:w="1540" w:type="dxa"/>
            <w:vAlign w:val="center"/>
          </w:tcPr>
          <w:p w14:paraId="2ABC5CF4" w14:textId="6EE7987D" w:rsidR="2DC1DD6A" w:rsidRDefault="2DC1DD6A" w:rsidP="2DC1DD6A">
            <w:pPr>
              <w:spacing w:after="0"/>
            </w:pPr>
            <w:r>
              <w:t>Sales</w:t>
            </w:r>
          </w:p>
        </w:tc>
        <w:tc>
          <w:tcPr>
            <w:tcW w:w="1693" w:type="dxa"/>
            <w:vAlign w:val="center"/>
          </w:tcPr>
          <w:p w14:paraId="6C4D2E18" w14:textId="37A62CBF" w:rsidR="2DC1DD6A" w:rsidRDefault="2DC1DD6A" w:rsidP="2DC1DD6A">
            <w:pPr>
              <w:spacing w:after="0"/>
            </w:pPr>
            <w:r>
              <w:t>50</w:t>
            </w:r>
          </w:p>
        </w:tc>
        <w:tc>
          <w:tcPr>
            <w:tcW w:w="2107" w:type="dxa"/>
            <w:vAlign w:val="center"/>
          </w:tcPr>
          <w:p w14:paraId="3EA0113E" w14:textId="215CFCC3" w:rsidR="2DC1DD6A" w:rsidRDefault="2DC1DD6A" w:rsidP="2DC1DD6A">
            <w:pPr>
              <w:spacing w:after="0"/>
            </w:pPr>
            <w:r>
              <w:t>192.168.10.128/26</w:t>
            </w:r>
          </w:p>
        </w:tc>
        <w:tc>
          <w:tcPr>
            <w:tcW w:w="3540" w:type="dxa"/>
            <w:vAlign w:val="center"/>
          </w:tcPr>
          <w:p w14:paraId="4085B01B" w14:textId="7004104E" w:rsidR="2DC1DD6A" w:rsidRDefault="2DC1DD6A" w:rsidP="2DC1DD6A">
            <w:pPr>
              <w:spacing w:after="0"/>
            </w:pPr>
            <w:r>
              <w:t>192.168.10.129 – 192.168.10.190</w:t>
            </w:r>
          </w:p>
        </w:tc>
      </w:tr>
      <w:tr w:rsidR="2DC1DD6A" w14:paraId="32A6C07B" w14:textId="77777777" w:rsidTr="003345C1">
        <w:trPr>
          <w:trHeight w:val="300"/>
        </w:trPr>
        <w:tc>
          <w:tcPr>
            <w:tcW w:w="1540" w:type="dxa"/>
            <w:vAlign w:val="center"/>
          </w:tcPr>
          <w:p w14:paraId="2E86B980" w14:textId="62CD495A" w:rsidR="2DC1DD6A" w:rsidRDefault="2DC1DD6A" w:rsidP="2DC1DD6A">
            <w:pPr>
              <w:spacing w:after="0"/>
            </w:pPr>
            <w:r>
              <w:t>HR</w:t>
            </w:r>
          </w:p>
        </w:tc>
        <w:tc>
          <w:tcPr>
            <w:tcW w:w="1693" w:type="dxa"/>
            <w:vAlign w:val="center"/>
          </w:tcPr>
          <w:p w14:paraId="590DB62C" w14:textId="0C2C2D9F" w:rsidR="2DC1DD6A" w:rsidRDefault="2DC1DD6A" w:rsidP="2DC1DD6A">
            <w:pPr>
              <w:spacing w:after="0"/>
            </w:pPr>
            <w:r>
              <w:t>30</w:t>
            </w:r>
          </w:p>
        </w:tc>
        <w:tc>
          <w:tcPr>
            <w:tcW w:w="2107" w:type="dxa"/>
            <w:vAlign w:val="center"/>
          </w:tcPr>
          <w:p w14:paraId="1745E4A9" w14:textId="3CAE7B40" w:rsidR="2DC1DD6A" w:rsidRDefault="2DC1DD6A" w:rsidP="2DC1DD6A">
            <w:pPr>
              <w:spacing w:after="0"/>
            </w:pPr>
            <w:r>
              <w:t>192.168.10.192/27</w:t>
            </w:r>
          </w:p>
        </w:tc>
        <w:tc>
          <w:tcPr>
            <w:tcW w:w="3540" w:type="dxa"/>
            <w:vAlign w:val="center"/>
          </w:tcPr>
          <w:p w14:paraId="107AB977" w14:textId="43061B13" w:rsidR="2DC1DD6A" w:rsidRDefault="2DC1DD6A" w:rsidP="2DC1DD6A">
            <w:pPr>
              <w:spacing w:after="0"/>
            </w:pPr>
            <w:r>
              <w:t>192.168.10.193 – 192.168.10.222</w:t>
            </w:r>
          </w:p>
        </w:tc>
      </w:tr>
      <w:tr w:rsidR="2DC1DD6A" w14:paraId="19400C8F" w14:textId="77777777" w:rsidTr="003345C1">
        <w:trPr>
          <w:trHeight w:val="300"/>
        </w:trPr>
        <w:tc>
          <w:tcPr>
            <w:tcW w:w="1540" w:type="dxa"/>
            <w:vAlign w:val="center"/>
          </w:tcPr>
          <w:p w14:paraId="769F6F73" w14:textId="2FC4B415" w:rsidR="2DC1DD6A" w:rsidRDefault="2DC1DD6A" w:rsidP="2DC1DD6A">
            <w:pPr>
              <w:spacing w:after="0"/>
            </w:pPr>
            <w:r>
              <w:t>Operations</w:t>
            </w:r>
          </w:p>
        </w:tc>
        <w:tc>
          <w:tcPr>
            <w:tcW w:w="1693" w:type="dxa"/>
            <w:vAlign w:val="center"/>
          </w:tcPr>
          <w:p w14:paraId="5B31D7AA" w14:textId="69D59BA6" w:rsidR="2DC1DD6A" w:rsidRDefault="2DC1DD6A" w:rsidP="2DC1DD6A">
            <w:pPr>
              <w:spacing w:after="0"/>
            </w:pPr>
            <w:r>
              <w:t>20</w:t>
            </w:r>
          </w:p>
        </w:tc>
        <w:tc>
          <w:tcPr>
            <w:tcW w:w="2107" w:type="dxa"/>
            <w:vAlign w:val="center"/>
          </w:tcPr>
          <w:p w14:paraId="43C2F048" w14:textId="7E5EF36C" w:rsidR="2DC1DD6A" w:rsidRDefault="2DC1DD6A" w:rsidP="2DC1DD6A">
            <w:pPr>
              <w:spacing w:after="0"/>
            </w:pPr>
            <w:r>
              <w:t>192.168.10.224/27</w:t>
            </w:r>
          </w:p>
        </w:tc>
        <w:tc>
          <w:tcPr>
            <w:tcW w:w="3540" w:type="dxa"/>
            <w:vAlign w:val="center"/>
          </w:tcPr>
          <w:p w14:paraId="29B54E91" w14:textId="4AB2D485" w:rsidR="2DC1DD6A" w:rsidRDefault="2DC1DD6A" w:rsidP="2DC1DD6A">
            <w:pPr>
              <w:spacing w:after="0"/>
            </w:pPr>
            <w:r>
              <w:t>192.168.10.225 – 192.168.10.254</w:t>
            </w:r>
          </w:p>
        </w:tc>
      </w:tr>
    </w:tbl>
    <w:p w14:paraId="247856DE" w14:textId="70113E99" w:rsidR="2DC1DD6A" w:rsidRDefault="2DC1DD6A"/>
    <w:p w14:paraId="7D741C2F" w14:textId="4EE8256A" w:rsidR="2DC1DD6A" w:rsidRDefault="2DC1DD6A" w:rsidP="00BA77B1">
      <w:pPr>
        <w:pStyle w:val="NormalWeb"/>
        <w:rPr>
          <w:rStyle w:val="Strong"/>
          <w:rFonts w:eastAsiaTheme="majorEastAsia"/>
          <w:b w:val="0"/>
          <w:bCs w:val="0"/>
          <w:color w:val="FF0000"/>
        </w:rPr>
      </w:pPr>
    </w:p>
    <w:p w14:paraId="50313379" w14:textId="311B0EB6" w:rsidR="2F478EB5" w:rsidRDefault="2F478EB5" w:rsidP="2F478EB5">
      <w:pPr>
        <w:pStyle w:val="NormalWeb"/>
        <w:ind w:left="720"/>
        <w:rPr>
          <w:rStyle w:val="Strong"/>
          <w:rFonts w:eastAsiaTheme="majorEastAsia"/>
          <w:b w:val="0"/>
          <w:bCs w:val="0"/>
          <w:color w:val="FF0000"/>
        </w:rPr>
      </w:pPr>
    </w:p>
    <w:p w14:paraId="25A96E3F" w14:textId="5CB344BA" w:rsidR="00080C8D" w:rsidRPr="00870497" w:rsidRDefault="00080C8D" w:rsidP="002E5D0A">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t>Discuss the advantages of using VLSM over traditional subnetting in network design. How does VLSM contribute to better scalability and efficient address allocation? Provide real-world examples to support your explanation. (7 marks)</w:t>
      </w:r>
    </w:p>
    <w:p w14:paraId="11E6E056" w14:textId="5F14BC98" w:rsidR="2F478EB5" w:rsidRDefault="04D2B736" w:rsidP="00BA77B1">
      <w:pPr>
        <w:pStyle w:val="Heading3"/>
        <w:spacing w:before="281" w:after="281"/>
      </w:pPr>
      <w:r w:rsidRPr="04D2B736">
        <w:rPr>
          <w:b/>
          <w:bCs/>
        </w:rPr>
        <w:lastRenderedPageBreak/>
        <w:t>Advantages of Using VLSM Over Traditional Subnetting in Network Design</w:t>
      </w:r>
    </w:p>
    <w:p w14:paraId="65166054" w14:textId="4BC85F09" w:rsidR="2F478EB5" w:rsidRDefault="04D2B736" w:rsidP="04D2B736">
      <w:pPr>
        <w:pStyle w:val="Heading3"/>
        <w:spacing w:before="281" w:after="281"/>
      </w:pPr>
      <w:r w:rsidRPr="04D2B736">
        <w:rPr>
          <w:rFonts w:ascii="Segoe UI Emoji" w:hAnsi="Segoe UI Emoji" w:cs="Segoe UI Emoji"/>
          <w:b/>
          <w:bCs/>
        </w:rPr>
        <w:t>✅</w:t>
      </w:r>
      <w:r w:rsidRPr="04D2B736">
        <w:rPr>
          <w:b/>
          <w:bCs/>
        </w:rPr>
        <w:t xml:space="preserve"> Definition Recap:</w:t>
      </w:r>
    </w:p>
    <w:p w14:paraId="020A8F8F" w14:textId="1DB6621C" w:rsidR="2F478EB5" w:rsidRDefault="04D2B736" w:rsidP="04D2B736">
      <w:pPr>
        <w:spacing w:before="240" w:after="240"/>
      </w:pPr>
      <w:r w:rsidRPr="04D2B736">
        <w:rPr>
          <w:b/>
          <w:bCs/>
        </w:rPr>
        <w:t>VLSM (Variable Length Subnet Masking)</w:t>
      </w:r>
      <w:r w:rsidRPr="04D2B736">
        <w:t xml:space="preserve"> allows a network to be divided into </w:t>
      </w:r>
      <w:r w:rsidRPr="04D2B736">
        <w:rPr>
          <w:b/>
          <w:bCs/>
        </w:rPr>
        <w:t>subnets of different sizes</w:t>
      </w:r>
      <w:r w:rsidRPr="04D2B736">
        <w:t xml:space="preserve"> using varying subnet masks, unlike traditional subnetting which uses a </w:t>
      </w:r>
      <w:r w:rsidRPr="04D2B736">
        <w:rPr>
          <w:b/>
          <w:bCs/>
        </w:rPr>
        <w:t>fixed mask size</w:t>
      </w:r>
      <w:r w:rsidRPr="04D2B736">
        <w:t xml:space="preserve"> for all subnets.</w:t>
      </w:r>
    </w:p>
    <w:p w14:paraId="7FB02DCD" w14:textId="4FE1265C" w:rsidR="2F478EB5" w:rsidRDefault="2F478EB5" w:rsidP="04D2B736"/>
    <w:p w14:paraId="35B0FFDE" w14:textId="1825BE9C" w:rsidR="2F478EB5" w:rsidRDefault="04D2B736" w:rsidP="04D2B736">
      <w:pPr>
        <w:pStyle w:val="Heading3"/>
        <w:spacing w:before="281" w:after="281"/>
      </w:pPr>
      <w:r w:rsidRPr="04D2B736">
        <w:rPr>
          <w:b/>
          <w:bCs/>
        </w:rPr>
        <w:t>✅ Advantages of VLSM:</w:t>
      </w:r>
    </w:p>
    <w:p w14:paraId="0315EF14" w14:textId="63D670F2" w:rsidR="2F478EB5" w:rsidRDefault="2F478EB5" w:rsidP="04D2B736"/>
    <w:p w14:paraId="368E90CE" w14:textId="0C477355" w:rsidR="2F478EB5" w:rsidRDefault="04D2B736" w:rsidP="04D2B736">
      <w:pPr>
        <w:pStyle w:val="Heading4"/>
        <w:spacing w:before="319" w:after="319"/>
      </w:pPr>
      <w:r w:rsidRPr="04D2B736">
        <w:rPr>
          <w:b/>
          <w:bCs/>
          <w:sz w:val="24"/>
          <w:szCs w:val="24"/>
        </w:rPr>
        <w:t>1. Efficient IP Address Utilization</w:t>
      </w:r>
    </w:p>
    <w:p w14:paraId="3C34EB90" w14:textId="40F8F529" w:rsidR="2F478EB5" w:rsidRDefault="04D2B736" w:rsidP="001267F5">
      <w:pPr>
        <w:pStyle w:val="ListParagraph"/>
        <w:numPr>
          <w:ilvl w:val="0"/>
          <w:numId w:val="255"/>
        </w:numPr>
        <w:spacing w:before="240" w:after="240"/>
      </w:pPr>
      <w:r w:rsidRPr="04D2B736">
        <w:t>VLSM assigns only as many IPs as needed per subnet.</w:t>
      </w:r>
    </w:p>
    <w:p w14:paraId="5F1C7660" w14:textId="62608AAA" w:rsidR="2F478EB5" w:rsidRDefault="04D2B736" w:rsidP="001267F5">
      <w:pPr>
        <w:pStyle w:val="ListParagraph"/>
        <w:numPr>
          <w:ilvl w:val="0"/>
          <w:numId w:val="255"/>
        </w:numPr>
        <w:spacing w:before="240" w:after="240"/>
      </w:pPr>
      <w:r w:rsidRPr="04D2B736">
        <w:t>Prevents wastage seen in fixed-size subnetting.</w:t>
      </w:r>
    </w:p>
    <w:p w14:paraId="4BC0C3FC" w14:textId="7C4A9E45" w:rsidR="2F478EB5" w:rsidRDefault="04D2B736" w:rsidP="04D2B736">
      <w:pPr>
        <w:spacing w:before="240" w:after="240"/>
      </w:pPr>
      <w:r w:rsidRPr="04D2B736">
        <w:rPr>
          <w:b/>
          <w:bCs/>
        </w:rPr>
        <w:t>Example:</w:t>
      </w:r>
    </w:p>
    <w:p w14:paraId="1559DCC0" w14:textId="1BA9E369" w:rsidR="2F478EB5" w:rsidRDefault="04D2B736" w:rsidP="04D2B736">
      <w:pPr>
        <w:spacing w:before="240" w:after="240"/>
      </w:pPr>
      <w:r w:rsidRPr="04D2B736">
        <w:t xml:space="preserve"> If a department needs only 10 hosts, VLSM can assign a </w:t>
      </w:r>
      <w:r w:rsidRPr="04D2B736">
        <w:rPr>
          <w:rFonts w:ascii="Consolas" w:eastAsia="Consolas" w:hAnsi="Consolas" w:cs="Consolas"/>
        </w:rPr>
        <w:t>/28</w:t>
      </w:r>
      <w:r w:rsidRPr="04D2B736">
        <w:t xml:space="preserve"> subnet (16 IPs) instead of a full </w:t>
      </w:r>
      <w:r w:rsidRPr="04D2B736">
        <w:rPr>
          <w:rFonts w:ascii="Consolas" w:eastAsia="Consolas" w:hAnsi="Consolas" w:cs="Consolas"/>
        </w:rPr>
        <w:t>/24</w:t>
      </w:r>
      <w:r w:rsidRPr="04D2B736">
        <w:t xml:space="preserve"> (256 IPs).</w:t>
      </w:r>
    </w:p>
    <w:p w14:paraId="678A4FB8" w14:textId="737EF11E" w:rsidR="2F478EB5" w:rsidRDefault="2F478EB5" w:rsidP="04D2B736"/>
    <w:p w14:paraId="06B56C4B" w14:textId="7682D23A" w:rsidR="2F478EB5" w:rsidRDefault="04D2B736" w:rsidP="04D2B736">
      <w:pPr>
        <w:pStyle w:val="Heading4"/>
        <w:spacing w:before="319" w:after="319"/>
      </w:pPr>
      <w:r w:rsidRPr="04D2B736">
        <w:rPr>
          <w:b/>
          <w:bCs/>
          <w:sz w:val="24"/>
          <w:szCs w:val="24"/>
        </w:rPr>
        <w:t>2. Supports Hierarchical Network Design</w:t>
      </w:r>
    </w:p>
    <w:p w14:paraId="2E9C3038" w14:textId="2A39CB4C" w:rsidR="2F478EB5" w:rsidRDefault="04D2B736" w:rsidP="001267F5">
      <w:pPr>
        <w:pStyle w:val="ListParagraph"/>
        <w:numPr>
          <w:ilvl w:val="0"/>
          <w:numId w:val="254"/>
        </w:numPr>
        <w:spacing w:before="240" w:after="240"/>
      </w:pPr>
      <w:r w:rsidRPr="04D2B736">
        <w:t>Allows logical segmentation of a network (e.g., per department, building, region).</w:t>
      </w:r>
    </w:p>
    <w:p w14:paraId="1D35B952" w14:textId="40049602" w:rsidR="2F478EB5" w:rsidRDefault="04D2B736" w:rsidP="001267F5">
      <w:pPr>
        <w:pStyle w:val="ListParagraph"/>
        <w:numPr>
          <w:ilvl w:val="0"/>
          <w:numId w:val="254"/>
        </w:numPr>
        <w:spacing w:before="240" w:after="240"/>
      </w:pPr>
      <w:r w:rsidRPr="04D2B736">
        <w:t>Improves network organization and performance.</w:t>
      </w:r>
    </w:p>
    <w:p w14:paraId="5AA042FE" w14:textId="63630FF0" w:rsidR="2F478EB5" w:rsidRDefault="04D2B736" w:rsidP="04D2B736">
      <w:pPr>
        <w:spacing w:before="240" w:after="240"/>
      </w:pPr>
      <w:r w:rsidRPr="04D2B736">
        <w:rPr>
          <w:b/>
          <w:bCs/>
        </w:rPr>
        <w:t>Example:</w:t>
      </w:r>
    </w:p>
    <w:p w14:paraId="53CCCF35" w14:textId="068E63F5" w:rsidR="2F478EB5" w:rsidRDefault="04D2B736" w:rsidP="04D2B736">
      <w:pPr>
        <w:spacing w:before="240" w:after="240"/>
      </w:pPr>
      <w:r w:rsidRPr="04D2B736">
        <w:t xml:space="preserve"> University → Faculty → Department → Lab (each with its own subnet size).</w:t>
      </w:r>
    </w:p>
    <w:p w14:paraId="629346D0" w14:textId="7B8AE23F" w:rsidR="2F478EB5" w:rsidRDefault="2F478EB5" w:rsidP="04D2B736"/>
    <w:p w14:paraId="094E8995" w14:textId="6AF9D68B" w:rsidR="2F478EB5" w:rsidRDefault="04D2B736" w:rsidP="04D2B736">
      <w:pPr>
        <w:pStyle w:val="Heading4"/>
        <w:spacing w:before="319" w:after="319"/>
      </w:pPr>
      <w:r w:rsidRPr="04D2B736">
        <w:rPr>
          <w:b/>
          <w:bCs/>
          <w:sz w:val="24"/>
          <w:szCs w:val="24"/>
        </w:rPr>
        <w:t>3. Improved Scalability</w:t>
      </w:r>
    </w:p>
    <w:p w14:paraId="0C5B9B18" w14:textId="3F188371" w:rsidR="2F478EB5" w:rsidRDefault="04D2B736" w:rsidP="001267F5">
      <w:pPr>
        <w:pStyle w:val="ListParagraph"/>
        <w:numPr>
          <w:ilvl w:val="0"/>
          <w:numId w:val="253"/>
        </w:numPr>
        <w:spacing w:before="240" w:after="240"/>
      </w:pPr>
      <w:r w:rsidRPr="04D2B736">
        <w:t>Easier to add more subnets of different sizes without redesigning the whole network.</w:t>
      </w:r>
    </w:p>
    <w:p w14:paraId="7BC0A35B" w14:textId="6236ACA4" w:rsidR="2F478EB5" w:rsidRDefault="04D2B736" w:rsidP="001267F5">
      <w:pPr>
        <w:pStyle w:val="ListParagraph"/>
        <w:numPr>
          <w:ilvl w:val="0"/>
          <w:numId w:val="253"/>
        </w:numPr>
        <w:spacing w:before="240" w:after="240"/>
      </w:pPr>
      <w:r w:rsidRPr="04D2B736">
        <w:t>Suitable for growing organizations.</w:t>
      </w:r>
    </w:p>
    <w:p w14:paraId="3BC83713" w14:textId="6AEBB166" w:rsidR="2F478EB5" w:rsidRDefault="2F478EB5" w:rsidP="04D2B736"/>
    <w:p w14:paraId="5D950FB2" w14:textId="072A7D9C" w:rsidR="2F478EB5" w:rsidRDefault="04D2B736" w:rsidP="04D2B736">
      <w:pPr>
        <w:pStyle w:val="Heading4"/>
        <w:spacing w:before="319" w:after="319"/>
      </w:pPr>
      <w:r w:rsidRPr="04D2B736">
        <w:rPr>
          <w:b/>
          <w:bCs/>
          <w:sz w:val="24"/>
          <w:szCs w:val="24"/>
        </w:rPr>
        <w:lastRenderedPageBreak/>
        <w:t>4. Route Summarization</w:t>
      </w:r>
    </w:p>
    <w:p w14:paraId="1664CFEB" w14:textId="6551C194" w:rsidR="2F478EB5" w:rsidRDefault="04D2B736" w:rsidP="001267F5">
      <w:pPr>
        <w:pStyle w:val="ListParagraph"/>
        <w:numPr>
          <w:ilvl w:val="0"/>
          <w:numId w:val="252"/>
        </w:numPr>
        <w:spacing w:before="240" w:after="240"/>
      </w:pPr>
      <w:r w:rsidRPr="04D2B736">
        <w:t xml:space="preserve">Enables </w:t>
      </w:r>
      <w:r w:rsidRPr="04D2B736">
        <w:rPr>
          <w:b/>
          <w:bCs/>
        </w:rPr>
        <w:t>aggregation of multiple subnets</w:t>
      </w:r>
      <w:r w:rsidRPr="04D2B736">
        <w:t xml:space="preserve"> into a single summarized route.</w:t>
      </w:r>
    </w:p>
    <w:p w14:paraId="093E3B60" w14:textId="2C276727" w:rsidR="2F478EB5" w:rsidRDefault="04D2B736" w:rsidP="001267F5">
      <w:pPr>
        <w:pStyle w:val="ListParagraph"/>
        <w:numPr>
          <w:ilvl w:val="0"/>
          <w:numId w:val="252"/>
        </w:numPr>
        <w:spacing w:before="240" w:after="240"/>
      </w:pPr>
      <w:r w:rsidRPr="04D2B736">
        <w:t>Reduces size of routing tables → faster routing and less memory usage.</w:t>
      </w:r>
    </w:p>
    <w:p w14:paraId="386AE713" w14:textId="35FFBFBF" w:rsidR="2F478EB5" w:rsidRDefault="04D2B736" w:rsidP="04D2B736">
      <w:pPr>
        <w:spacing w:before="240" w:after="240"/>
      </w:pPr>
      <w:r w:rsidRPr="04D2B736">
        <w:rPr>
          <w:b/>
          <w:bCs/>
        </w:rPr>
        <w:t>Example:</w:t>
      </w:r>
    </w:p>
    <w:p w14:paraId="3FA13B86" w14:textId="5FF064FF" w:rsidR="2F478EB5" w:rsidRDefault="04D2B736" w:rsidP="04D2B736">
      <w:pPr>
        <w:spacing w:before="240" w:after="240"/>
      </w:pPr>
      <w:r w:rsidRPr="04D2B736">
        <w:t xml:space="preserve"> A router summarizes </w:t>
      </w:r>
      <w:r w:rsidRPr="04D2B736">
        <w:rPr>
          <w:rFonts w:ascii="Consolas" w:eastAsia="Consolas" w:hAnsi="Consolas" w:cs="Consolas"/>
        </w:rPr>
        <w:t>192.168.0.0/24</w:t>
      </w:r>
      <w:r w:rsidRPr="04D2B736">
        <w:t xml:space="preserve">, </w:t>
      </w:r>
      <w:r w:rsidRPr="04D2B736">
        <w:rPr>
          <w:rFonts w:ascii="Consolas" w:eastAsia="Consolas" w:hAnsi="Consolas" w:cs="Consolas"/>
        </w:rPr>
        <w:t>192.168.1.0/24</w:t>
      </w:r>
      <w:r w:rsidRPr="04D2B736">
        <w:t xml:space="preserve">, </w:t>
      </w:r>
      <w:r w:rsidRPr="04D2B736">
        <w:rPr>
          <w:rFonts w:ascii="Consolas" w:eastAsia="Consolas" w:hAnsi="Consolas" w:cs="Consolas"/>
        </w:rPr>
        <w:t>192.168.2.0/24</w:t>
      </w:r>
      <w:r w:rsidRPr="04D2B736">
        <w:t xml:space="preserve"> as </w:t>
      </w:r>
      <w:r w:rsidRPr="04D2B736">
        <w:rPr>
          <w:rFonts w:ascii="Consolas" w:eastAsia="Consolas" w:hAnsi="Consolas" w:cs="Consolas"/>
        </w:rPr>
        <w:t>192.168.0.0/22</w:t>
      </w:r>
      <w:r w:rsidRPr="04D2B736">
        <w:t>.</w:t>
      </w:r>
    </w:p>
    <w:p w14:paraId="18A93FBE" w14:textId="6943715C" w:rsidR="2F478EB5" w:rsidRDefault="2F478EB5" w:rsidP="04D2B736"/>
    <w:p w14:paraId="39636B3C" w14:textId="77394698" w:rsidR="2F478EB5" w:rsidRDefault="04D2B736" w:rsidP="04D2B736">
      <w:pPr>
        <w:pStyle w:val="Heading4"/>
        <w:spacing w:before="319" w:after="319"/>
      </w:pPr>
      <w:r w:rsidRPr="04D2B736">
        <w:rPr>
          <w:b/>
          <w:bCs/>
          <w:sz w:val="24"/>
          <w:szCs w:val="24"/>
        </w:rPr>
        <w:t>5. Custom Subnetting Based on Needs</w:t>
      </w:r>
    </w:p>
    <w:p w14:paraId="09BCDBBF" w14:textId="756F3B87" w:rsidR="2F478EB5" w:rsidRDefault="04D2B736" w:rsidP="001267F5">
      <w:pPr>
        <w:pStyle w:val="ListParagraph"/>
        <w:numPr>
          <w:ilvl w:val="0"/>
          <w:numId w:val="251"/>
        </w:numPr>
        <w:spacing w:before="240" w:after="240"/>
      </w:pPr>
      <w:r w:rsidRPr="04D2B736">
        <w:t>Assigns larger subnets to IT or Servers, smaller ones to IoT, Printers, etc.</w:t>
      </w:r>
    </w:p>
    <w:p w14:paraId="3440B444" w14:textId="5208E4F2" w:rsidR="2F478EB5" w:rsidRDefault="04D2B736" w:rsidP="001267F5">
      <w:pPr>
        <w:pStyle w:val="ListParagraph"/>
        <w:numPr>
          <w:ilvl w:val="0"/>
          <w:numId w:val="251"/>
        </w:numPr>
        <w:spacing w:before="240" w:after="240"/>
      </w:pPr>
      <w:r w:rsidRPr="04D2B736">
        <w:t>Flexible and fits real-world network requirements.</w:t>
      </w:r>
    </w:p>
    <w:p w14:paraId="5D3775C9" w14:textId="3721DA70" w:rsidR="2F478EB5" w:rsidRDefault="2F478EB5" w:rsidP="04D2B736"/>
    <w:p w14:paraId="0C2C27B5" w14:textId="11C22B97" w:rsidR="2F478EB5" w:rsidRDefault="04D2B736" w:rsidP="04D2B736">
      <w:pPr>
        <w:pStyle w:val="Heading3"/>
        <w:spacing w:before="281" w:after="281"/>
      </w:pPr>
      <w:r w:rsidRPr="04D2B736">
        <w:rPr>
          <w:b/>
          <w:bCs/>
        </w:rPr>
        <w:t>✅ Real-World Example:</w:t>
      </w:r>
    </w:p>
    <w:p w14:paraId="4FAB3C8B" w14:textId="3DC3E3B5" w:rsidR="2F478EB5" w:rsidRDefault="04D2B736" w:rsidP="04D2B736">
      <w:pPr>
        <w:spacing w:before="240" w:after="240"/>
      </w:pPr>
      <w:r w:rsidRPr="04D2B736">
        <w:t xml:space="preserve">An ISP has a </w:t>
      </w:r>
      <w:r w:rsidRPr="04D2B736">
        <w:rPr>
          <w:rFonts w:ascii="Consolas" w:eastAsia="Consolas" w:hAnsi="Consolas" w:cs="Consolas"/>
        </w:rPr>
        <w:t>/20</w:t>
      </w:r>
      <w:r w:rsidRPr="04D2B736">
        <w:t xml:space="preserve"> block (4096 IPs).</w:t>
      </w:r>
    </w:p>
    <w:p w14:paraId="6A192080" w14:textId="23ADA2F8" w:rsidR="2F478EB5" w:rsidRDefault="04D2B736" w:rsidP="001267F5">
      <w:pPr>
        <w:pStyle w:val="ListParagraph"/>
        <w:numPr>
          <w:ilvl w:val="0"/>
          <w:numId w:val="250"/>
        </w:numPr>
        <w:spacing w:before="240" w:after="240"/>
      </w:pPr>
      <w:r w:rsidRPr="04D2B736">
        <w:t>Big customers get /24 blocks (256 IPs)</w:t>
      </w:r>
    </w:p>
    <w:p w14:paraId="118D1D9F" w14:textId="3CE23C4F" w:rsidR="2F478EB5" w:rsidRDefault="04D2B736" w:rsidP="001267F5">
      <w:pPr>
        <w:pStyle w:val="ListParagraph"/>
        <w:numPr>
          <w:ilvl w:val="0"/>
          <w:numId w:val="250"/>
        </w:numPr>
        <w:spacing w:before="240" w:after="240"/>
      </w:pPr>
      <w:r w:rsidRPr="04D2B736">
        <w:t>Small offices get /28 blocks (16 IPs)</w:t>
      </w:r>
    </w:p>
    <w:p w14:paraId="3B094B3D" w14:textId="20BC8542" w:rsidR="2F478EB5" w:rsidRDefault="04D2B736" w:rsidP="001267F5">
      <w:pPr>
        <w:pStyle w:val="ListParagraph"/>
        <w:numPr>
          <w:ilvl w:val="0"/>
          <w:numId w:val="250"/>
        </w:numPr>
        <w:spacing w:before="240" w:after="240"/>
      </w:pPr>
      <w:r w:rsidRPr="04D2B736">
        <w:t>Home users get /30 (2 usable IPs)</w:t>
      </w:r>
    </w:p>
    <w:p w14:paraId="20920E9F" w14:textId="44CA3287" w:rsidR="2F478EB5" w:rsidRDefault="04D2B736" w:rsidP="04D2B736">
      <w:pPr>
        <w:spacing w:before="240" w:after="240"/>
      </w:pPr>
      <w:r w:rsidRPr="04D2B736">
        <w:t xml:space="preserve">➡️ VLSM allows them to serve </w:t>
      </w:r>
      <w:r w:rsidRPr="04D2B736">
        <w:rPr>
          <w:b/>
          <w:bCs/>
        </w:rPr>
        <w:t>many different clients</w:t>
      </w:r>
      <w:r w:rsidRPr="04D2B736">
        <w:t xml:space="preserve"> without wasting IPs.</w:t>
      </w:r>
    </w:p>
    <w:p w14:paraId="7C71E172" w14:textId="534C87D8" w:rsidR="2F478EB5" w:rsidRDefault="2F478EB5" w:rsidP="04D2B736"/>
    <w:p w14:paraId="3604CD9A" w14:textId="7F5B41C0" w:rsidR="2F478EB5" w:rsidRDefault="04D2B736" w:rsidP="04D2B736">
      <w:pPr>
        <w:pStyle w:val="Heading3"/>
        <w:spacing w:before="281" w:after="281"/>
      </w:pPr>
      <w:r w:rsidRPr="04D2B736">
        <w:rPr>
          <w:b/>
          <w:bCs/>
        </w:rPr>
        <w:t>✅ Conclusion:</w:t>
      </w:r>
    </w:p>
    <w:p w14:paraId="45B04FA5" w14:textId="6156BE23" w:rsidR="2F478EB5" w:rsidRDefault="04D2B736" w:rsidP="04D2B736">
      <w:pPr>
        <w:spacing w:before="240" w:after="240"/>
      </w:pPr>
      <w:r w:rsidRPr="04D2B736">
        <w:t xml:space="preserve">VLSM offers </w:t>
      </w:r>
      <w:r w:rsidRPr="04D2B736">
        <w:rPr>
          <w:b/>
          <w:bCs/>
        </w:rPr>
        <w:t>flexibility, efficiency, and scalability</w:t>
      </w:r>
      <w:r w:rsidRPr="04D2B736">
        <w:t xml:space="preserve"> — making it the </w:t>
      </w:r>
      <w:r w:rsidRPr="04D2B736">
        <w:rPr>
          <w:b/>
          <w:bCs/>
        </w:rPr>
        <w:t>preferred method</w:t>
      </w:r>
      <w:r w:rsidRPr="04D2B736">
        <w:t xml:space="preserve"> in modern network design, especially in large organizations, ISPs, and dynamic environments where address conservation and optimized routing are critical.</w:t>
      </w:r>
    </w:p>
    <w:p w14:paraId="07DF7C2F" w14:textId="7E70FC31" w:rsidR="2F478EB5" w:rsidRDefault="2F478EB5" w:rsidP="04D2B736"/>
    <w:p w14:paraId="54F2458B" w14:textId="246C8815" w:rsidR="2F478EB5" w:rsidRDefault="2F478EB5" w:rsidP="2F478EB5">
      <w:pPr>
        <w:pStyle w:val="NormalWeb"/>
        <w:ind w:left="720"/>
        <w:rPr>
          <w:rStyle w:val="Strong"/>
          <w:rFonts w:eastAsiaTheme="majorEastAsia"/>
          <w:b w:val="0"/>
          <w:bCs w:val="0"/>
          <w:color w:val="FF0000"/>
        </w:rPr>
      </w:pPr>
    </w:p>
    <w:p w14:paraId="6FF7223A" w14:textId="36163762" w:rsidR="00080C8D" w:rsidRPr="00870497" w:rsidRDefault="00080C8D" w:rsidP="002E5D0A">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t xml:space="preserve">Explain the process of subnetting using VLSM to accommodate varying subnet requirements within a single network. Include how subnet masks are determined and how subnet addresses are calculated. </w:t>
      </w:r>
    </w:p>
    <w:p w14:paraId="27216206" w14:textId="5160CAD8" w:rsidR="2F478EB5" w:rsidRDefault="4A3D3D71" w:rsidP="4A3D3D71">
      <w:pPr>
        <w:pStyle w:val="Heading3"/>
        <w:spacing w:before="281" w:after="281"/>
      </w:pPr>
      <w:r w:rsidRPr="4A3D3D71">
        <w:rPr>
          <w:b/>
          <w:bCs/>
        </w:rPr>
        <w:lastRenderedPageBreak/>
        <w:t>Explain the Process of Subnetting Using VLSM</w:t>
      </w:r>
    </w:p>
    <w:p w14:paraId="07A38EBC" w14:textId="691B9B6C" w:rsidR="2F478EB5" w:rsidRDefault="4A3D3D71" w:rsidP="4A3D3D71">
      <w:pPr>
        <w:spacing w:before="240" w:after="240"/>
      </w:pPr>
      <w:r w:rsidRPr="4A3D3D71">
        <w:rPr>
          <w:b/>
          <w:bCs/>
        </w:rPr>
        <w:t>(8 Marks Exam Answer)</w:t>
      </w:r>
    </w:p>
    <w:p w14:paraId="72D6798F" w14:textId="2A899363" w:rsidR="2F478EB5" w:rsidRDefault="2F478EB5" w:rsidP="4A3D3D71"/>
    <w:p w14:paraId="0329BCEE" w14:textId="44771FE4" w:rsidR="2F478EB5" w:rsidRDefault="4A3D3D71" w:rsidP="4A3D3D71">
      <w:pPr>
        <w:pStyle w:val="Heading3"/>
        <w:spacing w:before="281" w:after="281"/>
      </w:pPr>
      <w:r w:rsidRPr="4A3D3D71">
        <w:rPr>
          <w:b/>
          <w:bCs/>
        </w:rPr>
        <w:t>✅ What is VLSM?</w:t>
      </w:r>
    </w:p>
    <w:p w14:paraId="5A888A0B" w14:textId="25290E17" w:rsidR="2F478EB5" w:rsidRDefault="4A3D3D71" w:rsidP="4A3D3D71">
      <w:pPr>
        <w:spacing w:before="240" w:after="240"/>
      </w:pPr>
      <w:r w:rsidRPr="4A3D3D71">
        <w:rPr>
          <w:b/>
          <w:bCs/>
        </w:rPr>
        <w:t>Variable Length Subnet Masking (VLSM)</w:t>
      </w:r>
      <w:r w:rsidRPr="4A3D3D71">
        <w:t xml:space="preserve"> allows the creation of subnets with </w:t>
      </w:r>
      <w:r w:rsidRPr="4A3D3D71">
        <w:rPr>
          <w:b/>
          <w:bCs/>
        </w:rPr>
        <w:t>different sizes</w:t>
      </w:r>
      <w:r w:rsidRPr="4A3D3D71">
        <w:t xml:space="preserve"> by using </w:t>
      </w:r>
      <w:r w:rsidRPr="4A3D3D71">
        <w:rPr>
          <w:b/>
          <w:bCs/>
        </w:rPr>
        <w:t>different subnet masks</w:t>
      </w:r>
      <w:r w:rsidRPr="4A3D3D71">
        <w:t xml:space="preserve"> within the same network. It’s a flexible and efficient method used to meet </w:t>
      </w:r>
      <w:r w:rsidRPr="4A3D3D71">
        <w:rPr>
          <w:b/>
          <w:bCs/>
        </w:rPr>
        <w:t>varying host requirements</w:t>
      </w:r>
      <w:r w:rsidRPr="4A3D3D71">
        <w:t xml:space="preserve"> across departments or devices.</w:t>
      </w:r>
    </w:p>
    <w:p w14:paraId="4E09C742" w14:textId="0E6086CB" w:rsidR="2F478EB5" w:rsidRDefault="2F478EB5" w:rsidP="4A3D3D71"/>
    <w:p w14:paraId="61573859" w14:textId="1A1C0B1C" w:rsidR="2F478EB5" w:rsidRDefault="4A3D3D71" w:rsidP="4A3D3D71">
      <w:pPr>
        <w:pStyle w:val="Heading3"/>
        <w:spacing w:before="281" w:after="281"/>
      </w:pPr>
      <w:r w:rsidRPr="4A3D3D71">
        <w:rPr>
          <w:b/>
          <w:bCs/>
        </w:rPr>
        <w:t>✅ Step-by-Step VLSM Subnetting Process</w:t>
      </w:r>
    </w:p>
    <w:p w14:paraId="2B2DF45A" w14:textId="5DC1A7DA" w:rsidR="2F478EB5" w:rsidRDefault="2F478EB5" w:rsidP="4A3D3D71"/>
    <w:p w14:paraId="2CD7D9D3" w14:textId="1FD6C6A0" w:rsidR="2F478EB5" w:rsidRDefault="4A3D3D71" w:rsidP="4A3D3D71">
      <w:pPr>
        <w:pStyle w:val="Heading4"/>
        <w:spacing w:before="319" w:after="319"/>
      </w:pPr>
      <w:r w:rsidRPr="4A3D3D71">
        <w:rPr>
          <w:b/>
          <w:bCs/>
          <w:sz w:val="24"/>
          <w:szCs w:val="24"/>
        </w:rPr>
        <w:t>1. Identify Total IP Block</w:t>
      </w:r>
    </w:p>
    <w:p w14:paraId="2982F031" w14:textId="1DAA7396" w:rsidR="2F478EB5" w:rsidRDefault="4A3D3D71" w:rsidP="001267F5">
      <w:pPr>
        <w:pStyle w:val="ListParagraph"/>
        <w:numPr>
          <w:ilvl w:val="0"/>
          <w:numId w:val="264"/>
        </w:numPr>
        <w:spacing w:before="240" w:after="240"/>
      </w:pPr>
      <w:r w:rsidRPr="4A3D3D71">
        <w:t xml:space="preserve">Example: You’re given </w:t>
      </w:r>
      <w:r w:rsidRPr="4A3D3D71">
        <w:rPr>
          <w:rFonts w:ascii="Consolas" w:eastAsia="Consolas" w:hAnsi="Consolas" w:cs="Consolas"/>
        </w:rPr>
        <w:t>192.168.1.0/24</w:t>
      </w:r>
      <w:r w:rsidRPr="4A3D3D71">
        <w:t xml:space="preserve"> → 256 IPs total</w:t>
      </w:r>
    </w:p>
    <w:p w14:paraId="3A64C5C2" w14:textId="064614E9" w:rsidR="2F478EB5" w:rsidRDefault="4A3D3D71" w:rsidP="001267F5">
      <w:pPr>
        <w:pStyle w:val="ListParagraph"/>
        <w:numPr>
          <w:ilvl w:val="0"/>
          <w:numId w:val="264"/>
        </w:numPr>
        <w:spacing w:before="240" w:after="240"/>
      </w:pPr>
      <w:r w:rsidRPr="4A3D3D71">
        <w:t>This is the base address you will subnet.</w:t>
      </w:r>
    </w:p>
    <w:p w14:paraId="7A975904" w14:textId="53FFFE01" w:rsidR="2F478EB5" w:rsidRDefault="2F478EB5" w:rsidP="4A3D3D71"/>
    <w:p w14:paraId="77A75697" w14:textId="22F93C00" w:rsidR="2F478EB5" w:rsidRDefault="4A3D3D71" w:rsidP="4A3D3D71">
      <w:pPr>
        <w:pStyle w:val="Heading4"/>
        <w:spacing w:before="319" w:after="319"/>
      </w:pPr>
      <w:r w:rsidRPr="4A3D3D71">
        <w:rPr>
          <w:b/>
          <w:bCs/>
          <w:sz w:val="24"/>
          <w:szCs w:val="24"/>
        </w:rPr>
        <w:t>2. List All Host Requirements</w:t>
      </w:r>
    </w:p>
    <w:p w14:paraId="35E81386" w14:textId="34F35D0D" w:rsidR="2F478EB5" w:rsidRDefault="4A3D3D71" w:rsidP="4A3D3D71">
      <w:pPr>
        <w:spacing w:before="240" w:after="240"/>
      </w:pPr>
      <w:r w:rsidRPr="4A3D3D71">
        <w:t>Write down how many hosts each subnet needs (from largest to smallest):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540"/>
        <w:gridCol w:w="1693"/>
      </w:tblGrid>
      <w:tr w:rsidR="4A3D3D71" w14:paraId="33F4AF80" w14:textId="77777777" w:rsidTr="38A7D5F2">
        <w:trPr>
          <w:trHeight w:val="300"/>
        </w:trPr>
        <w:tc>
          <w:tcPr>
            <w:tcW w:w="1540" w:type="dxa"/>
            <w:vAlign w:val="center"/>
          </w:tcPr>
          <w:p w14:paraId="36EC32FC" w14:textId="1E808076" w:rsidR="4A3D3D71" w:rsidRDefault="4A3D3D71" w:rsidP="4A3D3D71">
            <w:pPr>
              <w:spacing w:after="0"/>
              <w:jc w:val="center"/>
            </w:pPr>
            <w:r w:rsidRPr="4A3D3D71">
              <w:rPr>
                <w:b/>
                <w:bCs/>
              </w:rPr>
              <w:t>Department</w:t>
            </w:r>
          </w:p>
        </w:tc>
        <w:tc>
          <w:tcPr>
            <w:tcW w:w="1693" w:type="dxa"/>
            <w:vAlign w:val="center"/>
          </w:tcPr>
          <w:p w14:paraId="0045D501" w14:textId="5BBBBFF1" w:rsidR="4A3D3D71" w:rsidRDefault="4A3D3D71" w:rsidP="4A3D3D71">
            <w:pPr>
              <w:spacing w:after="0"/>
              <w:jc w:val="center"/>
            </w:pPr>
            <w:r w:rsidRPr="4A3D3D71">
              <w:rPr>
                <w:b/>
                <w:bCs/>
              </w:rPr>
              <w:t>Hosts Needed</w:t>
            </w:r>
          </w:p>
        </w:tc>
      </w:tr>
      <w:tr w:rsidR="4A3D3D71" w14:paraId="73546BE8" w14:textId="77777777" w:rsidTr="38A7D5F2">
        <w:trPr>
          <w:trHeight w:val="300"/>
        </w:trPr>
        <w:tc>
          <w:tcPr>
            <w:tcW w:w="1540" w:type="dxa"/>
            <w:vAlign w:val="center"/>
          </w:tcPr>
          <w:p w14:paraId="216C9754" w14:textId="14763CB9" w:rsidR="4A3D3D71" w:rsidRDefault="4A3D3D71" w:rsidP="4A3D3D71">
            <w:pPr>
              <w:spacing w:after="0"/>
            </w:pPr>
            <w:r>
              <w:t>IT</w:t>
            </w:r>
          </w:p>
        </w:tc>
        <w:tc>
          <w:tcPr>
            <w:tcW w:w="1693" w:type="dxa"/>
            <w:vAlign w:val="center"/>
          </w:tcPr>
          <w:p w14:paraId="5AE7D0C1" w14:textId="48CD6987" w:rsidR="4A3D3D71" w:rsidRDefault="4A3D3D71" w:rsidP="4A3D3D71">
            <w:pPr>
              <w:spacing w:after="0"/>
            </w:pPr>
            <w:r>
              <w:t>100</w:t>
            </w:r>
          </w:p>
        </w:tc>
      </w:tr>
      <w:tr w:rsidR="4A3D3D71" w14:paraId="23FA7BC7" w14:textId="77777777" w:rsidTr="38A7D5F2">
        <w:trPr>
          <w:trHeight w:val="300"/>
        </w:trPr>
        <w:tc>
          <w:tcPr>
            <w:tcW w:w="1540" w:type="dxa"/>
            <w:vAlign w:val="center"/>
          </w:tcPr>
          <w:p w14:paraId="4B27D19A" w14:textId="32A93666" w:rsidR="4A3D3D71" w:rsidRDefault="4A3D3D71" w:rsidP="4A3D3D71">
            <w:pPr>
              <w:spacing w:after="0"/>
            </w:pPr>
            <w:r>
              <w:t>Sales</w:t>
            </w:r>
          </w:p>
        </w:tc>
        <w:tc>
          <w:tcPr>
            <w:tcW w:w="1693" w:type="dxa"/>
            <w:vAlign w:val="center"/>
          </w:tcPr>
          <w:p w14:paraId="155A1A29" w14:textId="46850749" w:rsidR="4A3D3D71" w:rsidRDefault="4A3D3D71" w:rsidP="4A3D3D71">
            <w:pPr>
              <w:spacing w:after="0"/>
            </w:pPr>
            <w:r>
              <w:t>50</w:t>
            </w:r>
          </w:p>
        </w:tc>
      </w:tr>
      <w:tr w:rsidR="4A3D3D71" w14:paraId="6E080E7D" w14:textId="77777777" w:rsidTr="38A7D5F2">
        <w:trPr>
          <w:trHeight w:val="300"/>
        </w:trPr>
        <w:tc>
          <w:tcPr>
            <w:tcW w:w="1540" w:type="dxa"/>
            <w:vAlign w:val="center"/>
          </w:tcPr>
          <w:p w14:paraId="3AEB0C9F" w14:textId="118AF780" w:rsidR="4A3D3D71" w:rsidRDefault="4A3D3D71" w:rsidP="4A3D3D71">
            <w:pPr>
              <w:spacing w:after="0"/>
            </w:pPr>
            <w:r>
              <w:t>HR</w:t>
            </w:r>
          </w:p>
        </w:tc>
        <w:tc>
          <w:tcPr>
            <w:tcW w:w="1693" w:type="dxa"/>
            <w:vAlign w:val="center"/>
          </w:tcPr>
          <w:p w14:paraId="3C7BB8B2" w14:textId="58E5C705" w:rsidR="4A3D3D71" w:rsidRDefault="4A3D3D71" w:rsidP="4A3D3D71">
            <w:pPr>
              <w:spacing w:after="0"/>
            </w:pPr>
            <w:r>
              <w:t>25</w:t>
            </w:r>
          </w:p>
        </w:tc>
      </w:tr>
      <w:tr w:rsidR="4A3D3D71" w14:paraId="5BD70D2C" w14:textId="77777777" w:rsidTr="38A7D5F2">
        <w:trPr>
          <w:trHeight w:val="300"/>
        </w:trPr>
        <w:tc>
          <w:tcPr>
            <w:tcW w:w="1540" w:type="dxa"/>
            <w:vAlign w:val="center"/>
          </w:tcPr>
          <w:p w14:paraId="409D9601" w14:textId="622B324C" w:rsidR="4A3D3D71" w:rsidRDefault="4A3D3D71" w:rsidP="4A3D3D71">
            <w:pPr>
              <w:spacing w:after="0"/>
            </w:pPr>
            <w:r>
              <w:t>Guest Wi-Fi</w:t>
            </w:r>
          </w:p>
        </w:tc>
        <w:tc>
          <w:tcPr>
            <w:tcW w:w="1693" w:type="dxa"/>
            <w:vAlign w:val="center"/>
          </w:tcPr>
          <w:p w14:paraId="26062D29" w14:textId="167676DE" w:rsidR="4A3D3D71" w:rsidRDefault="4A3D3D71" w:rsidP="4A3D3D71">
            <w:pPr>
              <w:spacing w:after="0"/>
            </w:pPr>
            <w:r>
              <w:t>10</w:t>
            </w:r>
          </w:p>
        </w:tc>
      </w:tr>
    </w:tbl>
    <w:p w14:paraId="6AC85CB0" w14:textId="7D48C903" w:rsidR="2F478EB5" w:rsidRDefault="2F478EB5" w:rsidP="4A3D3D71"/>
    <w:p w14:paraId="3BE2E24C" w14:textId="1728FA79" w:rsidR="2F478EB5" w:rsidRDefault="4A3D3D71" w:rsidP="4A3D3D71">
      <w:pPr>
        <w:pStyle w:val="Heading4"/>
        <w:spacing w:before="319" w:after="319"/>
      </w:pPr>
      <w:r w:rsidRPr="4A3D3D71">
        <w:rPr>
          <w:b/>
          <w:bCs/>
          <w:sz w:val="24"/>
          <w:szCs w:val="24"/>
        </w:rPr>
        <w:t>3. Convert Host Requirements into Subnet Masks</w:t>
      </w:r>
    </w:p>
    <w:p w14:paraId="692BC39E" w14:textId="43A526EA" w:rsidR="2F478EB5" w:rsidRDefault="4A3D3D71" w:rsidP="4A3D3D71">
      <w:pPr>
        <w:spacing w:before="240" w:after="240"/>
      </w:pPr>
      <w:r w:rsidRPr="4A3D3D71">
        <w:t>Use formula:</w:t>
      </w:r>
    </w:p>
    <w:p w14:paraId="0435F172" w14:textId="59854347" w:rsidR="2F478EB5" w:rsidRDefault="4A3D3D71" w:rsidP="4A3D3D71">
      <w:r w:rsidRPr="4A3D3D71">
        <w:rPr>
          <w:rFonts w:ascii="Cambria Math" w:eastAsia="Cambria Math" w:hAnsi="Cambria Math" w:cs="Cambria Math"/>
          <w:i/>
          <w:iCs/>
          <w:lang w:val=""/>
        </w:rPr>
        <w:t>2n−2≥Hosts Needed2^n - 2 \geq \text{Hosts Needed}</w:t>
      </w:r>
      <w:r w:rsidRPr="4A3D3D71">
        <w:t xml:space="preserve"> </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693"/>
        <w:gridCol w:w="1360"/>
        <w:gridCol w:w="1920"/>
        <w:gridCol w:w="913"/>
      </w:tblGrid>
      <w:tr w:rsidR="4A3D3D71" w14:paraId="51A75899" w14:textId="77777777" w:rsidTr="38A7D5F2">
        <w:trPr>
          <w:trHeight w:val="300"/>
        </w:trPr>
        <w:tc>
          <w:tcPr>
            <w:tcW w:w="1693" w:type="dxa"/>
            <w:vAlign w:val="center"/>
          </w:tcPr>
          <w:p w14:paraId="5A22B1AE" w14:textId="241FDF8C" w:rsidR="4A3D3D71" w:rsidRDefault="4A3D3D71" w:rsidP="4A3D3D71">
            <w:pPr>
              <w:spacing w:after="0"/>
              <w:jc w:val="center"/>
            </w:pPr>
            <w:r w:rsidRPr="4A3D3D71">
              <w:rPr>
                <w:b/>
                <w:bCs/>
              </w:rPr>
              <w:t>Hosts Needed</w:t>
            </w:r>
          </w:p>
        </w:tc>
        <w:tc>
          <w:tcPr>
            <w:tcW w:w="1360" w:type="dxa"/>
            <w:vAlign w:val="center"/>
          </w:tcPr>
          <w:p w14:paraId="7EFC5B87" w14:textId="1C445DF6" w:rsidR="4A3D3D71" w:rsidRDefault="4A3D3D71" w:rsidP="4A3D3D71">
            <w:pPr>
              <w:spacing w:after="0"/>
              <w:jc w:val="center"/>
            </w:pPr>
            <w:r w:rsidRPr="4A3D3D71">
              <w:rPr>
                <w:b/>
                <w:bCs/>
              </w:rPr>
              <w:t>Block Size</w:t>
            </w:r>
          </w:p>
        </w:tc>
        <w:tc>
          <w:tcPr>
            <w:tcW w:w="1920" w:type="dxa"/>
            <w:vAlign w:val="center"/>
          </w:tcPr>
          <w:p w14:paraId="7FF673F7" w14:textId="0BC09336" w:rsidR="4A3D3D71" w:rsidRDefault="4A3D3D71" w:rsidP="4A3D3D71">
            <w:pPr>
              <w:spacing w:after="0"/>
              <w:jc w:val="center"/>
            </w:pPr>
            <w:r w:rsidRPr="4A3D3D71">
              <w:rPr>
                <w:b/>
                <w:bCs/>
              </w:rPr>
              <w:t>Subnet Mask</w:t>
            </w:r>
          </w:p>
        </w:tc>
        <w:tc>
          <w:tcPr>
            <w:tcW w:w="913" w:type="dxa"/>
            <w:vAlign w:val="center"/>
          </w:tcPr>
          <w:p w14:paraId="096CB982" w14:textId="1715D084" w:rsidR="4A3D3D71" w:rsidRDefault="4A3D3D71" w:rsidP="4A3D3D71">
            <w:pPr>
              <w:spacing w:after="0"/>
              <w:jc w:val="center"/>
            </w:pPr>
            <w:r w:rsidRPr="4A3D3D71">
              <w:rPr>
                <w:b/>
                <w:bCs/>
              </w:rPr>
              <w:t>CIDR</w:t>
            </w:r>
          </w:p>
        </w:tc>
      </w:tr>
      <w:tr w:rsidR="4A3D3D71" w14:paraId="3E55076D" w14:textId="77777777" w:rsidTr="38A7D5F2">
        <w:trPr>
          <w:trHeight w:val="300"/>
        </w:trPr>
        <w:tc>
          <w:tcPr>
            <w:tcW w:w="1693" w:type="dxa"/>
            <w:vAlign w:val="center"/>
          </w:tcPr>
          <w:p w14:paraId="30F83F87" w14:textId="73084B47" w:rsidR="4A3D3D71" w:rsidRDefault="4A3D3D71" w:rsidP="4A3D3D71">
            <w:pPr>
              <w:spacing w:after="0"/>
            </w:pPr>
            <w:r>
              <w:lastRenderedPageBreak/>
              <w:t>100</w:t>
            </w:r>
          </w:p>
        </w:tc>
        <w:tc>
          <w:tcPr>
            <w:tcW w:w="1360" w:type="dxa"/>
            <w:vAlign w:val="center"/>
          </w:tcPr>
          <w:p w14:paraId="476846CC" w14:textId="45425B90" w:rsidR="4A3D3D71" w:rsidRDefault="4A3D3D71" w:rsidP="4A3D3D71">
            <w:pPr>
              <w:spacing w:after="0"/>
            </w:pPr>
            <w:r>
              <w:t>128</w:t>
            </w:r>
          </w:p>
        </w:tc>
        <w:tc>
          <w:tcPr>
            <w:tcW w:w="1920" w:type="dxa"/>
            <w:vAlign w:val="center"/>
          </w:tcPr>
          <w:p w14:paraId="0630DEA1" w14:textId="3DC27158" w:rsidR="4A3D3D71" w:rsidRDefault="4A3D3D71" w:rsidP="4A3D3D71">
            <w:pPr>
              <w:spacing w:after="0"/>
            </w:pPr>
            <w:r>
              <w:t>255.255.255.128</w:t>
            </w:r>
          </w:p>
        </w:tc>
        <w:tc>
          <w:tcPr>
            <w:tcW w:w="913" w:type="dxa"/>
            <w:vAlign w:val="center"/>
          </w:tcPr>
          <w:p w14:paraId="6535FA28" w14:textId="5B91DA09" w:rsidR="4A3D3D71" w:rsidRDefault="4A3D3D71" w:rsidP="4A3D3D71">
            <w:pPr>
              <w:spacing w:after="0"/>
            </w:pPr>
            <w:r>
              <w:t>/25</w:t>
            </w:r>
          </w:p>
        </w:tc>
      </w:tr>
      <w:tr w:rsidR="4A3D3D71" w14:paraId="3EED47A2" w14:textId="77777777" w:rsidTr="38A7D5F2">
        <w:trPr>
          <w:trHeight w:val="300"/>
        </w:trPr>
        <w:tc>
          <w:tcPr>
            <w:tcW w:w="1693" w:type="dxa"/>
            <w:vAlign w:val="center"/>
          </w:tcPr>
          <w:p w14:paraId="44E453B2" w14:textId="1C110AB4" w:rsidR="4A3D3D71" w:rsidRDefault="4A3D3D71" w:rsidP="4A3D3D71">
            <w:pPr>
              <w:spacing w:after="0"/>
            </w:pPr>
            <w:r>
              <w:t>50</w:t>
            </w:r>
          </w:p>
        </w:tc>
        <w:tc>
          <w:tcPr>
            <w:tcW w:w="1360" w:type="dxa"/>
            <w:vAlign w:val="center"/>
          </w:tcPr>
          <w:p w14:paraId="1B3C3EAF" w14:textId="71A504C8" w:rsidR="4A3D3D71" w:rsidRDefault="4A3D3D71" w:rsidP="4A3D3D71">
            <w:pPr>
              <w:spacing w:after="0"/>
            </w:pPr>
            <w:r>
              <w:t>64</w:t>
            </w:r>
          </w:p>
        </w:tc>
        <w:tc>
          <w:tcPr>
            <w:tcW w:w="1920" w:type="dxa"/>
            <w:vAlign w:val="center"/>
          </w:tcPr>
          <w:p w14:paraId="4D0A632E" w14:textId="2B8BF189" w:rsidR="4A3D3D71" w:rsidRDefault="4A3D3D71" w:rsidP="4A3D3D71">
            <w:pPr>
              <w:spacing w:after="0"/>
            </w:pPr>
            <w:r>
              <w:t>255.255.255.192</w:t>
            </w:r>
          </w:p>
        </w:tc>
        <w:tc>
          <w:tcPr>
            <w:tcW w:w="913" w:type="dxa"/>
            <w:vAlign w:val="center"/>
          </w:tcPr>
          <w:p w14:paraId="5E5450A9" w14:textId="1C1311F3" w:rsidR="4A3D3D71" w:rsidRDefault="4A3D3D71" w:rsidP="4A3D3D71">
            <w:pPr>
              <w:spacing w:after="0"/>
            </w:pPr>
            <w:r>
              <w:t>/26</w:t>
            </w:r>
          </w:p>
        </w:tc>
      </w:tr>
      <w:tr w:rsidR="4A3D3D71" w14:paraId="167AD82E" w14:textId="77777777" w:rsidTr="38A7D5F2">
        <w:trPr>
          <w:trHeight w:val="300"/>
        </w:trPr>
        <w:tc>
          <w:tcPr>
            <w:tcW w:w="1693" w:type="dxa"/>
            <w:vAlign w:val="center"/>
          </w:tcPr>
          <w:p w14:paraId="4EFD9F00" w14:textId="5386FBDE" w:rsidR="4A3D3D71" w:rsidRDefault="4A3D3D71" w:rsidP="4A3D3D71">
            <w:pPr>
              <w:spacing w:after="0"/>
            </w:pPr>
            <w:r>
              <w:t>25</w:t>
            </w:r>
          </w:p>
        </w:tc>
        <w:tc>
          <w:tcPr>
            <w:tcW w:w="1360" w:type="dxa"/>
            <w:vAlign w:val="center"/>
          </w:tcPr>
          <w:p w14:paraId="01399109" w14:textId="03EDFCAB" w:rsidR="4A3D3D71" w:rsidRDefault="4A3D3D71" w:rsidP="4A3D3D71">
            <w:pPr>
              <w:spacing w:after="0"/>
            </w:pPr>
            <w:r>
              <w:t>32</w:t>
            </w:r>
          </w:p>
        </w:tc>
        <w:tc>
          <w:tcPr>
            <w:tcW w:w="1920" w:type="dxa"/>
            <w:vAlign w:val="center"/>
          </w:tcPr>
          <w:p w14:paraId="539677DC" w14:textId="198C3B21" w:rsidR="4A3D3D71" w:rsidRDefault="4A3D3D71" w:rsidP="4A3D3D71">
            <w:pPr>
              <w:spacing w:after="0"/>
            </w:pPr>
            <w:r>
              <w:t>255.255.255.224</w:t>
            </w:r>
          </w:p>
        </w:tc>
        <w:tc>
          <w:tcPr>
            <w:tcW w:w="913" w:type="dxa"/>
            <w:vAlign w:val="center"/>
          </w:tcPr>
          <w:p w14:paraId="378E839C" w14:textId="3F760BD0" w:rsidR="4A3D3D71" w:rsidRDefault="4A3D3D71" w:rsidP="4A3D3D71">
            <w:pPr>
              <w:spacing w:after="0"/>
            </w:pPr>
            <w:r>
              <w:t>/27</w:t>
            </w:r>
          </w:p>
        </w:tc>
      </w:tr>
      <w:tr w:rsidR="4A3D3D71" w14:paraId="7E66D7AD" w14:textId="77777777" w:rsidTr="38A7D5F2">
        <w:trPr>
          <w:trHeight w:val="300"/>
        </w:trPr>
        <w:tc>
          <w:tcPr>
            <w:tcW w:w="1693" w:type="dxa"/>
            <w:vAlign w:val="center"/>
          </w:tcPr>
          <w:p w14:paraId="32487DEA" w14:textId="0614829F" w:rsidR="4A3D3D71" w:rsidRDefault="4A3D3D71" w:rsidP="4A3D3D71">
            <w:pPr>
              <w:spacing w:after="0"/>
            </w:pPr>
            <w:r>
              <w:t>10</w:t>
            </w:r>
          </w:p>
        </w:tc>
        <w:tc>
          <w:tcPr>
            <w:tcW w:w="1360" w:type="dxa"/>
            <w:vAlign w:val="center"/>
          </w:tcPr>
          <w:p w14:paraId="62CC30DA" w14:textId="65D832BE" w:rsidR="4A3D3D71" w:rsidRDefault="4A3D3D71" w:rsidP="4A3D3D71">
            <w:pPr>
              <w:spacing w:after="0"/>
            </w:pPr>
            <w:r>
              <w:t>16</w:t>
            </w:r>
          </w:p>
        </w:tc>
        <w:tc>
          <w:tcPr>
            <w:tcW w:w="1920" w:type="dxa"/>
            <w:vAlign w:val="center"/>
          </w:tcPr>
          <w:p w14:paraId="17615864" w14:textId="09E8291A" w:rsidR="4A3D3D71" w:rsidRDefault="4A3D3D71" w:rsidP="4A3D3D71">
            <w:pPr>
              <w:spacing w:after="0"/>
            </w:pPr>
            <w:r>
              <w:t>255.255.255.240</w:t>
            </w:r>
          </w:p>
        </w:tc>
        <w:tc>
          <w:tcPr>
            <w:tcW w:w="913" w:type="dxa"/>
            <w:vAlign w:val="center"/>
          </w:tcPr>
          <w:p w14:paraId="24845C6E" w14:textId="09F92A10" w:rsidR="4A3D3D71" w:rsidRDefault="4A3D3D71" w:rsidP="4A3D3D71">
            <w:pPr>
              <w:spacing w:after="0"/>
            </w:pPr>
            <w:r>
              <w:t>/28</w:t>
            </w:r>
          </w:p>
        </w:tc>
      </w:tr>
    </w:tbl>
    <w:p w14:paraId="745816EC" w14:textId="088E6EEF" w:rsidR="2F478EB5" w:rsidRDefault="2F478EB5" w:rsidP="4A3D3D71"/>
    <w:p w14:paraId="3B8F22D1" w14:textId="6553BD10" w:rsidR="2F478EB5" w:rsidRDefault="4A3D3D71" w:rsidP="4A3D3D71">
      <w:pPr>
        <w:pStyle w:val="Heading4"/>
        <w:spacing w:before="319" w:after="319"/>
      </w:pPr>
      <w:r w:rsidRPr="4A3D3D71">
        <w:rPr>
          <w:b/>
          <w:bCs/>
          <w:sz w:val="24"/>
          <w:szCs w:val="24"/>
        </w:rPr>
        <w:t>4. Assign Subnet Addresses</w:t>
      </w:r>
    </w:p>
    <w:p w14:paraId="69BFCDD6" w14:textId="7EE01F49" w:rsidR="2F478EB5" w:rsidRDefault="4A3D3D71" w:rsidP="4A3D3D71">
      <w:pPr>
        <w:spacing w:before="240" w:after="240"/>
      </w:pPr>
      <w:r w:rsidRPr="4A3D3D71">
        <w:t>Start from the base address and allocate each block based on the size needed:</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240"/>
        <w:gridCol w:w="1776"/>
        <w:gridCol w:w="614"/>
        <w:gridCol w:w="3000"/>
        <w:gridCol w:w="1918"/>
      </w:tblGrid>
      <w:tr w:rsidR="4A3D3D71" w14:paraId="4BB81441" w14:textId="77777777" w:rsidTr="38A7D5F2">
        <w:trPr>
          <w:trHeight w:val="300"/>
        </w:trPr>
        <w:tc>
          <w:tcPr>
            <w:tcW w:w="1240" w:type="dxa"/>
            <w:vAlign w:val="center"/>
          </w:tcPr>
          <w:p w14:paraId="7D0FA8B0" w14:textId="44C4BEA6" w:rsidR="4A3D3D71" w:rsidRDefault="4A3D3D71" w:rsidP="4A3D3D71">
            <w:pPr>
              <w:spacing w:after="0"/>
              <w:jc w:val="center"/>
            </w:pPr>
            <w:r w:rsidRPr="4A3D3D71">
              <w:rPr>
                <w:b/>
                <w:bCs/>
              </w:rPr>
              <w:t>Department</w:t>
            </w:r>
          </w:p>
        </w:tc>
        <w:tc>
          <w:tcPr>
            <w:tcW w:w="1776" w:type="dxa"/>
            <w:vAlign w:val="center"/>
          </w:tcPr>
          <w:p w14:paraId="20BC4D03" w14:textId="3B746D3B" w:rsidR="4A3D3D71" w:rsidRDefault="4A3D3D71" w:rsidP="4A3D3D71">
            <w:pPr>
              <w:spacing w:after="0"/>
              <w:jc w:val="center"/>
            </w:pPr>
            <w:r w:rsidRPr="4A3D3D71">
              <w:rPr>
                <w:b/>
                <w:bCs/>
              </w:rPr>
              <w:t>Network Address</w:t>
            </w:r>
          </w:p>
        </w:tc>
        <w:tc>
          <w:tcPr>
            <w:tcW w:w="614" w:type="dxa"/>
            <w:vAlign w:val="center"/>
          </w:tcPr>
          <w:p w14:paraId="2445A3E3" w14:textId="1E7E2197" w:rsidR="4A3D3D71" w:rsidRDefault="4A3D3D71" w:rsidP="4A3D3D71">
            <w:pPr>
              <w:spacing w:after="0"/>
              <w:jc w:val="center"/>
            </w:pPr>
            <w:r w:rsidRPr="4A3D3D71">
              <w:rPr>
                <w:b/>
                <w:bCs/>
              </w:rPr>
              <w:t>CIDR</w:t>
            </w:r>
          </w:p>
        </w:tc>
        <w:tc>
          <w:tcPr>
            <w:tcW w:w="3000" w:type="dxa"/>
            <w:vAlign w:val="center"/>
          </w:tcPr>
          <w:p w14:paraId="24FA439F" w14:textId="6989FDCC" w:rsidR="4A3D3D71" w:rsidRDefault="4A3D3D71" w:rsidP="4A3D3D71">
            <w:pPr>
              <w:spacing w:after="0"/>
              <w:jc w:val="center"/>
            </w:pPr>
            <w:r w:rsidRPr="4A3D3D71">
              <w:rPr>
                <w:b/>
                <w:bCs/>
              </w:rPr>
              <w:t>Usable IP Range</w:t>
            </w:r>
          </w:p>
        </w:tc>
        <w:tc>
          <w:tcPr>
            <w:tcW w:w="1918" w:type="dxa"/>
            <w:vAlign w:val="center"/>
          </w:tcPr>
          <w:p w14:paraId="58E4D441" w14:textId="2AD72D65" w:rsidR="4A3D3D71" w:rsidRDefault="4A3D3D71" w:rsidP="4A3D3D71">
            <w:pPr>
              <w:spacing w:after="0"/>
              <w:jc w:val="center"/>
            </w:pPr>
            <w:r w:rsidRPr="4A3D3D71">
              <w:rPr>
                <w:b/>
                <w:bCs/>
              </w:rPr>
              <w:t>Broadcast Address</w:t>
            </w:r>
          </w:p>
        </w:tc>
      </w:tr>
      <w:tr w:rsidR="4A3D3D71" w14:paraId="4E7EE6F6" w14:textId="77777777" w:rsidTr="38A7D5F2">
        <w:trPr>
          <w:trHeight w:val="300"/>
        </w:trPr>
        <w:tc>
          <w:tcPr>
            <w:tcW w:w="1240" w:type="dxa"/>
            <w:vAlign w:val="center"/>
          </w:tcPr>
          <w:p w14:paraId="716783C9" w14:textId="10FC3116" w:rsidR="4A3D3D71" w:rsidRDefault="4A3D3D71" w:rsidP="4A3D3D71">
            <w:pPr>
              <w:spacing w:after="0"/>
            </w:pPr>
            <w:r>
              <w:t>IT</w:t>
            </w:r>
          </w:p>
        </w:tc>
        <w:tc>
          <w:tcPr>
            <w:tcW w:w="1776" w:type="dxa"/>
            <w:vAlign w:val="center"/>
          </w:tcPr>
          <w:p w14:paraId="05219B88" w14:textId="290099A2" w:rsidR="4A3D3D71" w:rsidRDefault="4A3D3D71" w:rsidP="4A3D3D71">
            <w:pPr>
              <w:spacing w:after="0"/>
            </w:pPr>
            <w:r>
              <w:t>192.168.1.0/25</w:t>
            </w:r>
          </w:p>
        </w:tc>
        <w:tc>
          <w:tcPr>
            <w:tcW w:w="614" w:type="dxa"/>
            <w:vAlign w:val="center"/>
          </w:tcPr>
          <w:p w14:paraId="4D91FCAF" w14:textId="6885293C" w:rsidR="4A3D3D71" w:rsidRDefault="4A3D3D71" w:rsidP="4A3D3D71">
            <w:pPr>
              <w:spacing w:after="0"/>
            </w:pPr>
            <w:r>
              <w:t>/25</w:t>
            </w:r>
          </w:p>
        </w:tc>
        <w:tc>
          <w:tcPr>
            <w:tcW w:w="3000" w:type="dxa"/>
            <w:vAlign w:val="center"/>
          </w:tcPr>
          <w:p w14:paraId="57DB8A38" w14:textId="27C01092" w:rsidR="4A3D3D71" w:rsidRDefault="4A3D3D71" w:rsidP="4A3D3D71">
            <w:pPr>
              <w:spacing w:after="0"/>
            </w:pPr>
            <w:r>
              <w:t>192.168.1.1 – 192.168.1.126</w:t>
            </w:r>
          </w:p>
        </w:tc>
        <w:tc>
          <w:tcPr>
            <w:tcW w:w="1918" w:type="dxa"/>
            <w:vAlign w:val="center"/>
          </w:tcPr>
          <w:p w14:paraId="682B0087" w14:textId="0008C6CE" w:rsidR="4A3D3D71" w:rsidRDefault="4A3D3D71" w:rsidP="4A3D3D71">
            <w:pPr>
              <w:spacing w:after="0"/>
            </w:pPr>
            <w:r>
              <w:t>192.168.1.127</w:t>
            </w:r>
          </w:p>
        </w:tc>
      </w:tr>
      <w:tr w:rsidR="4A3D3D71" w14:paraId="6A460BDF" w14:textId="77777777" w:rsidTr="38A7D5F2">
        <w:trPr>
          <w:trHeight w:val="300"/>
        </w:trPr>
        <w:tc>
          <w:tcPr>
            <w:tcW w:w="1240" w:type="dxa"/>
            <w:vAlign w:val="center"/>
          </w:tcPr>
          <w:p w14:paraId="4443E9E1" w14:textId="032ED866" w:rsidR="4A3D3D71" w:rsidRDefault="4A3D3D71" w:rsidP="4A3D3D71">
            <w:pPr>
              <w:spacing w:after="0"/>
            </w:pPr>
            <w:r>
              <w:t>Sales</w:t>
            </w:r>
          </w:p>
        </w:tc>
        <w:tc>
          <w:tcPr>
            <w:tcW w:w="1776" w:type="dxa"/>
            <w:vAlign w:val="center"/>
          </w:tcPr>
          <w:p w14:paraId="3C9934E4" w14:textId="2499A3B3" w:rsidR="4A3D3D71" w:rsidRDefault="4A3D3D71" w:rsidP="4A3D3D71">
            <w:pPr>
              <w:spacing w:after="0"/>
            </w:pPr>
            <w:r>
              <w:t>192.168.1.128/26</w:t>
            </w:r>
          </w:p>
        </w:tc>
        <w:tc>
          <w:tcPr>
            <w:tcW w:w="614" w:type="dxa"/>
            <w:vAlign w:val="center"/>
          </w:tcPr>
          <w:p w14:paraId="0BE9FE79" w14:textId="38618D28" w:rsidR="4A3D3D71" w:rsidRDefault="4A3D3D71" w:rsidP="4A3D3D71">
            <w:pPr>
              <w:spacing w:after="0"/>
            </w:pPr>
            <w:r>
              <w:t>/26</w:t>
            </w:r>
          </w:p>
        </w:tc>
        <w:tc>
          <w:tcPr>
            <w:tcW w:w="3000" w:type="dxa"/>
            <w:vAlign w:val="center"/>
          </w:tcPr>
          <w:p w14:paraId="0106A814" w14:textId="4B1E155C" w:rsidR="4A3D3D71" w:rsidRDefault="4A3D3D71" w:rsidP="4A3D3D71">
            <w:pPr>
              <w:spacing w:after="0"/>
            </w:pPr>
            <w:r>
              <w:t>192.168.1.129 – 192.168.1.190</w:t>
            </w:r>
          </w:p>
        </w:tc>
        <w:tc>
          <w:tcPr>
            <w:tcW w:w="1918" w:type="dxa"/>
            <w:vAlign w:val="center"/>
          </w:tcPr>
          <w:p w14:paraId="23896ED2" w14:textId="317186D6" w:rsidR="4A3D3D71" w:rsidRDefault="4A3D3D71" w:rsidP="4A3D3D71">
            <w:pPr>
              <w:spacing w:after="0"/>
            </w:pPr>
            <w:r>
              <w:t>192.168.1.191</w:t>
            </w:r>
          </w:p>
        </w:tc>
      </w:tr>
      <w:tr w:rsidR="4A3D3D71" w14:paraId="165B3965" w14:textId="77777777" w:rsidTr="38A7D5F2">
        <w:trPr>
          <w:trHeight w:val="300"/>
        </w:trPr>
        <w:tc>
          <w:tcPr>
            <w:tcW w:w="1240" w:type="dxa"/>
            <w:vAlign w:val="center"/>
          </w:tcPr>
          <w:p w14:paraId="693E5D23" w14:textId="0AD2A2BF" w:rsidR="4A3D3D71" w:rsidRDefault="4A3D3D71" w:rsidP="4A3D3D71">
            <w:pPr>
              <w:spacing w:after="0"/>
            </w:pPr>
            <w:r>
              <w:t>HR</w:t>
            </w:r>
          </w:p>
        </w:tc>
        <w:tc>
          <w:tcPr>
            <w:tcW w:w="1776" w:type="dxa"/>
            <w:vAlign w:val="center"/>
          </w:tcPr>
          <w:p w14:paraId="0C1423FC" w14:textId="0B8E5D43" w:rsidR="4A3D3D71" w:rsidRDefault="4A3D3D71" w:rsidP="4A3D3D71">
            <w:pPr>
              <w:spacing w:after="0"/>
            </w:pPr>
            <w:r>
              <w:t>192.168.1.192/27</w:t>
            </w:r>
          </w:p>
        </w:tc>
        <w:tc>
          <w:tcPr>
            <w:tcW w:w="614" w:type="dxa"/>
            <w:vAlign w:val="center"/>
          </w:tcPr>
          <w:p w14:paraId="1A04E359" w14:textId="6F007EA8" w:rsidR="4A3D3D71" w:rsidRDefault="4A3D3D71" w:rsidP="4A3D3D71">
            <w:pPr>
              <w:spacing w:after="0"/>
            </w:pPr>
            <w:r>
              <w:t>/27</w:t>
            </w:r>
          </w:p>
        </w:tc>
        <w:tc>
          <w:tcPr>
            <w:tcW w:w="3000" w:type="dxa"/>
            <w:vAlign w:val="center"/>
          </w:tcPr>
          <w:p w14:paraId="3DBAB506" w14:textId="76F462C4" w:rsidR="4A3D3D71" w:rsidRDefault="4A3D3D71" w:rsidP="4A3D3D71">
            <w:pPr>
              <w:spacing w:after="0"/>
            </w:pPr>
            <w:r>
              <w:t>192.168.1.193 – 192.168.1.222</w:t>
            </w:r>
          </w:p>
        </w:tc>
        <w:tc>
          <w:tcPr>
            <w:tcW w:w="1918" w:type="dxa"/>
            <w:vAlign w:val="center"/>
          </w:tcPr>
          <w:p w14:paraId="39DC166B" w14:textId="6CEC09F6" w:rsidR="4A3D3D71" w:rsidRDefault="4A3D3D71" w:rsidP="4A3D3D71">
            <w:pPr>
              <w:spacing w:after="0"/>
            </w:pPr>
            <w:r>
              <w:t>192.168.1.223</w:t>
            </w:r>
          </w:p>
        </w:tc>
      </w:tr>
      <w:tr w:rsidR="4A3D3D71" w14:paraId="412F5A7A" w14:textId="77777777" w:rsidTr="38A7D5F2">
        <w:trPr>
          <w:trHeight w:val="300"/>
        </w:trPr>
        <w:tc>
          <w:tcPr>
            <w:tcW w:w="1240" w:type="dxa"/>
            <w:vAlign w:val="center"/>
          </w:tcPr>
          <w:p w14:paraId="6DDD5359" w14:textId="148D8695" w:rsidR="4A3D3D71" w:rsidRDefault="4A3D3D71" w:rsidP="4A3D3D71">
            <w:pPr>
              <w:spacing w:after="0"/>
            </w:pPr>
            <w:r>
              <w:t>Guest Wi-Fi</w:t>
            </w:r>
          </w:p>
        </w:tc>
        <w:tc>
          <w:tcPr>
            <w:tcW w:w="1776" w:type="dxa"/>
            <w:vAlign w:val="center"/>
          </w:tcPr>
          <w:p w14:paraId="095DA20F" w14:textId="6D5FE638" w:rsidR="4A3D3D71" w:rsidRDefault="4A3D3D71" w:rsidP="4A3D3D71">
            <w:pPr>
              <w:spacing w:after="0"/>
            </w:pPr>
            <w:r>
              <w:t>192.168.1.224/28</w:t>
            </w:r>
          </w:p>
        </w:tc>
        <w:tc>
          <w:tcPr>
            <w:tcW w:w="614" w:type="dxa"/>
            <w:vAlign w:val="center"/>
          </w:tcPr>
          <w:p w14:paraId="038F1ECB" w14:textId="5B684256" w:rsidR="4A3D3D71" w:rsidRDefault="4A3D3D71" w:rsidP="4A3D3D71">
            <w:pPr>
              <w:spacing w:after="0"/>
            </w:pPr>
            <w:r>
              <w:t>/28</w:t>
            </w:r>
          </w:p>
        </w:tc>
        <w:tc>
          <w:tcPr>
            <w:tcW w:w="3000" w:type="dxa"/>
            <w:vAlign w:val="center"/>
          </w:tcPr>
          <w:p w14:paraId="54C62E35" w14:textId="3D12CD72" w:rsidR="4A3D3D71" w:rsidRDefault="4A3D3D71" w:rsidP="4A3D3D71">
            <w:pPr>
              <w:spacing w:after="0"/>
            </w:pPr>
            <w:r>
              <w:t>192.168.1.225 – 192.168.1.238</w:t>
            </w:r>
          </w:p>
        </w:tc>
        <w:tc>
          <w:tcPr>
            <w:tcW w:w="1918" w:type="dxa"/>
            <w:vAlign w:val="center"/>
          </w:tcPr>
          <w:p w14:paraId="72FF7988" w14:textId="5A7C2647" w:rsidR="4A3D3D71" w:rsidRDefault="4A3D3D71" w:rsidP="4A3D3D71">
            <w:pPr>
              <w:spacing w:after="0"/>
            </w:pPr>
            <w:r>
              <w:t>192.168.1.239</w:t>
            </w:r>
          </w:p>
        </w:tc>
      </w:tr>
    </w:tbl>
    <w:p w14:paraId="2FF54349" w14:textId="6B89DC3C" w:rsidR="2F478EB5" w:rsidRDefault="2F478EB5" w:rsidP="4A3D3D71"/>
    <w:p w14:paraId="70466FED" w14:textId="1829EE78" w:rsidR="2F478EB5" w:rsidRDefault="4A3D3D71" w:rsidP="4A3D3D71">
      <w:pPr>
        <w:pStyle w:val="Heading4"/>
        <w:spacing w:before="319" w:after="319"/>
      </w:pPr>
      <w:r w:rsidRPr="4A3D3D71">
        <w:rPr>
          <w:b/>
          <w:bCs/>
          <w:sz w:val="24"/>
          <w:szCs w:val="24"/>
        </w:rPr>
        <w:t>5. Leave Space for Future Subnets (Optional)</w:t>
      </w:r>
    </w:p>
    <w:p w14:paraId="49FC26E6" w14:textId="553058D7" w:rsidR="2F478EB5" w:rsidRDefault="4A3D3D71" w:rsidP="4A3D3D71">
      <w:pPr>
        <w:spacing w:before="240" w:after="240"/>
      </w:pPr>
      <w:r w:rsidRPr="4A3D3D71">
        <w:t xml:space="preserve">You can reserve leftover IPs (e.g., </w:t>
      </w:r>
      <w:r w:rsidRPr="4A3D3D71">
        <w:rPr>
          <w:rFonts w:ascii="Consolas" w:eastAsia="Consolas" w:hAnsi="Consolas" w:cs="Consolas"/>
        </w:rPr>
        <w:t>192.168.1.240/28</w:t>
      </w:r>
      <w:r w:rsidRPr="4A3D3D71">
        <w:t>) for future use.</w:t>
      </w:r>
    </w:p>
    <w:p w14:paraId="71E5FA83" w14:textId="40EB29C8" w:rsidR="2F478EB5" w:rsidRDefault="2F478EB5" w:rsidP="4A3D3D71"/>
    <w:p w14:paraId="40B3A994" w14:textId="1CDA4F09" w:rsidR="2F478EB5" w:rsidRDefault="4A3D3D71" w:rsidP="4A3D3D71">
      <w:pPr>
        <w:pStyle w:val="Heading3"/>
        <w:spacing w:before="281" w:after="281"/>
      </w:pPr>
      <w:r w:rsidRPr="4A3D3D71">
        <w:rPr>
          <w:b/>
          <w:bCs/>
        </w:rPr>
        <w:t>✅ Key Notes:</w:t>
      </w:r>
    </w:p>
    <w:p w14:paraId="54B3E852" w14:textId="7170D965" w:rsidR="2F478EB5" w:rsidRDefault="4A3D3D71" w:rsidP="001267F5">
      <w:pPr>
        <w:pStyle w:val="ListParagraph"/>
        <w:numPr>
          <w:ilvl w:val="0"/>
          <w:numId w:val="263"/>
        </w:numPr>
        <w:spacing w:before="240" w:after="240"/>
      </w:pPr>
      <w:r w:rsidRPr="4A3D3D71">
        <w:t>VLSM assigns larger blocks to high-host departments and smaller ones to low-host groups.</w:t>
      </w:r>
    </w:p>
    <w:p w14:paraId="4AB43653" w14:textId="5420687B" w:rsidR="2F478EB5" w:rsidRDefault="4A3D3D71" w:rsidP="001267F5">
      <w:pPr>
        <w:pStyle w:val="ListParagraph"/>
        <w:numPr>
          <w:ilvl w:val="0"/>
          <w:numId w:val="263"/>
        </w:numPr>
        <w:spacing w:before="240" w:after="240"/>
      </w:pPr>
      <w:r w:rsidRPr="4A3D3D71">
        <w:t xml:space="preserve">Helps </w:t>
      </w:r>
      <w:r w:rsidRPr="4A3D3D71">
        <w:rPr>
          <w:b/>
          <w:bCs/>
        </w:rPr>
        <w:t>avoid IP waste</w:t>
      </w:r>
      <w:r w:rsidRPr="4A3D3D71">
        <w:t>.</w:t>
      </w:r>
    </w:p>
    <w:p w14:paraId="219AF220" w14:textId="360B66E5" w:rsidR="2F478EB5" w:rsidRDefault="4A3D3D71" w:rsidP="001267F5">
      <w:pPr>
        <w:pStyle w:val="ListParagraph"/>
        <w:numPr>
          <w:ilvl w:val="0"/>
          <w:numId w:val="263"/>
        </w:numPr>
        <w:spacing w:before="240" w:after="240"/>
      </w:pPr>
      <w:r w:rsidRPr="4A3D3D71">
        <w:t xml:space="preserve">Keeps </w:t>
      </w:r>
      <w:r w:rsidRPr="4A3D3D71">
        <w:rPr>
          <w:b/>
          <w:bCs/>
        </w:rPr>
        <w:t>routing tables organized</w:t>
      </w:r>
      <w:r w:rsidRPr="4A3D3D71">
        <w:t>.</w:t>
      </w:r>
    </w:p>
    <w:p w14:paraId="0335F05C" w14:textId="06ADA2BE" w:rsidR="2F478EB5" w:rsidRDefault="4A3D3D71" w:rsidP="001267F5">
      <w:pPr>
        <w:pStyle w:val="ListParagraph"/>
        <w:numPr>
          <w:ilvl w:val="0"/>
          <w:numId w:val="263"/>
        </w:numPr>
        <w:spacing w:before="240" w:after="240"/>
      </w:pPr>
      <w:r w:rsidRPr="4A3D3D71">
        <w:t xml:space="preserve">Supports </w:t>
      </w:r>
      <w:r w:rsidRPr="4A3D3D71">
        <w:rPr>
          <w:b/>
          <w:bCs/>
        </w:rPr>
        <w:t>hierarchical network structures</w:t>
      </w:r>
      <w:r w:rsidRPr="4A3D3D71">
        <w:t>.</w:t>
      </w:r>
    </w:p>
    <w:p w14:paraId="40ECCD1E" w14:textId="3B354CFB" w:rsidR="2F478EB5" w:rsidRDefault="2F478EB5" w:rsidP="4A3D3D71"/>
    <w:p w14:paraId="3E9C67F7" w14:textId="378F5022" w:rsidR="2F478EB5" w:rsidRDefault="4A3D3D71" w:rsidP="4A3D3D71">
      <w:pPr>
        <w:pStyle w:val="Heading3"/>
        <w:spacing w:before="281" w:after="281"/>
      </w:pPr>
      <w:r w:rsidRPr="4A3D3D71">
        <w:rPr>
          <w:b/>
          <w:bCs/>
        </w:rPr>
        <w:t>✅ Conclusion:</w:t>
      </w:r>
    </w:p>
    <w:p w14:paraId="12B62531" w14:textId="611117FA" w:rsidR="2F478EB5" w:rsidRDefault="4A3D3D71" w:rsidP="4A3D3D71">
      <w:pPr>
        <w:spacing w:before="240" w:after="240"/>
      </w:pPr>
      <w:r w:rsidRPr="4A3D3D71">
        <w:t>Using VLSM involves:</w:t>
      </w:r>
    </w:p>
    <w:p w14:paraId="7B33DEEF" w14:textId="4E39FEE5" w:rsidR="2F478EB5" w:rsidRDefault="4A3D3D71" w:rsidP="001267F5">
      <w:pPr>
        <w:pStyle w:val="ListParagraph"/>
        <w:numPr>
          <w:ilvl w:val="0"/>
          <w:numId w:val="262"/>
        </w:numPr>
        <w:spacing w:before="240" w:after="240"/>
      </w:pPr>
      <w:r w:rsidRPr="4A3D3D71">
        <w:t>Analyzing host requirements</w:t>
      </w:r>
    </w:p>
    <w:p w14:paraId="3B3D4586" w14:textId="0C9FC53E" w:rsidR="2F478EB5" w:rsidRDefault="4A3D3D71" w:rsidP="001267F5">
      <w:pPr>
        <w:pStyle w:val="ListParagraph"/>
        <w:numPr>
          <w:ilvl w:val="0"/>
          <w:numId w:val="262"/>
        </w:numPr>
        <w:spacing w:before="240" w:after="240"/>
      </w:pPr>
      <w:r w:rsidRPr="4A3D3D71">
        <w:t>Calculating required subnet sizes</w:t>
      </w:r>
    </w:p>
    <w:p w14:paraId="52D19EB9" w14:textId="4327A37F" w:rsidR="2F478EB5" w:rsidRDefault="4A3D3D71" w:rsidP="001267F5">
      <w:pPr>
        <w:pStyle w:val="ListParagraph"/>
        <w:numPr>
          <w:ilvl w:val="0"/>
          <w:numId w:val="262"/>
        </w:numPr>
        <w:spacing w:before="240" w:after="240"/>
      </w:pPr>
      <w:r w:rsidRPr="4A3D3D71">
        <w:lastRenderedPageBreak/>
        <w:t>Assigning subnets in descending order</w:t>
      </w:r>
    </w:p>
    <w:p w14:paraId="11F269DB" w14:textId="2C11D778" w:rsidR="2F478EB5" w:rsidRDefault="4A3D3D71" w:rsidP="4A3D3D71">
      <w:pPr>
        <w:spacing w:before="240" w:after="240"/>
      </w:pPr>
      <w:r w:rsidRPr="4A3D3D71">
        <w:t>This method improves efficiency, scalability, and real-world applicability of IP addressing in both small and large networks.</w:t>
      </w:r>
    </w:p>
    <w:p w14:paraId="31FC8F44" w14:textId="18A81527" w:rsidR="2F478EB5" w:rsidRDefault="2F478EB5" w:rsidP="4A3D3D71"/>
    <w:p w14:paraId="05519340" w14:textId="58BF8B5A" w:rsidR="2F478EB5" w:rsidRDefault="2F478EB5" w:rsidP="2F478EB5">
      <w:pPr>
        <w:pStyle w:val="NormalWeb"/>
        <w:ind w:left="720"/>
        <w:rPr>
          <w:rStyle w:val="Strong"/>
          <w:rFonts w:eastAsiaTheme="majorEastAsia"/>
          <w:b w:val="0"/>
          <w:bCs w:val="0"/>
          <w:color w:val="FF0000"/>
        </w:rPr>
      </w:pPr>
    </w:p>
    <w:p w14:paraId="76E905E0" w14:textId="28AC1BE9" w:rsidR="00080C8D" w:rsidRPr="00870497" w:rsidRDefault="00080C8D" w:rsidP="002E5D0A">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t xml:space="preserve">Compare and contrast Fixed Length Subnet Masking (FLSM) with Variable Length Subnet Masking (VLSM). What are the limitations of FLSM that VLSM addresses? Provide examples to illustrate your points. </w:t>
      </w:r>
    </w:p>
    <w:p w14:paraId="2A1A736E" w14:textId="1188D6B7" w:rsidR="2F478EB5" w:rsidRDefault="7A36CC13" w:rsidP="4A3D3D71">
      <w:pPr>
        <w:pStyle w:val="Heading3"/>
        <w:spacing w:before="281" w:after="281"/>
      </w:pPr>
      <w:r w:rsidRPr="7A36CC13">
        <w:rPr>
          <w:b/>
          <w:bCs/>
        </w:rPr>
        <w:t xml:space="preserve"> Compare and Contrast Fixed Length Subnet Masking (FLSM) and Variable Length Subnet Masking (VLSM)</w:t>
      </w:r>
    </w:p>
    <w:p w14:paraId="40464890" w14:textId="128274D2" w:rsidR="2F478EB5" w:rsidRDefault="4A3D3D71" w:rsidP="4A3D3D71">
      <w:pPr>
        <w:spacing w:before="240" w:after="240"/>
      </w:pPr>
      <w:r w:rsidRPr="4A3D3D71">
        <w:rPr>
          <w:b/>
          <w:bCs/>
        </w:rPr>
        <w:t>+ Limitations of FLSM and How VLSM Solves Them</w:t>
      </w:r>
    </w:p>
    <w:p w14:paraId="0CB3C831" w14:textId="0643ECA1" w:rsidR="2F478EB5" w:rsidRDefault="4A3D3D71" w:rsidP="4A3D3D71">
      <w:pPr>
        <w:spacing w:before="240" w:after="240"/>
      </w:pPr>
      <w:r w:rsidRPr="4A3D3D71">
        <w:t xml:space="preserve"> </w:t>
      </w:r>
      <w:r w:rsidRPr="4A3D3D71">
        <w:rPr>
          <w:b/>
          <w:bCs/>
        </w:rPr>
        <w:t>(8 Marks Exam Answer)</w:t>
      </w:r>
    </w:p>
    <w:p w14:paraId="0A49CDE1" w14:textId="708CF6F9" w:rsidR="2F478EB5" w:rsidRDefault="2F478EB5" w:rsidP="4A3D3D71"/>
    <w:p w14:paraId="6E7DC2B8" w14:textId="44F9D009" w:rsidR="2F478EB5" w:rsidRDefault="4A3D3D71" w:rsidP="4A3D3D71">
      <w:pPr>
        <w:pStyle w:val="Heading3"/>
        <w:spacing w:before="281" w:after="281"/>
      </w:pPr>
      <w:r w:rsidRPr="4A3D3D71">
        <w:rPr>
          <w:b/>
          <w:bCs/>
        </w:rPr>
        <w:t>✅ Definitions</w:t>
      </w:r>
    </w:p>
    <w:p w14:paraId="07F82033" w14:textId="5532A917" w:rsidR="2F478EB5" w:rsidRDefault="4A3D3D71" w:rsidP="001267F5">
      <w:pPr>
        <w:pStyle w:val="ListParagraph"/>
        <w:numPr>
          <w:ilvl w:val="0"/>
          <w:numId w:val="261"/>
        </w:numPr>
        <w:spacing w:before="240" w:after="240"/>
        <w:rPr>
          <w:b/>
          <w:bCs/>
        </w:rPr>
      </w:pPr>
      <w:r w:rsidRPr="4A3D3D71">
        <w:rPr>
          <w:b/>
          <w:bCs/>
        </w:rPr>
        <w:t>FLSM (Fixed Length Subnet Masking):</w:t>
      </w:r>
    </w:p>
    <w:p w14:paraId="51AEAC16" w14:textId="4B4AB234" w:rsidR="2F478EB5" w:rsidRDefault="4A3D3D71" w:rsidP="001267F5">
      <w:pPr>
        <w:numPr>
          <w:ilvl w:val="0"/>
          <w:numId w:val="261"/>
        </w:numPr>
        <w:spacing w:before="240" w:after="240"/>
      </w:pPr>
      <w:r w:rsidRPr="4A3D3D71">
        <w:t xml:space="preserve"> All subnets use the </w:t>
      </w:r>
      <w:r w:rsidRPr="4A3D3D71">
        <w:rPr>
          <w:b/>
          <w:bCs/>
        </w:rPr>
        <w:t>same subnet mask</w:t>
      </w:r>
      <w:r w:rsidRPr="4A3D3D71">
        <w:t>, regardless of actual host needs.</w:t>
      </w:r>
    </w:p>
    <w:p w14:paraId="1002A483" w14:textId="6698ABA6" w:rsidR="2F478EB5" w:rsidRDefault="4A3D3D71" w:rsidP="001267F5">
      <w:pPr>
        <w:numPr>
          <w:ilvl w:val="0"/>
          <w:numId w:val="261"/>
        </w:numPr>
        <w:spacing w:before="240" w:after="240"/>
      </w:pPr>
      <w:r w:rsidRPr="4A3D3D71">
        <w:t xml:space="preserve"> ➤ Easy to manage but </w:t>
      </w:r>
      <w:r w:rsidRPr="4A3D3D71">
        <w:rPr>
          <w:b/>
          <w:bCs/>
        </w:rPr>
        <w:t>wastes IPs</w:t>
      </w:r>
      <w:r w:rsidRPr="4A3D3D71">
        <w:t xml:space="preserve"> when subnet sizes vary.</w:t>
      </w:r>
    </w:p>
    <w:p w14:paraId="48450020" w14:textId="5E757D1C" w:rsidR="2F478EB5" w:rsidRDefault="4A3D3D71" w:rsidP="001267F5">
      <w:pPr>
        <w:pStyle w:val="ListParagraph"/>
        <w:numPr>
          <w:ilvl w:val="0"/>
          <w:numId w:val="261"/>
        </w:numPr>
        <w:spacing w:before="240" w:after="240"/>
        <w:rPr>
          <w:b/>
          <w:bCs/>
        </w:rPr>
      </w:pPr>
      <w:r w:rsidRPr="4A3D3D71">
        <w:rPr>
          <w:b/>
          <w:bCs/>
        </w:rPr>
        <w:t>VLSM (Variable Length Subnet Masking):</w:t>
      </w:r>
    </w:p>
    <w:p w14:paraId="0C49A8A8" w14:textId="6E524203" w:rsidR="2F478EB5" w:rsidRDefault="4A3D3D71" w:rsidP="4A3D3D71">
      <w:pPr>
        <w:spacing w:before="240" w:after="240"/>
      </w:pPr>
      <w:r w:rsidRPr="4A3D3D71">
        <w:t xml:space="preserve"> Allows </w:t>
      </w:r>
      <w:r w:rsidRPr="4A3D3D71">
        <w:rPr>
          <w:b/>
          <w:bCs/>
        </w:rPr>
        <w:t>different subnet masks</w:t>
      </w:r>
      <w:r w:rsidRPr="4A3D3D71">
        <w:t xml:space="preserve"> for different subnets based on host requirements.</w:t>
      </w:r>
    </w:p>
    <w:p w14:paraId="0F0771E8" w14:textId="0129D5B4" w:rsidR="2F478EB5" w:rsidRDefault="4A3D3D71" w:rsidP="4A3D3D71">
      <w:pPr>
        <w:spacing w:before="240" w:after="240"/>
      </w:pPr>
      <w:r w:rsidRPr="4A3D3D71">
        <w:t xml:space="preserve"> ➤ Offers </w:t>
      </w:r>
      <w:r w:rsidRPr="4A3D3D71">
        <w:rPr>
          <w:b/>
          <w:bCs/>
        </w:rPr>
        <w:t>better efficiency and flexibility</w:t>
      </w:r>
      <w:r w:rsidRPr="4A3D3D71">
        <w:t>.</w:t>
      </w:r>
    </w:p>
    <w:p w14:paraId="06BD33AD" w14:textId="1894E43E" w:rsidR="2F478EB5" w:rsidRDefault="2F478EB5" w:rsidP="4A3D3D71"/>
    <w:p w14:paraId="754B4EC9" w14:textId="0C1D2F96" w:rsidR="2F478EB5" w:rsidRDefault="4A3D3D71" w:rsidP="4A3D3D71">
      <w:pPr>
        <w:pStyle w:val="Heading3"/>
        <w:spacing w:before="281" w:after="281"/>
      </w:pPr>
      <w:r w:rsidRPr="4A3D3D71">
        <w:rPr>
          <w:b/>
          <w:bCs/>
        </w:rPr>
        <w:t>✅ Comparison Table: FLSM vs. VLSM</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4"/>
        <w:gridCol w:w="3293"/>
        <w:gridCol w:w="4146"/>
      </w:tblGrid>
      <w:tr w:rsidR="4A3D3D71" w14:paraId="1F69A057" w14:textId="77777777" w:rsidTr="7A36CC13">
        <w:trPr>
          <w:trHeight w:val="300"/>
        </w:trPr>
        <w:tc>
          <w:tcPr>
            <w:tcW w:w="2124" w:type="dxa"/>
            <w:vAlign w:val="center"/>
          </w:tcPr>
          <w:p w14:paraId="41F3898C" w14:textId="53044206" w:rsidR="4A3D3D71" w:rsidRDefault="4A3D3D71" w:rsidP="4A3D3D71">
            <w:pPr>
              <w:spacing w:after="0"/>
              <w:jc w:val="center"/>
            </w:pPr>
            <w:r w:rsidRPr="4A3D3D71">
              <w:rPr>
                <w:b/>
                <w:bCs/>
              </w:rPr>
              <w:t>Criteria</w:t>
            </w:r>
          </w:p>
        </w:tc>
        <w:tc>
          <w:tcPr>
            <w:tcW w:w="3293" w:type="dxa"/>
            <w:vAlign w:val="center"/>
          </w:tcPr>
          <w:p w14:paraId="0E117C52" w14:textId="625318D8" w:rsidR="4A3D3D71" w:rsidRDefault="4A3D3D71" w:rsidP="4A3D3D71">
            <w:pPr>
              <w:spacing w:after="0"/>
              <w:jc w:val="center"/>
            </w:pPr>
            <w:r w:rsidRPr="4A3D3D71">
              <w:rPr>
                <w:b/>
                <w:bCs/>
              </w:rPr>
              <w:t>FLSM</w:t>
            </w:r>
          </w:p>
        </w:tc>
        <w:tc>
          <w:tcPr>
            <w:tcW w:w="4146" w:type="dxa"/>
            <w:vAlign w:val="center"/>
          </w:tcPr>
          <w:p w14:paraId="7AF507D6" w14:textId="4297808E" w:rsidR="4A3D3D71" w:rsidRDefault="4A3D3D71" w:rsidP="4A3D3D71">
            <w:pPr>
              <w:spacing w:after="0"/>
              <w:jc w:val="center"/>
            </w:pPr>
            <w:r w:rsidRPr="4A3D3D71">
              <w:rPr>
                <w:b/>
                <w:bCs/>
              </w:rPr>
              <w:t>VLSM</w:t>
            </w:r>
          </w:p>
        </w:tc>
      </w:tr>
      <w:tr w:rsidR="4A3D3D71" w14:paraId="0414E42F" w14:textId="77777777" w:rsidTr="7A36CC13">
        <w:trPr>
          <w:trHeight w:val="300"/>
        </w:trPr>
        <w:tc>
          <w:tcPr>
            <w:tcW w:w="2124" w:type="dxa"/>
            <w:vAlign w:val="center"/>
          </w:tcPr>
          <w:p w14:paraId="25A50BE1" w14:textId="6E3821DF" w:rsidR="4A3D3D71" w:rsidRDefault="4A3D3D71" w:rsidP="4A3D3D71">
            <w:pPr>
              <w:spacing w:after="0"/>
            </w:pPr>
            <w:r>
              <w:t>Subnet Size</w:t>
            </w:r>
          </w:p>
        </w:tc>
        <w:tc>
          <w:tcPr>
            <w:tcW w:w="3293" w:type="dxa"/>
            <w:vAlign w:val="center"/>
          </w:tcPr>
          <w:p w14:paraId="52EAF943" w14:textId="34A8BD4B" w:rsidR="4A3D3D71" w:rsidRDefault="4A3D3D71" w:rsidP="4A3D3D71">
            <w:pPr>
              <w:spacing w:after="0"/>
            </w:pPr>
            <w:r>
              <w:t>Same size for all subnets</w:t>
            </w:r>
          </w:p>
        </w:tc>
        <w:tc>
          <w:tcPr>
            <w:tcW w:w="4146" w:type="dxa"/>
            <w:vAlign w:val="center"/>
          </w:tcPr>
          <w:p w14:paraId="6131DB3F" w14:textId="51DF84A4" w:rsidR="4A3D3D71" w:rsidRDefault="4A3D3D71" w:rsidP="4A3D3D71">
            <w:pPr>
              <w:spacing w:after="0"/>
            </w:pPr>
            <w:r>
              <w:t>Varies per host requirement</w:t>
            </w:r>
          </w:p>
        </w:tc>
      </w:tr>
      <w:tr w:rsidR="4A3D3D71" w14:paraId="279C707A" w14:textId="77777777" w:rsidTr="7A36CC13">
        <w:trPr>
          <w:trHeight w:val="300"/>
        </w:trPr>
        <w:tc>
          <w:tcPr>
            <w:tcW w:w="2124" w:type="dxa"/>
            <w:vAlign w:val="center"/>
          </w:tcPr>
          <w:p w14:paraId="1492BC6F" w14:textId="29D54FD7" w:rsidR="4A3D3D71" w:rsidRDefault="4A3D3D71" w:rsidP="4A3D3D71">
            <w:pPr>
              <w:spacing w:after="0"/>
            </w:pPr>
            <w:r>
              <w:t>Subnet Mask</w:t>
            </w:r>
          </w:p>
        </w:tc>
        <w:tc>
          <w:tcPr>
            <w:tcW w:w="3293" w:type="dxa"/>
            <w:vAlign w:val="center"/>
          </w:tcPr>
          <w:p w14:paraId="6221EB1E" w14:textId="387D0912" w:rsidR="4A3D3D71" w:rsidRDefault="4A3D3D71" w:rsidP="4A3D3D71">
            <w:pPr>
              <w:spacing w:after="0"/>
            </w:pPr>
            <w:r>
              <w:t>Fixed (e.g., all /26)</w:t>
            </w:r>
          </w:p>
        </w:tc>
        <w:tc>
          <w:tcPr>
            <w:tcW w:w="4146" w:type="dxa"/>
            <w:vAlign w:val="center"/>
          </w:tcPr>
          <w:p w14:paraId="62FDD4C2" w14:textId="421C84E6" w:rsidR="4A3D3D71" w:rsidRDefault="4A3D3D71" w:rsidP="4A3D3D71">
            <w:pPr>
              <w:spacing w:after="0"/>
            </w:pPr>
            <w:r>
              <w:t>Variable (e.g., /25, /27, /28 in one network)</w:t>
            </w:r>
          </w:p>
        </w:tc>
      </w:tr>
      <w:tr w:rsidR="4A3D3D71" w14:paraId="4AF896D3" w14:textId="77777777" w:rsidTr="7A36CC13">
        <w:trPr>
          <w:trHeight w:val="300"/>
        </w:trPr>
        <w:tc>
          <w:tcPr>
            <w:tcW w:w="2124" w:type="dxa"/>
            <w:vAlign w:val="center"/>
          </w:tcPr>
          <w:p w14:paraId="2D18F229" w14:textId="5EF064EE" w:rsidR="4A3D3D71" w:rsidRDefault="4A3D3D71" w:rsidP="4A3D3D71">
            <w:pPr>
              <w:spacing w:after="0"/>
            </w:pPr>
            <w:r>
              <w:lastRenderedPageBreak/>
              <w:t>IP Address Utilization</w:t>
            </w:r>
          </w:p>
        </w:tc>
        <w:tc>
          <w:tcPr>
            <w:tcW w:w="3293" w:type="dxa"/>
            <w:vAlign w:val="center"/>
          </w:tcPr>
          <w:p w14:paraId="3CC04B98" w14:textId="6E545F86" w:rsidR="4A3D3D71" w:rsidRDefault="4A3D3D71" w:rsidP="4A3D3D71">
            <w:pPr>
              <w:spacing w:after="0"/>
            </w:pPr>
            <w:r>
              <w:t>Wastage if subnet too large</w:t>
            </w:r>
          </w:p>
        </w:tc>
        <w:tc>
          <w:tcPr>
            <w:tcW w:w="4146" w:type="dxa"/>
            <w:vAlign w:val="center"/>
          </w:tcPr>
          <w:p w14:paraId="0B8B28CB" w14:textId="75D5A90C" w:rsidR="4A3D3D71" w:rsidRDefault="4A3D3D71" w:rsidP="4A3D3D71">
            <w:pPr>
              <w:spacing w:after="0"/>
            </w:pPr>
            <w:r>
              <w:t>Efficient allocation, minimal waste</w:t>
            </w:r>
          </w:p>
        </w:tc>
      </w:tr>
      <w:tr w:rsidR="4A3D3D71" w14:paraId="000DEADB" w14:textId="77777777" w:rsidTr="7A36CC13">
        <w:trPr>
          <w:trHeight w:val="300"/>
        </w:trPr>
        <w:tc>
          <w:tcPr>
            <w:tcW w:w="2124" w:type="dxa"/>
            <w:vAlign w:val="center"/>
          </w:tcPr>
          <w:p w14:paraId="0E447693" w14:textId="47D14AB9" w:rsidR="4A3D3D71" w:rsidRDefault="4A3D3D71" w:rsidP="4A3D3D71">
            <w:pPr>
              <w:spacing w:after="0"/>
            </w:pPr>
            <w:r>
              <w:t>Flexibility</w:t>
            </w:r>
          </w:p>
        </w:tc>
        <w:tc>
          <w:tcPr>
            <w:tcW w:w="3293" w:type="dxa"/>
            <w:vAlign w:val="center"/>
          </w:tcPr>
          <w:p w14:paraId="1128A032" w14:textId="5E60A481" w:rsidR="4A3D3D71" w:rsidRDefault="4A3D3D71" w:rsidP="4A3D3D71">
            <w:pPr>
              <w:spacing w:after="0"/>
            </w:pPr>
            <w:r>
              <w:t>Low</w:t>
            </w:r>
          </w:p>
        </w:tc>
        <w:tc>
          <w:tcPr>
            <w:tcW w:w="4146" w:type="dxa"/>
            <w:vAlign w:val="center"/>
          </w:tcPr>
          <w:p w14:paraId="0B914BF6" w14:textId="3627FCE9" w:rsidR="4A3D3D71" w:rsidRDefault="4A3D3D71" w:rsidP="4A3D3D71">
            <w:pPr>
              <w:spacing w:after="0"/>
            </w:pPr>
            <w:r>
              <w:t>High</w:t>
            </w:r>
          </w:p>
        </w:tc>
      </w:tr>
      <w:tr w:rsidR="4A3D3D71" w14:paraId="41141118" w14:textId="77777777" w:rsidTr="7A36CC13">
        <w:trPr>
          <w:trHeight w:val="300"/>
        </w:trPr>
        <w:tc>
          <w:tcPr>
            <w:tcW w:w="2124" w:type="dxa"/>
            <w:vAlign w:val="center"/>
          </w:tcPr>
          <w:p w14:paraId="62A70C29" w14:textId="249BE361" w:rsidR="4A3D3D71" w:rsidRDefault="4A3D3D71" w:rsidP="4A3D3D71">
            <w:pPr>
              <w:spacing w:after="0"/>
            </w:pPr>
            <w:r>
              <w:t>Complexity</w:t>
            </w:r>
          </w:p>
        </w:tc>
        <w:tc>
          <w:tcPr>
            <w:tcW w:w="3293" w:type="dxa"/>
            <w:vAlign w:val="center"/>
          </w:tcPr>
          <w:p w14:paraId="14BDAD18" w14:textId="1E03F6A9" w:rsidR="4A3D3D71" w:rsidRDefault="4A3D3D71" w:rsidP="4A3D3D71">
            <w:pPr>
              <w:spacing w:after="0"/>
            </w:pPr>
            <w:r>
              <w:t>Simple to implement</w:t>
            </w:r>
          </w:p>
        </w:tc>
        <w:tc>
          <w:tcPr>
            <w:tcW w:w="4146" w:type="dxa"/>
            <w:vAlign w:val="center"/>
          </w:tcPr>
          <w:p w14:paraId="22B9F13C" w14:textId="22C3D317" w:rsidR="4A3D3D71" w:rsidRDefault="4A3D3D71" w:rsidP="4A3D3D71">
            <w:pPr>
              <w:spacing w:after="0"/>
            </w:pPr>
            <w:r>
              <w:t>Requires planning and calculation</w:t>
            </w:r>
          </w:p>
        </w:tc>
      </w:tr>
      <w:tr w:rsidR="4A3D3D71" w14:paraId="158C7FAA" w14:textId="77777777" w:rsidTr="7A36CC13">
        <w:trPr>
          <w:trHeight w:val="300"/>
        </w:trPr>
        <w:tc>
          <w:tcPr>
            <w:tcW w:w="2124" w:type="dxa"/>
            <w:vAlign w:val="center"/>
          </w:tcPr>
          <w:p w14:paraId="1D119B04" w14:textId="1E80B9FC" w:rsidR="4A3D3D71" w:rsidRDefault="4A3D3D71" w:rsidP="4A3D3D71">
            <w:pPr>
              <w:spacing w:after="0"/>
            </w:pPr>
            <w:r>
              <w:t>Route Summarization</w:t>
            </w:r>
          </w:p>
        </w:tc>
        <w:tc>
          <w:tcPr>
            <w:tcW w:w="3293" w:type="dxa"/>
            <w:vAlign w:val="center"/>
          </w:tcPr>
          <w:p w14:paraId="0327FE3A" w14:textId="4A11B0ED" w:rsidR="4A3D3D71" w:rsidRDefault="4A3D3D71" w:rsidP="4A3D3D71">
            <w:pPr>
              <w:spacing w:after="0"/>
            </w:pPr>
            <w:r>
              <w:t>Limited</w:t>
            </w:r>
          </w:p>
        </w:tc>
        <w:tc>
          <w:tcPr>
            <w:tcW w:w="4146" w:type="dxa"/>
            <w:vAlign w:val="center"/>
          </w:tcPr>
          <w:p w14:paraId="6B741E5A" w14:textId="0B102B3D" w:rsidR="4A3D3D71" w:rsidRDefault="4A3D3D71" w:rsidP="4A3D3D71">
            <w:pPr>
              <w:spacing w:after="0"/>
            </w:pPr>
            <w:r>
              <w:t>Supported</w:t>
            </w:r>
          </w:p>
        </w:tc>
      </w:tr>
      <w:tr w:rsidR="4A3D3D71" w14:paraId="6E2F1A75" w14:textId="77777777" w:rsidTr="7A36CC13">
        <w:trPr>
          <w:trHeight w:val="300"/>
        </w:trPr>
        <w:tc>
          <w:tcPr>
            <w:tcW w:w="2124" w:type="dxa"/>
            <w:vAlign w:val="center"/>
          </w:tcPr>
          <w:p w14:paraId="45BA00FC" w14:textId="53F2F510" w:rsidR="4A3D3D71" w:rsidRDefault="4A3D3D71" w:rsidP="4A3D3D71">
            <w:pPr>
              <w:spacing w:after="0"/>
            </w:pPr>
            <w:r>
              <w:t>Use Case</w:t>
            </w:r>
          </w:p>
        </w:tc>
        <w:tc>
          <w:tcPr>
            <w:tcW w:w="3293" w:type="dxa"/>
            <w:vAlign w:val="center"/>
          </w:tcPr>
          <w:p w14:paraId="7EDF6B61" w14:textId="4B8BC0DA" w:rsidR="4A3D3D71" w:rsidRDefault="4A3D3D71" w:rsidP="4A3D3D71">
            <w:pPr>
              <w:spacing w:after="0"/>
            </w:pPr>
            <w:r>
              <w:t>Simple networks with equal needs</w:t>
            </w:r>
          </w:p>
        </w:tc>
        <w:tc>
          <w:tcPr>
            <w:tcW w:w="4146" w:type="dxa"/>
            <w:vAlign w:val="center"/>
          </w:tcPr>
          <w:p w14:paraId="073442B1" w14:textId="5449227F" w:rsidR="4A3D3D71" w:rsidRDefault="4A3D3D71" w:rsidP="4A3D3D71">
            <w:pPr>
              <w:spacing w:after="0"/>
            </w:pPr>
            <w:r>
              <w:t>Complex networks with varying sizes</w:t>
            </w:r>
          </w:p>
        </w:tc>
      </w:tr>
    </w:tbl>
    <w:p w14:paraId="06BF57CA" w14:textId="5C28F61E" w:rsidR="2F478EB5" w:rsidRDefault="2F478EB5" w:rsidP="4A3D3D71"/>
    <w:p w14:paraId="5B1AD159" w14:textId="32514E0C" w:rsidR="2F478EB5" w:rsidRDefault="4A3D3D71" w:rsidP="4A3D3D71">
      <w:pPr>
        <w:pStyle w:val="Heading3"/>
        <w:spacing w:before="281" w:after="281"/>
      </w:pPr>
      <w:r w:rsidRPr="4A3D3D71">
        <w:rPr>
          <w:b/>
          <w:bCs/>
        </w:rPr>
        <w:t>✅ Limitation of FLSM</w:t>
      </w:r>
    </w:p>
    <w:p w14:paraId="0E4C5818" w14:textId="6D415C60" w:rsidR="2F478EB5" w:rsidRDefault="4A3D3D71" w:rsidP="001267F5">
      <w:pPr>
        <w:pStyle w:val="ListParagraph"/>
        <w:numPr>
          <w:ilvl w:val="0"/>
          <w:numId w:val="260"/>
        </w:numPr>
        <w:spacing w:before="240" w:after="240"/>
      </w:pPr>
      <w:r w:rsidRPr="4A3D3D71">
        <w:t xml:space="preserve">Allocates </w:t>
      </w:r>
      <w:r w:rsidRPr="4A3D3D71">
        <w:rPr>
          <w:b/>
          <w:bCs/>
        </w:rPr>
        <w:t>same number of IPs</w:t>
      </w:r>
      <w:r w:rsidRPr="4A3D3D71">
        <w:t xml:space="preserve"> to all subnets even if some don’t need that many.</w:t>
      </w:r>
    </w:p>
    <w:p w14:paraId="24894E11" w14:textId="23D8D9A1" w:rsidR="2F478EB5" w:rsidRDefault="4A3D3D71" w:rsidP="001267F5">
      <w:pPr>
        <w:pStyle w:val="ListParagraph"/>
        <w:numPr>
          <w:ilvl w:val="0"/>
          <w:numId w:val="260"/>
        </w:numPr>
        <w:spacing w:before="240" w:after="240"/>
      </w:pPr>
      <w:r w:rsidRPr="4A3D3D71">
        <w:t xml:space="preserve">Results in </w:t>
      </w:r>
      <w:r w:rsidRPr="4A3D3D71">
        <w:rPr>
          <w:b/>
          <w:bCs/>
        </w:rPr>
        <w:t>IP address wastage</w:t>
      </w:r>
      <w:r w:rsidRPr="4A3D3D71">
        <w:t xml:space="preserve"> and poor scalability.</w:t>
      </w:r>
    </w:p>
    <w:p w14:paraId="61A7609A" w14:textId="049501C1" w:rsidR="2F478EB5" w:rsidRDefault="4A3D3D71" w:rsidP="4A3D3D71">
      <w:pPr>
        <w:spacing w:before="240" w:after="240"/>
      </w:pPr>
      <w:r w:rsidRPr="4A3D3D71">
        <w:rPr>
          <w:b/>
          <w:bCs/>
        </w:rPr>
        <w:t>Example (FLSM):</w:t>
      </w:r>
    </w:p>
    <w:p w14:paraId="1C55D617" w14:textId="1682250A" w:rsidR="2F478EB5" w:rsidRDefault="4A3D3D71" w:rsidP="4A3D3D71">
      <w:pPr>
        <w:spacing w:before="240" w:after="240"/>
      </w:pPr>
      <w:r w:rsidRPr="4A3D3D71">
        <w:t xml:space="preserve"> Given </w:t>
      </w:r>
      <w:r w:rsidRPr="4A3D3D71">
        <w:rPr>
          <w:rFonts w:ascii="Consolas" w:eastAsia="Consolas" w:hAnsi="Consolas" w:cs="Consolas"/>
        </w:rPr>
        <w:t>192.168.1.0/24</w:t>
      </w:r>
      <w:r w:rsidRPr="4A3D3D71">
        <w:t>, divided into 4 subnets:</w:t>
      </w:r>
    </w:p>
    <w:p w14:paraId="34DB6C40" w14:textId="428529A0" w:rsidR="2F478EB5" w:rsidRDefault="4A3D3D71" w:rsidP="001267F5">
      <w:pPr>
        <w:pStyle w:val="ListParagraph"/>
        <w:numPr>
          <w:ilvl w:val="0"/>
          <w:numId w:val="259"/>
        </w:numPr>
        <w:spacing w:before="240" w:after="240"/>
      </w:pPr>
      <w:r w:rsidRPr="4A3D3D71">
        <w:t>Each gets /26 → 64 IPs each</w:t>
      </w:r>
    </w:p>
    <w:p w14:paraId="6A78C1B2" w14:textId="149B33F8" w:rsidR="2F478EB5" w:rsidRDefault="4A3D3D71" w:rsidP="001267F5">
      <w:pPr>
        <w:pStyle w:val="ListParagraph"/>
        <w:numPr>
          <w:ilvl w:val="0"/>
          <w:numId w:val="259"/>
        </w:numPr>
        <w:spacing w:before="240" w:after="240"/>
        <w:rPr>
          <w:b/>
          <w:bCs/>
        </w:rPr>
      </w:pPr>
      <w:r w:rsidRPr="4A3D3D71">
        <w:t xml:space="preserve">Even if one department only needs 10 hosts, it gets 64 IPs → </w:t>
      </w:r>
      <w:r w:rsidRPr="4A3D3D71">
        <w:rPr>
          <w:b/>
          <w:bCs/>
        </w:rPr>
        <w:t>WASTE</w:t>
      </w:r>
    </w:p>
    <w:p w14:paraId="5BFE9B07" w14:textId="6079F75E" w:rsidR="2F478EB5" w:rsidRDefault="2F478EB5" w:rsidP="4A3D3D71"/>
    <w:p w14:paraId="542E6A9B" w14:textId="4EE69862" w:rsidR="2F478EB5" w:rsidRDefault="4A3D3D71" w:rsidP="4A3D3D71">
      <w:pPr>
        <w:pStyle w:val="Heading3"/>
        <w:spacing w:before="281" w:after="281"/>
      </w:pPr>
      <w:r w:rsidRPr="4A3D3D71">
        <w:rPr>
          <w:b/>
          <w:bCs/>
        </w:rPr>
        <w:t>✅ How VLSM Solves It</w:t>
      </w:r>
    </w:p>
    <w:p w14:paraId="5BB6B65F" w14:textId="74811FE9" w:rsidR="2F478EB5" w:rsidRDefault="4A3D3D71" w:rsidP="4A3D3D71">
      <w:pPr>
        <w:spacing w:before="240" w:after="240"/>
      </w:pPr>
      <w:r w:rsidRPr="4A3D3D71">
        <w:rPr>
          <w:b/>
          <w:bCs/>
        </w:rPr>
        <w:t>Example (VLSM):</w:t>
      </w:r>
    </w:p>
    <w:p w14:paraId="19264E6A" w14:textId="1D4CB088" w:rsidR="2F478EB5" w:rsidRDefault="4A3D3D71" w:rsidP="4A3D3D71">
      <w:pPr>
        <w:spacing w:before="240" w:after="240"/>
      </w:pPr>
      <w:r w:rsidRPr="4A3D3D71">
        <w:t xml:space="preserve"> Given </w:t>
      </w:r>
      <w:r w:rsidRPr="4A3D3D71">
        <w:rPr>
          <w:rFonts w:ascii="Consolas" w:eastAsia="Consolas" w:hAnsi="Consolas" w:cs="Consolas"/>
        </w:rPr>
        <w:t>192.168.1.0/24</w:t>
      </w:r>
      <w:r w:rsidRPr="4A3D3D71">
        <w:t xml:space="preserve"> and needs:</w:t>
      </w:r>
    </w:p>
    <w:p w14:paraId="4B64B4C0" w14:textId="7B473A4E" w:rsidR="2F478EB5" w:rsidRDefault="4A3D3D71" w:rsidP="001267F5">
      <w:pPr>
        <w:pStyle w:val="ListParagraph"/>
        <w:numPr>
          <w:ilvl w:val="0"/>
          <w:numId w:val="258"/>
        </w:numPr>
        <w:spacing w:before="240" w:after="240"/>
      </w:pPr>
      <w:r w:rsidRPr="4A3D3D71">
        <w:t>Dept A: 100 hosts → /25</w:t>
      </w:r>
    </w:p>
    <w:p w14:paraId="555B90FF" w14:textId="02BCDE76" w:rsidR="2F478EB5" w:rsidRDefault="4A3D3D71" w:rsidP="001267F5">
      <w:pPr>
        <w:pStyle w:val="ListParagraph"/>
        <w:numPr>
          <w:ilvl w:val="0"/>
          <w:numId w:val="258"/>
        </w:numPr>
        <w:spacing w:before="240" w:after="240"/>
      </w:pPr>
      <w:r w:rsidRPr="4A3D3D71">
        <w:t>Dept B: 50 hosts → /26</w:t>
      </w:r>
    </w:p>
    <w:p w14:paraId="08C069C1" w14:textId="18558190" w:rsidR="2F478EB5" w:rsidRDefault="4A3D3D71" w:rsidP="001267F5">
      <w:pPr>
        <w:pStyle w:val="ListParagraph"/>
        <w:numPr>
          <w:ilvl w:val="0"/>
          <w:numId w:val="258"/>
        </w:numPr>
        <w:spacing w:before="240" w:after="240"/>
      </w:pPr>
      <w:r w:rsidRPr="4A3D3D71">
        <w:t>Dept C: 25 hosts → /27</w:t>
      </w:r>
    </w:p>
    <w:p w14:paraId="531F4B95" w14:textId="03278765" w:rsidR="2F478EB5" w:rsidRDefault="4A3D3D71" w:rsidP="001267F5">
      <w:pPr>
        <w:pStyle w:val="ListParagraph"/>
        <w:numPr>
          <w:ilvl w:val="0"/>
          <w:numId w:val="258"/>
        </w:numPr>
        <w:spacing w:before="240" w:after="240"/>
      </w:pPr>
      <w:r w:rsidRPr="4A3D3D71">
        <w:t>Dept D: 10 hosts → /28</w:t>
      </w:r>
    </w:p>
    <w:p w14:paraId="15A6D1F3" w14:textId="09D3D583" w:rsidR="2F478EB5" w:rsidRDefault="4A3D3D71" w:rsidP="4A3D3D71">
      <w:pPr>
        <w:spacing w:before="240" w:after="240"/>
      </w:pPr>
      <w:r w:rsidRPr="4A3D3D71">
        <w:rPr>
          <w:b/>
          <w:bCs/>
        </w:rPr>
        <w:t>Result:</w:t>
      </w:r>
    </w:p>
    <w:p w14:paraId="4F835D2E" w14:textId="6DE9EDC3" w:rsidR="2F478EB5" w:rsidRDefault="4A3D3D71" w:rsidP="001267F5">
      <w:pPr>
        <w:pStyle w:val="ListParagraph"/>
        <w:numPr>
          <w:ilvl w:val="0"/>
          <w:numId w:val="257"/>
        </w:numPr>
        <w:spacing w:before="240" w:after="240"/>
      </w:pPr>
      <w:r w:rsidRPr="4A3D3D71">
        <w:t>Efficiently uses all 256 IPs</w:t>
      </w:r>
    </w:p>
    <w:p w14:paraId="22158BBD" w14:textId="403A45F5" w:rsidR="2F478EB5" w:rsidRDefault="4A3D3D71" w:rsidP="001267F5">
      <w:pPr>
        <w:pStyle w:val="ListParagraph"/>
        <w:numPr>
          <w:ilvl w:val="0"/>
          <w:numId w:val="257"/>
        </w:numPr>
        <w:spacing w:before="240" w:after="240"/>
      </w:pPr>
      <w:r w:rsidRPr="4A3D3D71">
        <w:t>No over-allocation</w:t>
      </w:r>
    </w:p>
    <w:p w14:paraId="302EBAF8" w14:textId="4C359EC7" w:rsidR="2F478EB5" w:rsidRDefault="4A3D3D71" w:rsidP="001267F5">
      <w:pPr>
        <w:pStyle w:val="ListParagraph"/>
        <w:numPr>
          <w:ilvl w:val="0"/>
          <w:numId w:val="257"/>
        </w:numPr>
        <w:spacing w:before="240" w:after="240"/>
      </w:pPr>
      <w:r w:rsidRPr="4A3D3D71">
        <w:t>Leaves room for growth</w:t>
      </w:r>
    </w:p>
    <w:p w14:paraId="48572D6B" w14:textId="30423868" w:rsidR="2F478EB5" w:rsidRDefault="2F478EB5" w:rsidP="4A3D3D71"/>
    <w:p w14:paraId="697BF6B6" w14:textId="51655380" w:rsidR="2F478EB5" w:rsidRDefault="4A3D3D71" w:rsidP="4A3D3D71">
      <w:pPr>
        <w:pStyle w:val="Heading3"/>
        <w:spacing w:before="281" w:after="281"/>
      </w:pPr>
      <w:r w:rsidRPr="4A3D3D71">
        <w:rPr>
          <w:b/>
          <w:bCs/>
        </w:rPr>
        <w:lastRenderedPageBreak/>
        <w:t>✅ Conclusion:</w:t>
      </w:r>
    </w:p>
    <w:p w14:paraId="6C68BE65" w14:textId="224DF3DB" w:rsidR="2F478EB5" w:rsidRDefault="4A3D3D71" w:rsidP="001267F5">
      <w:pPr>
        <w:pStyle w:val="ListParagraph"/>
        <w:numPr>
          <w:ilvl w:val="0"/>
          <w:numId w:val="256"/>
        </w:numPr>
        <w:spacing w:before="240" w:after="240"/>
      </w:pPr>
      <w:r w:rsidRPr="4A3D3D71">
        <w:rPr>
          <w:b/>
          <w:bCs/>
        </w:rPr>
        <w:t>FLSM</w:t>
      </w:r>
      <w:r w:rsidRPr="4A3D3D71">
        <w:t xml:space="preserve"> is easier but wasteful and inflexible.</w:t>
      </w:r>
    </w:p>
    <w:p w14:paraId="1E0FDCBA" w14:textId="16876CB4" w:rsidR="2F478EB5" w:rsidRDefault="4A3D3D71" w:rsidP="001267F5">
      <w:pPr>
        <w:pStyle w:val="ListParagraph"/>
        <w:numPr>
          <w:ilvl w:val="0"/>
          <w:numId w:val="256"/>
        </w:numPr>
        <w:spacing w:before="240" w:after="240"/>
      </w:pPr>
      <w:r w:rsidRPr="4A3D3D71">
        <w:rPr>
          <w:b/>
          <w:bCs/>
        </w:rPr>
        <w:t>VLSM</w:t>
      </w:r>
      <w:r w:rsidRPr="4A3D3D71">
        <w:t xml:space="preserve"> provides </w:t>
      </w:r>
      <w:r w:rsidRPr="4A3D3D71">
        <w:rPr>
          <w:b/>
          <w:bCs/>
        </w:rPr>
        <w:t>custom-fit subnet sizes</w:t>
      </w:r>
      <w:r w:rsidRPr="4A3D3D71">
        <w:t xml:space="preserve">, </w:t>
      </w:r>
      <w:r w:rsidRPr="4A3D3D71">
        <w:rPr>
          <w:b/>
          <w:bCs/>
        </w:rPr>
        <w:t>better address efficiency</w:t>
      </w:r>
      <w:r w:rsidRPr="4A3D3D71">
        <w:t xml:space="preserve">, and </w:t>
      </w:r>
      <w:r w:rsidRPr="4A3D3D71">
        <w:rPr>
          <w:b/>
          <w:bCs/>
        </w:rPr>
        <w:t>scalability</w:t>
      </w:r>
      <w:r w:rsidRPr="4A3D3D71">
        <w:t>.</w:t>
      </w:r>
    </w:p>
    <w:p w14:paraId="4E20D720" w14:textId="317025C0" w:rsidR="2F478EB5" w:rsidRDefault="4A3D3D71" w:rsidP="001267F5">
      <w:pPr>
        <w:pStyle w:val="ListParagraph"/>
        <w:numPr>
          <w:ilvl w:val="0"/>
          <w:numId w:val="256"/>
        </w:numPr>
        <w:spacing w:before="240" w:after="240"/>
      </w:pPr>
      <w:r w:rsidRPr="4A3D3D71">
        <w:t xml:space="preserve">In modern networks with mixed-size departments and devices, </w:t>
      </w:r>
      <w:r w:rsidRPr="4A3D3D71">
        <w:rPr>
          <w:b/>
          <w:bCs/>
        </w:rPr>
        <w:t>VLSM is essential</w:t>
      </w:r>
      <w:r w:rsidRPr="4A3D3D71">
        <w:t>.</w:t>
      </w:r>
    </w:p>
    <w:p w14:paraId="06FC9D65" w14:textId="41D7FDED" w:rsidR="2F478EB5" w:rsidRDefault="2F478EB5" w:rsidP="4A3D3D71"/>
    <w:p w14:paraId="228D2409" w14:textId="11E2C3C4" w:rsidR="2F478EB5" w:rsidRDefault="4A3D3D71" w:rsidP="4A3D3D71">
      <w:pPr>
        <w:spacing w:before="240" w:after="240"/>
      </w:pPr>
      <w:r w:rsidRPr="4A3D3D71">
        <w:t xml:space="preserve">Let me know if you'd like a </w:t>
      </w:r>
      <w:r w:rsidRPr="4A3D3D71">
        <w:rPr>
          <w:b/>
          <w:bCs/>
        </w:rPr>
        <w:t>diagram</w:t>
      </w:r>
      <w:r w:rsidRPr="4A3D3D71">
        <w:t xml:space="preserve"> comparing both visually or a </w:t>
      </w:r>
      <w:r w:rsidRPr="4A3D3D71">
        <w:rPr>
          <w:b/>
          <w:bCs/>
        </w:rPr>
        <w:t>practice problem</w:t>
      </w:r>
      <w:r w:rsidRPr="4A3D3D71">
        <w:t xml:space="preserve"> to reinforce the concept!</w:t>
      </w:r>
    </w:p>
    <w:p w14:paraId="2656EB36" w14:textId="70F81809" w:rsidR="2F478EB5" w:rsidRDefault="2F478EB5" w:rsidP="2F478EB5">
      <w:pPr>
        <w:pStyle w:val="NormalWeb"/>
        <w:ind w:left="720"/>
        <w:rPr>
          <w:rStyle w:val="Strong"/>
          <w:rFonts w:eastAsiaTheme="majorEastAsia"/>
          <w:b w:val="0"/>
          <w:bCs w:val="0"/>
          <w:color w:val="FF0000"/>
        </w:rPr>
      </w:pPr>
    </w:p>
    <w:p w14:paraId="6493577C" w14:textId="6FDC8273" w:rsidR="00080C8D" w:rsidRPr="00870497" w:rsidRDefault="00080C8D" w:rsidP="002E5D0A">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t xml:space="preserve">Given the network 172.16.0.0/16, subnet it using VLSM to create the following subnets: Subnet A needs 500 hosts, Subnet B needs 250 hosts, and Subnet C needs 100 hosts. Calculate the subnet masks and list the usable IP address range for each subnet. </w:t>
      </w:r>
    </w:p>
    <w:p w14:paraId="2F0E3EEB" w14:textId="4A98E8F5" w:rsidR="2F478EB5" w:rsidRDefault="7A36CC13" w:rsidP="03816E1C">
      <w:pPr>
        <w:pStyle w:val="Heading3"/>
        <w:spacing w:before="281" w:after="281"/>
      </w:pPr>
      <w:r w:rsidRPr="7A36CC13">
        <w:rPr>
          <w:b/>
          <w:bCs/>
        </w:rPr>
        <w:t>VLSM Subnetting for 172.16.0.0/16 with Specific Host Requirements</w:t>
      </w:r>
    </w:p>
    <w:p w14:paraId="47D07B44" w14:textId="68FBED17" w:rsidR="2F478EB5" w:rsidRDefault="03816E1C" w:rsidP="03816E1C">
      <w:pPr>
        <w:spacing w:before="240" w:after="240"/>
      </w:pPr>
      <w:r w:rsidRPr="03816E1C">
        <w:rPr>
          <w:b/>
          <w:bCs/>
        </w:rPr>
        <w:t>(8 Marks Exam Answer)</w:t>
      </w:r>
    </w:p>
    <w:p w14:paraId="3E85B775" w14:textId="51CC790F" w:rsidR="2F478EB5" w:rsidRDefault="2F478EB5" w:rsidP="03816E1C"/>
    <w:p w14:paraId="5337B0E5" w14:textId="37C7A37A" w:rsidR="2F478EB5" w:rsidRDefault="03816E1C" w:rsidP="03816E1C">
      <w:pPr>
        <w:pStyle w:val="Heading3"/>
        <w:spacing w:before="281" w:after="281"/>
      </w:pPr>
      <w:r w:rsidRPr="03816E1C">
        <w:rPr>
          <w:b/>
          <w:bCs/>
        </w:rPr>
        <w:t>✅ Given:</w:t>
      </w:r>
    </w:p>
    <w:p w14:paraId="3C3B16F4" w14:textId="32F9DCAF" w:rsidR="2F478EB5" w:rsidRDefault="03816E1C" w:rsidP="03816E1C">
      <w:pPr>
        <w:pStyle w:val="ListParagraph"/>
        <w:numPr>
          <w:ilvl w:val="0"/>
          <w:numId w:val="272"/>
        </w:numPr>
        <w:spacing w:before="240" w:after="240"/>
      </w:pPr>
      <w:r w:rsidRPr="03816E1C">
        <w:t xml:space="preserve">Network: </w:t>
      </w:r>
      <w:r w:rsidRPr="03816E1C">
        <w:rPr>
          <w:rFonts w:ascii="Consolas" w:eastAsia="Consolas" w:hAnsi="Consolas" w:cs="Consolas"/>
        </w:rPr>
        <w:t>172.16.0.0/16</w:t>
      </w:r>
      <w:r w:rsidRPr="03816E1C">
        <w:t xml:space="preserve"> (65,536 IPs)</w:t>
      </w:r>
    </w:p>
    <w:p w14:paraId="64DD8198" w14:textId="2EBD839C" w:rsidR="2F478EB5" w:rsidRDefault="03816E1C" w:rsidP="03816E1C">
      <w:pPr>
        <w:pStyle w:val="ListParagraph"/>
        <w:numPr>
          <w:ilvl w:val="0"/>
          <w:numId w:val="272"/>
        </w:numPr>
        <w:spacing w:before="240" w:after="240"/>
      </w:pPr>
      <w:r w:rsidRPr="03816E1C">
        <w:t>Subnet Requirements:</w:t>
      </w:r>
    </w:p>
    <w:p w14:paraId="44987448" w14:textId="046BBEEA" w:rsidR="2F478EB5" w:rsidRDefault="03816E1C" w:rsidP="03816E1C">
      <w:pPr>
        <w:pStyle w:val="ListParagraph"/>
        <w:numPr>
          <w:ilvl w:val="1"/>
          <w:numId w:val="272"/>
        </w:numPr>
        <w:spacing w:before="240" w:after="240"/>
      </w:pPr>
      <w:r w:rsidRPr="03816E1C">
        <w:t>Subnet A: 500 hosts</w:t>
      </w:r>
    </w:p>
    <w:p w14:paraId="5691CDAE" w14:textId="368EC81F" w:rsidR="2F478EB5" w:rsidRDefault="03816E1C" w:rsidP="03816E1C">
      <w:pPr>
        <w:pStyle w:val="ListParagraph"/>
        <w:numPr>
          <w:ilvl w:val="1"/>
          <w:numId w:val="272"/>
        </w:numPr>
        <w:spacing w:before="240" w:after="240"/>
      </w:pPr>
      <w:r w:rsidRPr="03816E1C">
        <w:t>Subnet B: 250 hosts</w:t>
      </w:r>
    </w:p>
    <w:p w14:paraId="0CED40F7" w14:textId="338F4D22" w:rsidR="2F478EB5" w:rsidRDefault="03816E1C" w:rsidP="03816E1C">
      <w:pPr>
        <w:pStyle w:val="ListParagraph"/>
        <w:numPr>
          <w:ilvl w:val="1"/>
          <w:numId w:val="272"/>
        </w:numPr>
        <w:spacing w:before="240" w:after="240"/>
      </w:pPr>
      <w:r w:rsidRPr="03816E1C">
        <w:t>Subnet C: 100 hosts</w:t>
      </w:r>
    </w:p>
    <w:p w14:paraId="4C6DEF3C" w14:textId="2EA660A3" w:rsidR="2F478EB5" w:rsidRDefault="2F478EB5" w:rsidP="03816E1C"/>
    <w:p w14:paraId="255B542B" w14:textId="42375FF2" w:rsidR="2F478EB5" w:rsidRDefault="03816E1C" w:rsidP="03816E1C">
      <w:pPr>
        <w:pStyle w:val="Heading3"/>
        <w:spacing w:before="281" w:after="281"/>
      </w:pPr>
      <w:r w:rsidRPr="03816E1C">
        <w:rPr>
          <w:b/>
          <w:bCs/>
        </w:rPr>
        <w:t>✅ Step 1: Calculate Subnet Masks for Each Subnet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720"/>
        <w:gridCol w:w="1393"/>
        <w:gridCol w:w="2676"/>
        <w:gridCol w:w="1620"/>
        <w:gridCol w:w="614"/>
        <w:gridCol w:w="918"/>
      </w:tblGrid>
      <w:tr w:rsidR="03816E1C" w14:paraId="79C89570" w14:textId="77777777" w:rsidTr="7A36CC13">
        <w:trPr>
          <w:trHeight w:val="300"/>
        </w:trPr>
        <w:tc>
          <w:tcPr>
            <w:tcW w:w="720" w:type="dxa"/>
            <w:vAlign w:val="center"/>
          </w:tcPr>
          <w:p w14:paraId="15293BB2" w14:textId="038A3FB5" w:rsidR="03816E1C" w:rsidRDefault="03816E1C" w:rsidP="03816E1C">
            <w:pPr>
              <w:spacing w:after="0"/>
              <w:jc w:val="center"/>
            </w:pPr>
            <w:r w:rsidRPr="03816E1C">
              <w:rPr>
                <w:b/>
                <w:bCs/>
              </w:rPr>
              <w:t>Subnet</w:t>
            </w:r>
          </w:p>
        </w:tc>
        <w:tc>
          <w:tcPr>
            <w:tcW w:w="1393" w:type="dxa"/>
            <w:vAlign w:val="center"/>
          </w:tcPr>
          <w:p w14:paraId="6B7A74C5" w14:textId="290F317A" w:rsidR="03816E1C" w:rsidRDefault="03816E1C" w:rsidP="03816E1C">
            <w:pPr>
              <w:spacing w:after="0"/>
              <w:jc w:val="center"/>
            </w:pPr>
            <w:r w:rsidRPr="03816E1C">
              <w:rPr>
                <w:b/>
                <w:bCs/>
              </w:rPr>
              <w:t>Hosts Needed</w:t>
            </w:r>
          </w:p>
        </w:tc>
        <w:tc>
          <w:tcPr>
            <w:tcW w:w="2676" w:type="dxa"/>
            <w:vAlign w:val="center"/>
          </w:tcPr>
          <w:p w14:paraId="40EC4F85" w14:textId="0BD31A3D" w:rsidR="03816E1C" w:rsidRDefault="03816E1C" w:rsidP="03816E1C">
            <w:pPr>
              <w:spacing w:after="0"/>
              <w:jc w:val="center"/>
            </w:pPr>
            <w:r w:rsidRPr="03816E1C">
              <w:rPr>
                <w:b/>
                <w:bCs/>
              </w:rPr>
              <w:t>Minimum Hosts Required</w:t>
            </w:r>
          </w:p>
        </w:tc>
        <w:tc>
          <w:tcPr>
            <w:tcW w:w="1620" w:type="dxa"/>
            <w:vAlign w:val="center"/>
          </w:tcPr>
          <w:p w14:paraId="1C26EA85" w14:textId="00688880" w:rsidR="03816E1C" w:rsidRDefault="03816E1C" w:rsidP="03816E1C">
            <w:pPr>
              <w:spacing w:after="0"/>
              <w:jc w:val="center"/>
            </w:pPr>
            <w:r w:rsidRPr="03816E1C">
              <w:rPr>
                <w:b/>
                <w:bCs/>
              </w:rPr>
              <w:t>Subnet Mask</w:t>
            </w:r>
          </w:p>
        </w:tc>
        <w:tc>
          <w:tcPr>
            <w:tcW w:w="614" w:type="dxa"/>
            <w:vAlign w:val="center"/>
          </w:tcPr>
          <w:p w14:paraId="1511BF29" w14:textId="71D3579B" w:rsidR="03816E1C" w:rsidRDefault="03816E1C" w:rsidP="03816E1C">
            <w:pPr>
              <w:spacing w:after="0"/>
              <w:jc w:val="center"/>
            </w:pPr>
            <w:r w:rsidRPr="03816E1C">
              <w:rPr>
                <w:b/>
                <w:bCs/>
              </w:rPr>
              <w:t>CIDR</w:t>
            </w:r>
          </w:p>
        </w:tc>
        <w:tc>
          <w:tcPr>
            <w:tcW w:w="918" w:type="dxa"/>
            <w:vAlign w:val="center"/>
          </w:tcPr>
          <w:p w14:paraId="2BB1345E" w14:textId="4AD01FEB" w:rsidR="03816E1C" w:rsidRDefault="03816E1C" w:rsidP="03816E1C">
            <w:pPr>
              <w:spacing w:after="0"/>
              <w:jc w:val="center"/>
            </w:pPr>
            <w:r w:rsidRPr="03816E1C">
              <w:rPr>
                <w:b/>
                <w:bCs/>
              </w:rPr>
              <w:t>Total IPs</w:t>
            </w:r>
          </w:p>
        </w:tc>
      </w:tr>
      <w:tr w:rsidR="03816E1C" w14:paraId="2162B2B7" w14:textId="77777777" w:rsidTr="7A36CC13">
        <w:trPr>
          <w:trHeight w:val="300"/>
        </w:trPr>
        <w:tc>
          <w:tcPr>
            <w:tcW w:w="720" w:type="dxa"/>
            <w:vAlign w:val="center"/>
          </w:tcPr>
          <w:p w14:paraId="121D972A" w14:textId="291D02F3" w:rsidR="03816E1C" w:rsidRDefault="03816E1C" w:rsidP="03816E1C">
            <w:pPr>
              <w:spacing w:after="0"/>
            </w:pPr>
            <w:r>
              <w:t>A</w:t>
            </w:r>
          </w:p>
        </w:tc>
        <w:tc>
          <w:tcPr>
            <w:tcW w:w="1393" w:type="dxa"/>
            <w:vAlign w:val="center"/>
          </w:tcPr>
          <w:p w14:paraId="2D52F4D4" w14:textId="2B08D59E" w:rsidR="03816E1C" w:rsidRDefault="03816E1C" w:rsidP="03816E1C">
            <w:pPr>
              <w:spacing w:after="0"/>
            </w:pPr>
            <w:r>
              <w:t>500</w:t>
            </w:r>
          </w:p>
        </w:tc>
        <w:tc>
          <w:tcPr>
            <w:tcW w:w="2676" w:type="dxa"/>
            <w:vAlign w:val="center"/>
          </w:tcPr>
          <w:p w14:paraId="14012998" w14:textId="61ADE479" w:rsidR="03816E1C" w:rsidRDefault="03816E1C" w:rsidP="03816E1C">
            <w:pPr>
              <w:spacing w:after="0"/>
            </w:pPr>
            <w:r w:rsidRPr="03816E1C">
              <w:rPr>
                <w:rFonts w:ascii="Cambria Math" w:eastAsia="Cambria Math" w:hAnsi="Cambria Math" w:cs="Cambria Math"/>
                <w:i/>
                <w:iCs/>
                <w:lang w:val=""/>
              </w:rPr>
              <w:t>29−2=5102^9 - 2 = 510</w:t>
            </w:r>
          </w:p>
        </w:tc>
        <w:tc>
          <w:tcPr>
            <w:tcW w:w="1620" w:type="dxa"/>
            <w:vAlign w:val="center"/>
          </w:tcPr>
          <w:p w14:paraId="52D8CE01" w14:textId="2047E743" w:rsidR="03816E1C" w:rsidRDefault="03816E1C" w:rsidP="03816E1C">
            <w:pPr>
              <w:spacing w:after="0"/>
            </w:pPr>
            <w:r>
              <w:t>255.255.254.0</w:t>
            </w:r>
          </w:p>
        </w:tc>
        <w:tc>
          <w:tcPr>
            <w:tcW w:w="614" w:type="dxa"/>
            <w:vAlign w:val="center"/>
          </w:tcPr>
          <w:p w14:paraId="3E6A4F0D" w14:textId="18283885" w:rsidR="03816E1C" w:rsidRDefault="03816E1C" w:rsidP="03816E1C">
            <w:pPr>
              <w:spacing w:after="0"/>
            </w:pPr>
            <w:r>
              <w:t>/23</w:t>
            </w:r>
          </w:p>
        </w:tc>
        <w:tc>
          <w:tcPr>
            <w:tcW w:w="918" w:type="dxa"/>
            <w:vAlign w:val="center"/>
          </w:tcPr>
          <w:p w14:paraId="59F642AE" w14:textId="484D50AD" w:rsidR="03816E1C" w:rsidRDefault="03816E1C" w:rsidP="03816E1C">
            <w:pPr>
              <w:spacing w:after="0"/>
            </w:pPr>
            <w:r>
              <w:t>512</w:t>
            </w:r>
          </w:p>
        </w:tc>
      </w:tr>
      <w:tr w:rsidR="03816E1C" w14:paraId="139DCB97" w14:textId="77777777" w:rsidTr="7A36CC13">
        <w:trPr>
          <w:trHeight w:val="300"/>
        </w:trPr>
        <w:tc>
          <w:tcPr>
            <w:tcW w:w="720" w:type="dxa"/>
            <w:vAlign w:val="center"/>
          </w:tcPr>
          <w:p w14:paraId="556B7BB0" w14:textId="575ED2D8" w:rsidR="03816E1C" w:rsidRDefault="03816E1C" w:rsidP="03816E1C">
            <w:pPr>
              <w:spacing w:after="0"/>
            </w:pPr>
            <w:r>
              <w:t>B</w:t>
            </w:r>
          </w:p>
        </w:tc>
        <w:tc>
          <w:tcPr>
            <w:tcW w:w="1393" w:type="dxa"/>
            <w:vAlign w:val="center"/>
          </w:tcPr>
          <w:p w14:paraId="568DEF24" w14:textId="5C909BBB" w:rsidR="03816E1C" w:rsidRDefault="03816E1C" w:rsidP="03816E1C">
            <w:pPr>
              <w:spacing w:after="0"/>
            </w:pPr>
            <w:r>
              <w:t>250</w:t>
            </w:r>
          </w:p>
        </w:tc>
        <w:tc>
          <w:tcPr>
            <w:tcW w:w="2676" w:type="dxa"/>
            <w:vAlign w:val="center"/>
          </w:tcPr>
          <w:p w14:paraId="4FA4C67A" w14:textId="106AC276" w:rsidR="03816E1C" w:rsidRDefault="03816E1C" w:rsidP="03816E1C">
            <w:pPr>
              <w:spacing w:after="0"/>
            </w:pPr>
            <w:r w:rsidRPr="03816E1C">
              <w:rPr>
                <w:rFonts w:ascii="Cambria Math" w:eastAsia="Cambria Math" w:hAnsi="Cambria Math" w:cs="Cambria Math"/>
                <w:i/>
                <w:iCs/>
                <w:lang w:val=""/>
              </w:rPr>
              <w:t>28−2=2542^8 - 2 = 254</w:t>
            </w:r>
          </w:p>
        </w:tc>
        <w:tc>
          <w:tcPr>
            <w:tcW w:w="1620" w:type="dxa"/>
            <w:vAlign w:val="center"/>
          </w:tcPr>
          <w:p w14:paraId="5EC5E62B" w14:textId="26B82FE4" w:rsidR="03816E1C" w:rsidRDefault="03816E1C" w:rsidP="03816E1C">
            <w:pPr>
              <w:spacing w:after="0"/>
            </w:pPr>
            <w:r>
              <w:t>255.255.255.0</w:t>
            </w:r>
          </w:p>
        </w:tc>
        <w:tc>
          <w:tcPr>
            <w:tcW w:w="614" w:type="dxa"/>
            <w:vAlign w:val="center"/>
          </w:tcPr>
          <w:p w14:paraId="26CED488" w14:textId="2896C7A4" w:rsidR="03816E1C" w:rsidRDefault="03816E1C" w:rsidP="03816E1C">
            <w:pPr>
              <w:spacing w:after="0"/>
            </w:pPr>
            <w:r>
              <w:t>/24</w:t>
            </w:r>
          </w:p>
        </w:tc>
        <w:tc>
          <w:tcPr>
            <w:tcW w:w="918" w:type="dxa"/>
            <w:vAlign w:val="center"/>
          </w:tcPr>
          <w:p w14:paraId="56D8786A" w14:textId="6608B4EA" w:rsidR="03816E1C" w:rsidRDefault="03816E1C" w:rsidP="03816E1C">
            <w:pPr>
              <w:spacing w:after="0"/>
            </w:pPr>
            <w:r>
              <w:t>256</w:t>
            </w:r>
          </w:p>
        </w:tc>
      </w:tr>
      <w:tr w:rsidR="03816E1C" w14:paraId="24C7B52D" w14:textId="77777777" w:rsidTr="7A36CC13">
        <w:trPr>
          <w:trHeight w:val="300"/>
        </w:trPr>
        <w:tc>
          <w:tcPr>
            <w:tcW w:w="720" w:type="dxa"/>
            <w:vAlign w:val="center"/>
          </w:tcPr>
          <w:p w14:paraId="64A620A5" w14:textId="73916B65" w:rsidR="03816E1C" w:rsidRDefault="03816E1C" w:rsidP="03816E1C">
            <w:pPr>
              <w:spacing w:after="0"/>
            </w:pPr>
            <w:r>
              <w:t>C</w:t>
            </w:r>
          </w:p>
        </w:tc>
        <w:tc>
          <w:tcPr>
            <w:tcW w:w="1393" w:type="dxa"/>
            <w:vAlign w:val="center"/>
          </w:tcPr>
          <w:p w14:paraId="408DA7EA" w14:textId="66600A8D" w:rsidR="03816E1C" w:rsidRDefault="03816E1C" w:rsidP="03816E1C">
            <w:pPr>
              <w:spacing w:after="0"/>
            </w:pPr>
            <w:r>
              <w:t>100</w:t>
            </w:r>
          </w:p>
        </w:tc>
        <w:tc>
          <w:tcPr>
            <w:tcW w:w="2676" w:type="dxa"/>
            <w:vAlign w:val="center"/>
          </w:tcPr>
          <w:p w14:paraId="29F372A8" w14:textId="1A485AA4" w:rsidR="03816E1C" w:rsidRDefault="03816E1C" w:rsidP="03816E1C">
            <w:pPr>
              <w:spacing w:after="0"/>
            </w:pPr>
            <w:r w:rsidRPr="03816E1C">
              <w:rPr>
                <w:rFonts w:ascii="Cambria Math" w:eastAsia="Cambria Math" w:hAnsi="Cambria Math" w:cs="Cambria Math"/>
                <w:i/>
                <w:iCs/>
                <w:lang w:val=""/>
              </w:rPr>
              <w:t>27−2=1262^7 - 2 = 126</w:t>
            </w:r>
          </w:p>
        </w:tc>
        <w:tc>
          <w:tcPr>
            <w:tcW w:w="1620" w:type="dxa"/>
            <w:vAlign w:val="center"/>
          </w:tcPr>
          <w:p w14:paraId="54DC30AE" w14:textId="40EBE5FD" w:rsidR="03816E1C" w:rsidRDefault="03816E1C" w:rsidP="03816E1C">
            <w:pPr>
              <w:spacing w:after="0"/>
            </w:pPr>
            <w:r>
              <w:t>255.255.255.128</w:t>
            </w:r>
          </w:p>
        </w:tc>
        <w:tc>
          <w:tcPr>
            <w:tcW w:w="614" w:type="dxa"/>
            <w:vAlign w:val="center"/>
          </w:tcPr>
          <w:p w14:paraId="2159FCF3" w14:textId="02D26721" w:rsidR="03816E1C" w:rsidRDefault="03816E1C" w:rsidP="03816E1C">
            <w:pPr>
              <w:spacing w:after="0"/>
            </w:pPr>
            <w:r>
              <w:t>/25</w:t>
            </w:r>
          </w:p>
        </w:tc>
        <w:tc>
          <w:tcPr>
            <w:tcW w:w="918" w:type="dxa"/>
            <w:vAlign w:val="center"/>
          </w:tcPr>
          <w:p w14:paraId="3F64B561" w14:textId="7D7B8DB5" w:rsidR="03816E1C" w:rsidRDefault="03816E1C" w:rsidP="03816E1C">
            <w:pPr>
              <w:spacing w:after="0"/>
            </w:pPr>
            <w:r>
              <w:t>128</w:t>
            </w:r>
          </w:p>
        </w:tc>
      </w:tr>
    </w:tbl>
    <w:p w14:paraId="3929E8EE" w14:textId="5AEAF83D" w:rsidR="2F478EB5" w:rsidRDefault="2F478EB5" w:rsidP="03816E1C"/>
    <w:p w14:paraId="573AACC9" w14:textId="753C3498" w:rsidR="2F478EB5" w:rsidRDefault="03816E1C" w:rsidP="03816E1C">
      <w:pPr>
        <w:pStyle w:val="Heading3"/>
        <w:spacing w:before="281" w:after="281"/>
      </w:pPr>
      <w:r w:rsidRPr="03816E1C">
        <w:rPr>
          <w:b/>
          <w:bCs/>
        </w:rPr>
        <w:lastRenderedPageBreak/>
        <w:t>✅ Step 2: Allocate Subnets Using VLSM</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720"/>
        <w:gridCol w:w="1776"/>
        <w:gridCol w:w="2147"/>
        <w:gridCol w:w="2520"/>
        <w:gridCol w:w="1918"/>
      </w:tblGrid>
      <w:tr w:rsidR="03816E1C" w14:paraId="28E0A3F7" w14:textId="77777777" w:rsidTr="7A36CC13">
        <w:trPr>
          <w:trHeight w:val="300"/>
        </w:trPr>
        <w:tc>
          <w:tcPr>
            <w:tcW w:w="720" w:type="dxa"/>
            <w:vAlign w:val="center"/>
          </w:tcPr>
          <w:p w14:paraId="287F6BAB" w14:textId="75D39965" w:rsidR="03816E1C" w:rsidRDefault="03816E1C" w:rsidP="03816E1C">
            <w:pPr>
              <w:spacing w:after="0"/>
              <w:jc w:val="center"/>
            </w:pPr>
            <w:r w:rsidRPr="03816E1C">
              <w:rPr>
                <w:b/>
                <w:bCs/>
              </w:rPr>
              <w:t>Subnet</w:t>
            </w:r>
          </w:p>
        </w:tc>
        <w:tc>
          <w:tcPr>
            <w:tcW w:w="1776" w:type="dxa"/>
            <w:vAlign w:val="center"/>
          </w:tcPr>
          <w:p w14:paraId="1006D5A2" w14:textId="28F090FD" w:rsidR="03816E1C" w:rsidRDefault="03816E1C" w:rsidP="03816E1C">
            <w:pPr>
              <w:spacing w:after="0"/>
              <w:jc w:val="center"/>
            </w:pPr>
            <w:r w:rsidRPr="03816E1C">
              <w:rPr>
                <w:b/>
                <w:bCs/>
              </w:rPr>
              <w:t>Network Address</w:t>
            </w:r>
          </w:p>
        </w:tc>
        <w:tc>
          <w:tcPr>
            <w:tcW w:w="2147" w:type="dxa"/>
            <w:vAlign w:val="center"/>
          </w:tcPr>
          <w:p w14:paraId="0C12C5DA" w14:textId="0D73A1FE" w:rsidR="03816E1C" w:rsidRDefault="03816E1C" w:rsidP="03816E1C">
            <w:pPr>
              <w:spacing w:after="0"/>
              <w:jc w:val="center"/>
            </w:pPr>
            <w:r w:rsidRPr="03816E1C">
              <w:rPr>
                <w:b/>
                <w:bCs/>
              </w:rPr>
              <w:t>Subnet Mask</w:t>
            </w:r>
          </w:p>
        </w:tc>
        <w:tc>
          <w:tcPr>
            <w:tcW w:w="2520" w:type="dxa"/>
            <w:vAlign w:val="center"/>
          </w:tcPr>
          <w:p w14:paraId="3CCB1AEF" w14:textId="3152B680" w:rsidR="03816E1C" w:rsidRDefault="03816E1C" w:rsidP="03816E1C">
            <w:pPr>
              <w:spacing w:after="0"/>
              <w:jc w:val="center"/>
            </w:pPr>
            <w:r w:rsidRPr="03816E1C">
              <w:rPr>
                <w:b/>
                <w:bCs/>
              </w:rPr>
              <w:t>Usable IP Range</w:t>
            </w:r>
          </w:p>
        </w:tc>
        <w:tc>
          <w:tcPr>
            <w:tcW w:w="1918" w:type="dxa"/>
            <w:vAlign w:val="center"/>
          </w:tcPr>
          <w:p w14:paraId="25E19712" w14:textId="5472F07A" w:rsidR="03816E1C" w:rsidRDefault="03816E1C" w:rsidP="03816E1C">
            <w:pPr>
              <w:spacing w:after="0"/>
              <w:jc w:val="center"/>
            </w:pPr>
            <w:r w:rsidRPr="03816E1C">
              <w:rPr>
                <w:b/>
                <w:bCs/>
              </w:rPr>
              <w:t>Broadcast Address</w:t>
            </w:r>
          </w:p>
        </w:tc>
      </w:tr>
      <w:tr w:rsidR="03816E1C" w14:paraId="50920F1A" w14:textId="77777777" w:rsidTr="7A36CC13">
        <w:trPr>
          <w:trHeight w:val="300"/>
        </w:trPr>
        <w:tc>
          <w:tcPr>
            <w:tcW w:w="720" w:type="dxa"/>
            <w:vAlign w:val="center"/>
          </w:tcPr>
          <w:p w14:paraId="26F29DFD" w14:textId="30D0E470" w:rsidR="03816E1C" w:rsidRDefault="03816E1C" w:rsidP="03816E1C">
            <w:pPr>
              <w:spacing w:after="0"/>
            </w:pPr>
            <w:r>
              <w:t>A</w:t>
            </w:r>
          </w:p>
        </w:tc>
        <w:tc>
          <w:tcPr>
            <w:tcW w:w="1776" w:type="dxa"/>
            <w:vAlign w:val="center"/>
          </w:tcPr>
          <w:p w14:paraId="0A612CC4" w14:textId="004C4D42" w:rsidR="03816E1C" w:rsidRDefault="03816E1C" w:rsidP="03816E1C">
            <w:pPr>
              <w:spacing w:after="0"/>
            </w:pPr>
            <w:r>
              <w:t>172.16.0.0</w:t>
            </w:r>
          </w:p>
        </w:tc>
        <w:tc>
          <w:tcPr>
            <w:tcW w:w="2147" w:type="dxa"/>
            <w:vAlign w:val="center"/>
          </w:tcPr>
          <w:p w14:paraId="1E256527" w14:textId="2ABA80C5" w:rsidR="03816E1C" w:rsidRDefault="03816E1C" w:rsidP="03816E1C">
            <w:pPr>
              <w:spacing w:after="0"/>
            </w:pPr>
            <w:r>
              <w:t>255.255.254.0 (/23)</w:t>
            </w:r>
          </w:p>
        </w:tc>
        <w:tc>
          <w:tcPr>
            <w:tcW w:w="2520" w:type="dxa"/>
            <w:vAlign w:val="center"/>
          </w:tcPr>
          <w:p w14:paraId="09E7EFE3" w14:textId="51767F4B" w:rsidR="03816E1C" w:rsidRDefault="03816E1C" w:rsidP="03816E1C">
            <w:pPr>
              <w:spacing w:after="0"/>
            </w:pPr>
            <w:r>
              <w:t>172.16.0.1 – 172.16.1.254</w:t>
            </w:r>
          </w:p>
        </w:tc>
        <w:tc>
          <w:tcPr>
            <w:tcW w:w="1918" w:type="dxa"/>
            <w:vAlign w:val="center"/>
          </w:tcPr>
          <w:p w14:paraId="570E966C" w14:textId="6B9E2ABB" w:rsidR="03816E1C" w:rsidRDefault="03816E1C" w:rsidP="03816E1C">
            <w:pPr>
              <w:spacing w:after="0"/>
            </w:pPr>
            <w:r>
              <w:t>172.16.1.255</w:t>
            </w:r>
          </w:p>
        </w:tc>
      </w:tr>
      <w:tr w:rsidR="03816E1C" w14:paraId="52C44855" w14:textId="77777777" w:rsidTr="7A36CC13">
        <w:trPr>
          <w:trHeight w:val="300"/>
        </w:trPr>
        <w:tc>
          <w:tcPr>
            <w:tcW w:w="720" w:type="dxa"/>
            <w:vAlign w:val="center"/>
          </w:tcPr>
          <w:p w14:paraId="279FD36E" w14:textId="3376F4BB" w:rsidR="03816E1C" w:rsidRDefault="03816E1C" w:rsidP="03816E1C">
            <w:pPr>
              <w:spacing w:after="0"/>
            </w:pPr>
            <w:r>
              <w:t>B</w:t>
            </w:r>
          </w:p>
        </w:tc>
        <w:tc>
          <w:tcPr>
            <w:tcW w:w="1776" w:type="dxa"/>
            <w:vAlign w:val="center"/>
          </w:tcPr>
          <w:p w14:paraId="59228129" w14:textId="27772FBB" w:rsidR="03816E1C" w:rsidRDefault="03816E1C" w:rsidP="03816E1C">
            <w:pPr>
              <w:spacing w:after="0"/>
            </w:pPr>
            <w:r>
              <w:t>172.16.2.0</w:t>
            </w:r>
          </w:p>
        </w:tc>
        <w:tc>
          <w:tcPr>
            <w:tcW w:w="2147" w:type="dxa"/>
            <w:vAlign w:val="center"/>
          </w:tcPr>
          <w:p w14:paraId="0C2C7E50" w14:textId="66F2589C" w:rsidR="03816E1C" w:rsidRDefault="03816E1C" w:rsidP="03816E1C">
            <w:pPr>
              <w:spacing w:after="0"/>
            </w:pPr>
            <w:r>
              <w:t>255.255.255.0 (/24)</w:t>
            </w:r>
          </w:p>
        </w:tc>
        <w:tc>
          <w:tcPr>
            <w:tcW w:w="2520" w:type="dxa"/>
            <w:vAlign w:val="center"/>
          </w:tcPr>
          <w:p w14:paraId="353C1D4A" w14:textId="77D416ED" w:rsidR="03816E1C" w:rsidRDefault="03816E1C" w:rsidP="03816E1C">
            <w:pPr>
              <w:spacing w:after="0"/>
            </w:pPr>
            <w:r>
              <w:t>172.16.2.1 – 172.16.2.254</w:t>
            </w:r>
          </w:p>
        </w:tc>
        <w:tc>
          <w:tcPr>
            <w:tcW w:w="1918" w:type="dxa"/>
            <w:vAlign w:val="center"/>
          </w:tcPr>
          <w:p w14:paraId="3F66297F" w14:textId="195DBE86" w:rsidR="03816E1C" w:rsidRDefault="03816E1C" w:rsidP="03816E1C">
            <w:pPr>
              <w:spacing w:after="0"/>
            </w:pPr>
            <w:r>
              <w:t>172.16.2.255</w:t>
            </w:r>
          </w:p>
        </w:tc>
      </w:tr>
      <w:tr w:rsidR="03816E1C" w14:paraId="3146DD66" w14:textId="77777777" w:rsidTr="7A36CC13">
        <w:trPr>
          <w:trHeight w:val="300"/>
        </w:trPr>
        <w:tc>
          <w:tcPr>
            <w:tcW w:w="720" w:type="dxa"/>
            <w:vAlign w:val="center"/>
          </w:tcPr>
          <w:p w14:paraId="1511630E" w14:textId="32011114" w:rsidR="03816E1C" w:rsidRDefault="03816E1C" w:rsidP="03816E1C">
            <w:pPr>
              <w:spacing w:after="0"/>
            </w:pPr>
            <w:r>
              <w:t>C</w:t>
            </w:r>
          </w:p>
        </w:tc>
        <w:tc>
          <w:tcPr>
            <w:tcW w:w="1776" w:type="dxa"/>
            <w:vAlign w:val="center"/>
          </w:tcPr>
          <w:p w14:paraId="11BE0135" w14:textId="37393154" w:rsidR="03816E1C" w:rsidRDefault="03816E1C" w:rsidP="03816E1C">
            <w:pPr>
              <w:spacing w:after="0"/>
            </w:pPr>
            <w:r>
              <w:t>172.16.3.0</w:t>
            </w:r>
          </w:p>
        </w:tc>
        <w:tc>
          <w:tcPr>
            <w:tcW w:w="2147" w:type="dxa"/>
            <w:vAlign w:val="center"/>
          </w:tcPr>
          <w:p w14:paraId="1B61F9F7" w14:textId="48A9A707" w:rsidR="03816E1C" w:rsidRDefault="03816E1C" w:rsidP="03816E1C">
            <w:pPr>
              <w:spacing w:after="0"/>
            </w:pPr>
            <w:r>
              <w:t>255.255.255.128 (/25)</w:t>
            </w:r>
          </w:p>
        </w:tc>
        <w:tc>
          <w:tcPr>
            <w:tcW w:w="2520" w:type="dxa"/>
            <w:vAlign w:val="center"/>
          </w:tcPr>
          <w:p w14:paraId="571C6AFB" w14:textId="5A3535E9" w:rsidR="03816E1C" w:rsidRDefault="03816E1C" w:rsidP="03816E1C">
            <w:pPr>
              <w:spacing w:after="0"/>
            </w:pPr>
            <w:r>
              <w:t>172.16.3.1 – 172.16.3.126</w:t>
            </w:r>
          </w:p>
        </w:tc>
        <w:tc>
          <w:tcPr>
            <w:tcW w:w="1918" w:type="dxa"/>
            <w:vAlign w:val="center"/>
          </w:tcPr>
          <w:p w14:paraId="7D09EBA9" w14:textId="4480D2DB" w:rsidR="03816E1C" w:rsidRDefault="03816E1C" w:rsidP="03816E1C">
            <w:pPr>
              <w:spacing w:after="0"/>
            </w:pPr>
            <w:r>
              <w:t>172.16.3.127</w:t>
            </w:r>
          </w:p>
        </w:tc>
      </w:tr>
    </w:tbl>
    <w:p w14:paraId="6510451A" w14:textId="1E2BE180" w:rsidR="2F478EB5" w:rsidRDefault="2F478EB5" w:rsidP="03816E1C"/>
    <w:p w14:paraId="22153F8D" w14:textId="1960DB49" w:rsidR="2F478EB5" w:rsidRDefault="03816E1C" w:rsidP="03816E1C">
      <w:pPr>
        <w:pStyle w:val="Heading3"/>
        <w:spacing w:before="281" w:after="281"/>
      </w:pPr>
      <w:r w:rsidRPr="03816E1C">
        <w:rPr>
          <w:b/>
          <w:bCs/>
        </w:rPr>
        <w:t>✅ Step 3: Explanation</w:t>
      </w:r>
    </w:p>
    <w:p w14:paraId="5D8AE4F5" w14:textId="3EBF7203" w:rsidR="2F478EB5" w:rsidRDefault="03816E1C" w:rsidP="03816E1C">
      <w:pPr>
        <w:pStyle w:val="ListParagraph"/>
        <w:numPr>
          <w:ilvl w:val="0"/>
          <w:numId w:val="271"/>
        </w:numPr>
        <w:spacing w:before="240" w:after="240"/>
      </w:pPr>
      <w:r w:rsidRPr="03816E1C">
        <w:rPr>
          <w:b/>
          <w:bCs/>
        </w:rPr>
        <w:t>Subnet A</w:t>
      </w:r>
      <w:r w:rsidRPr="03816E1C">
        <w:t xml:space="preserve"> gets the largest block (/23) because it needs 500 hosts.</w:t>
      </w:r>
    </w:p>
    <w:p w14:paraId="047315FD" w14:textId="28580027" w:rsidR="2F478EB5" w:rsidRDefault="03816E1C" w:rsidP="03816E1C">
      <w:pPr>
        <w:pStyle w:val="ListParagraph"/>
        <w:numPr>
          <w:ilvl w:val="0"/>
          <w:numId w:val="271"/>
        </w:numPr>
        <w:spacing w:before="240" w:after="240"/>
      </w:pPr>
      <w:r w:rsidRPr="03816E1C">
        <w:rPr>
          <w:b/>
          <w:bCs/>
        </w:rPr>
        <w:t>Subnet B</w:t>
      </w:r>
      <w:r w:rsidRPr="03816E1C">
        <w:t xml:space="preserve"> gets the next largest (/24) for 250 hosts.</w:t>
      </w:r>
    </w:p>
    <w:p w14:paraId="41E464A7" w14:textId="4EBC2F3F" w:rsidR="2F478EB5" w:rsidRDefault="03816E1C" w:rsidP="03816E1C">
      <w:pPr>
        <w:pStyle w:val="ListParagraph"/>
        <w:numPr>
          <w:ilvl w:val="0"/>
          <w:numId w:val="271"/>
        </w:numPr>
        <w:spacing w:before="240" w:after="240"/>
      </w:pPr>
      <w:r w:rsidRPr="03816E1C">
        <w:rPr>
          <w:b/>
          <w:bCs/>
        </w:rPr>
        <w:t>Subnet C</w:t>
      </w:r>
      <w:r w:rsidRPr="03816E1C">
        <w:t xml:space="preserve"> gets a /25 for 100 hosts.</w:t>
      </w:r>
    </w:p>
    <w:p w14:paraId="6D52C420" w14:textId="2EE87BBE" w:rsidR="2F478EB5" w:rsidRDefault="03816E1C" w:rsidP="03816E1C">
      <w:pPr>
        <w:pStyle w:val="ListParagraph"/>
        <w:numPr>
          <w:ilvl w:val="0"/>
          <w:numId w:val="271"/>
        </w:numPr>
        <w:spacing w:before="240" w:after="240"/>
      </w:pPr>
      <w:r w:rsidRPr="03816E1C">
        <w:t xml:space="preserve">Subnets are allocated contiguously starting from </w:t>
      </w:r>
      <w:r w:rsidRPr="03816E1C">
        <w:rPr>
          <w:rFonts w:ascii="Consolas" w:eastAsia="Consolas" w:hAnsi="Consolas" w:cs="Consolas"/>
        </w:rPr>
        <w:t>172.16.0.0</w:t>
      </w:r>
      <w:r w:rsidRPr="03816E1C">
        <w:t xml:space="preserve"> to make route summarization easier.</w:t>
      </w:r>
    </w:p>
    <w:p w14:paraId="4992655E" w14:textId="4E1A2853" w:rsidR="2F478EB5" w:rsidRDefault="2F478EB5" w:rsidP="03816E1C"/>
    <w:p w14:paraId="7A70AFEA" w14:textId="18271BE8" w:rsidR="2F478EB5" w:rsidRDefault="03816E1C" w:rsidP="03816E1C">
      <w:pPr>
        <w:pStyle w:val="Heading3"/>
        <w:spacing w:before="281" w:after="281"/>
      </w:pPr>
      <w:r w:rsidRPr="03816E1C">
        <w:rPr>
          <w:b/>
          <w:bCs/>
        </w:rPr>
        <w:t>✅ Summary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1020"/>
        <w:gridCol w:w="2076"/>
        <w:gridCol w:w="913"/>
        <w:gridCol w:w="2820"/>
        <w:gridCol w:w="1458"/>
      </w:tblGrid>
      <w:tr w:rsidR="03816E1C" w14:paraId="23C05EFD" w14:textId="77777777" w:rsidTr="00AA7CF1">
        <w:trPr>
          <w:trHeight w:val="300"/>
        </w:trPr>
        <w:tc>
          <w:tcPr>
            <w:tcW w:w="1020" w:type="dxa"/>
            <w:vAlign w:val="center"/>
          </w:tcPr>
          <w:p w14:paraId="23D11DE6" w14:textId="16330CA6" w:rsidR="03816E1C" w:rsidRDefault="03816E1C" w:rsidP="03816E1C">
            <w:pPr>
              <w:spacing w:after="0"/>
              <w:jc w:val="center"/>
            </w:pPr>
            <w:r w:rsidRPr="03816E1C">
              <w:rPr>
                <w:b/>
                <w:bCs/>
              </w:rPr>
              <w:t>Subnet</w:t>
            </w:r>
          </w:p>
        </w:tc>
        <w:tc>
          <w:tcPr>
            <w:tcW w:w="2076" w:type="dxa"/>
            <w:vAlign w:val="center"/>
          </w:tcPr>
          <w:p w14:paraId="6208BC7F" w14:textId="26FBE2A8" w:rsidR="03816E1C" w:rsidRDefault="03816E1C" w:rsidP="03816E1C">
            <w:pPr>
              <w:spacing w:after="0"/>
              <w:jc w:val="center"/>
            </w:pPr>
            <w:r w:rsidRPr="03816E1C">
              <w:rPr>
                <w:b/>
                <w:bCs/>
              </w:rPr>
              <w:t>Network Address</w:t>
            </w:r>
          </w:p>
        </w:tc>
        <w:tc>
          <w:tcPr>
            <w:tcW w:w="913" w:type="dxa"/>
            <w:vAlign w:val="center"/>
          </w:tcPr>
          <w:p w14:paraId="28B37A3C" w14:textId="0D7B7FC2" w:rsidR="03816E1C" w:rsidRDefault="03816E1C" w:rsidP="03816E1C">
            <w:pPr>
              <w:spacing w:after="0"/>
              <w:jc w:val="center"/>
            </w:pPr>
            <w:r w:rsidRPr="03816E1C">
              <w:rPr>
                <w:b/>
                <w:bCs/>
              </w:rPr>
              <w:t>CIDR</w:t>
            </w:r>
          </w:p>
        </w:tc>
        <w:tc>
          <w:tcPr>
            <w:tcW w:w="2820" w:type="dxa"/>
            <w:vAlign w:val="center"/>
          </w:tcPr>
          <w:p w14:paraId="7E70FD7B" w14:textId="7B27E261" w:rsidR="03816E1C" w:rsidRDefault="03816E1C" w:rsidP="03816E1C">
            <w:pPr>
              <w:spacing w:after="0"/>
              <w:jc w:val="center"/>
            </w:pPr>
            <w:r w:rsidRPr="03816E1C">
              <w:rPr>
                <w:b/>
                <w:bCs/>
              </w:rPr>
              <w:t>Usable IP Range</w:t>
            </w:r>
          </w:p>
        </w:tc>
        <w:tc>
          <w:tcPr>
            <w:tcW w:w="1458" w:type="dxa"/>
            <w:vAlign w:val="center"/>
          </w:tcPr>
          <w:p w14:paraId="4031B3AD" w14:textId="213F3FC3" w:rsidR="03816E1C" w:rsidRDefault="03816E1C" w:rsidP="03816E1C">
            <w:pPr>
              <w:spacing w:after="0"/>
              <w:jc w:val="center"/>
            </w:pPr>
            <w:r w:rsidRPr="03816E1C">
              <w:rPr>
                <w:b/>
                <w:bCs/>
              </w:rPr>
              <w:t>Total Hosts</w:t>
            </w:r>
          </w:p>
        </w:tc>
      </w:tr>
      <w:tr w:rsidR="03816E1C" w14:paraId="1748D45A" w14:textId="77777777" w:rsidTr="00AA7CF1">
        <w:trPr>
          <w:trHeight w:val="300"/>
        </w:trPr>
        <w:tc>
          <w:tcPr>
            <w:tcW w:w="1020" w:type="dxa"/>
            <w:vAlign w:val="center"/>
          </w:tcPr>
          <w:p w14:paraId="6FD7F20B" w14:textId="0BC1D9C4" w:rsidR="03816E1C" w:rsidRDefault="03816E1C" w:rsidP="03816E1C">
            <w:pPr>
              <w:spacing w:after="0"/>
            </w:pPr>
            <w:r>
              <w:t>A</w:t>
            </w:r>
          </w:p>
        </w:tc>
        <w:tc>
          <w:tcPr>
            <w:tcW w:w="2076" w:type="dxa"/>
            <w:vAlign w:val="center"/>
          </w:tcPr>
          <w:p w14:paraId="61F6F29F" w14:textId="4B91D7AE" w:rsidR="03816E1C" w:rsidRDefault="03816E1C" w:rsidP="03816E1C">
            <w:pPr>
              <w:spacing w:after="0"/>
            </w:pPr>
            <w:r>
              <w:t>172.16.0.0</w:t>
            </w:r>
          </w:p>
        </w:tc>
        <w:tc>
          <w:tcPr>
            <w:tcW w:w="913" w:type="dxa"/>
            <w:vAlign w:val="center"/>
          </w:tcPr>
          <w:p w14:paraId="1727812A" w14:textId="799F16DA" w:rsidR="03816E1C" w:rsidRDefault="03816E1C" w:rsidP="03816E1C">
            <w:pPr>
              <w:spacing w:after="0"/>
            </w:pPr>
            <w:r>
              <w:t>/23</w:t>
            </w:r>
          </w:p>
        </w:tc>
        <w:tc>
          <w:tcPr>
            <w:tcW w:w="2820" w:type="dxa"/>
            <w:vAlign w:val="center"/>
          </w:tcPr>
          <w:p w14:paraId="17948F03" w14:textId="0389A1D4" w:rsidR="03816E1C" w:rsidRDefault="03816E1C" w:rsidP="03816E1C">
            <w:pPr>
              <w:spacing w:after="0"/>
            </w:pPr>
            <w:r>
              <w:t>172.16.0.1 – 172.16.1.254</w:t>
            </w:r>
          </w:p>
        </w:tc>
        <w:tc>
          <w:tcPr>
            <w:tcW w:w="1458" w:type="dxa"/>
            <w:vAlign w:val="center"/>
          </w:tcPr>
          <w:p w14:paraId="5EA58ACA" w14:textId="151DADDC" w:rsidR="03816E1C" w:rsidRDefault="03816E1C" w:rsidP="03816E1C">
            <w:pPr>
              <w:spacing w:after="0"/>
            </w:pPr>
            <w:r>
              <w:t>510</w:t>
            </w:r>
          </w:p>
        </w:tc>
      </w:tr>
      <w:tr w:rsidR="03816E1C" w14:paraId="52CDFCCC" w14:textId="77777777" w:rsidTr="00AA7CF1">
        <w:trPr>
          <w:trHeight w:val="300"/>
        </w:trPr>
        <w:tc>
          <w:tcPr>
            <w:tcW w:w="1020" w:type="dxa"/>
            <w:vAlign w:val="center"/>
          </w:tcPr>
          <w:p w14:paraId="57DF0850" w14:textId="23C01897" w:rsidR="03816E1C" w:rsidRDefault="03816E1C" w:rsidP="03816E1C">
            <w:pPr>
              <w:spacing w:after="0"/>
            </w:pPr>
            <w:r>
              <w:t>B</w:t>
            </w:r>
          </w:p>
        </w:tc>
        <w:tc>
          <w:tcPr>
            <w:tcW w:w="2076" w:type="dxa"/>
            <w:vAlign w:val="center"/>
          </w:tcPr>
          <w:p w14:paraId="2098CB25" w14:textId="527E856E" w:rsidR="03816E1C" w:rsidRDefault="03816E1C" w:rsidP="03816E1C">
            <w:pPr>
              <w:spacing w:after="0"/>
            </w:pPr>
            <w:r>
              <w:t>172.16.2.0</w:t>
            </w:r>
          </w:p>
        </w:tc>
        <w:tc>
          <w:tcPr>
            <w:tcW w:w="913" w:type="dxa"/>
            <w:vAlign w:val="center"/>
          </w:tcPr>
          <w:p w14:paraId="28050BC2" w14:textId="26A26263" w:rsidR="03816E1C" w:rsidRDefault="03816E1C" w:rsidP="03816E1C">
            <w:pPr>
              <w:spacing w:after="0"/>
            </w:pPr>
            <w:r>
              <w:t>/24</w:t>
            </w:r>
          </w:p>
        </w:tc>
        <w:tc>
          <w:tcPr>
            <w:tcW w:w="2820" w:type="dxa"/>
            <w:vAlign w:val="center"/>
          </w:tcPr>
          <w:p w14:paraId="4367683B" w14:textId="5FD085F5" w:rsidR="03816E1C" w:rsidRDefault="03816E1C" w:rsidP="03816E1C">
            <w:pPr>
              <w:spacing w:after="0"/>
            </w:pPr>
            <w:r>
              <w:t>172.16.2.1 – 172.16.2.254</w:t>
            </w:r>
          </w:p>
        </w:tc>
        <w:tc>
          <w:tcPr>
            <w:tcW w:w="1458" w:type="dxa"/>
            <w:vAlign w:val="center"/>
          </w:tcPr>
          <w:p w14:paraId="30271588" w14:textId="03A76060" w:rsidR="03816E1C" w:rsidRDefault="03816E1C" w:rsidP="03816E1C">
            <w:pPr>
              <w:spacing w:after="0"/>
            </w:pPr>
            <w:r>
              <w:t>254</w:t>
            </w:r>
          </w:p>
        </w:tc>
      </w:tr>
      <w:tr w:rsidR="03816E1C" w14:paraId="1C5105B4" w14:textId="77777777" w:rsidTr="00AA7CF1">
        <w:trPr>
          <w:trHeight w:val="300"/>
        </w:trPr>
        <w:tc>
          <w:tcPr>
            <w:tcW w:w="1020" w:type="dxa"/>
            <w:vAlign w:val="center"/>
          </w:tcPr>
          <w:p w14:paraId="1AA213D0" w14:textId="01210B59" w:rsidR="03816E1C" w:rsidRDefault="03816E1C" w:rsidP="03816E1C">
            <w:pPr>
              <w:spacing w:after="0"/>
            </w:pPr>
            <w:r>
              <w:t>C</w:t>
            </w:r>
          </w:p>
        </w:tc>
        <w:tc>
          <w:tcPr>
            <w:tcW w:w="2076" w:type="dxa"/>
            <w:vAlign w:val="center"/>
          </w:tcPr>
          <w:p w14:paraId="1873BB1A" w14:textId="6848BEE6" w:rsidR="03816E1C" w:rsidRDefault="03816E1C" w:rsidP="03816E1C">
            <w:pPr>
              <w:spacing w:after="0"/>
            </w:pPr>
            <w:r>
              <w:t>172.16.3.0</w:t>
            </w:r>
          </w:p>
        </w:tc>
        <w:tc>
          <w:tcPr>
            <w:tcW w:w="913" w:type="dxa"/>
            <w:vAlign w:val="center"/>
          </w:tcPr>
          <w:p w14:paraId="48E00EED" w14:textId="554F50BF" w:rsidR="03816E1C" w:rsidRDefault="03816E1C" w:rsidP="03816E1C">
            <w:pPr>
              <w:spacing w:after="0"/>
            </w:pPr>
            <w:r>
              <w:t>/25</w:t>
            </w:r>
          </w:p>
        </w:tc>
        <w:tc>
          <w:tcPr>
            <w:tcW w:w="2820" w:type="dxa"/>
            <w:vAlign w:val="center"/>
          </w:tcPr>
          <w:p w14:paraId="5BF8655D" w14:textId="07AA8645" w:rsidR="03816E1C" w:rsidRDefault="03816E1C" w:rsidP="03816E1C">
            <w:pPr>
              <w:spacing w:after="0"/>
            </w:pPr>
            <w:r>
              <w:t>172.16.3.1 – 172.16.3.126</w:t>
            </w:r>
          </w:p>
        </w:tc>
        <w:tc>
          <w:tcPr>
            <w:tcW w:w="1458" w:type="dxa"/>
            <w:vAlign w:val="center"/>
          </w:tcPr>
          <w:p w14:paraId="7F1E30F5" w14:textId="65099F85" w:rsidR="03816E1C" w:rsidRDefault="03816E1C" w:rsidP="03816E1C">
            <w:pPr>
              <w:spacing w:after="0"/>
            </w:pPr>
            <w:r>
              <w:t>126</w:t>
            </w:r>
          </w:p>
        </w:tc>
      </w:tr>
    </w:tbl>
    <w:p w14:paraId="5D78E8B9" w14:textId="3C16E609" w:rsidR="2F478EB5" w:rsidRDefault="2F478EB5" w:rsidP="03816E1C"/>
    <w:p w14:paraId="697916A7" w14:textId="006F36A6" w:rsidR="2F478EB5" w:rsidRDefault="03816E1C" w:rsidP="03816E1C">
      <w:pPr>
        <w:pStyle w:val="Heading3"/>
        <w:spacing w:before="281" w:after="281"/>
      </w:pPr>
      <w:r w:rsidRPr="03816E1C">
        <w:rPr>
          <w:b/>
          <w:bCs/>
        </w:rPr>
        <w:t>✅ Conclusion:</w:t>
      </w:r>
    </w:p>
    <w:p w14:paraId="5EE7917E" w14:textId="5A83BA28" w:rsidR="2F478EB5" w:rsidRDefault="03816E1C" w:rsidP="03816E1C">
      <w:pPr>
        <w:spacing w:before="240" w:after="240"/>
      </w:pPr>
      <w:r w:rsidRPr="03816E1C">
        <w:t xml:space="preserve">Using VLSM allows subnetting of the large </w:t>
      </w:r>
      <w:r w:rsidRPr="03816E1C">
        <w:rPr>
          <w:rFonts w:ascii="Consolas" w:eastAsia="Consolas" w:hAnsi="Consolas" w:cs="Consolas"/>
        </w:rPr>
        <w:t>/16</w:t>
      </w:r>
      <w:r w:rsidRPr="03816E1C">
        <w:t xml:space="preserve"> network efficiently, tailoring subnet sizes to host needs and reducing IP waste while maintaining a contiguous addressing scheme for simplified routing.</w:t>
      </w:r>
    </w:p>
    <w:p w14:paraId="42506929" w14:textId="7F8560CE" w:rsidR="2F478EB5" w:rsidRDefault="2F478EB5" w:rsidP="03816E1C"/>
    <w:p w14:paraId="7A20B9E2" w14:textId="362F23CB" w:rsidR="2F478EB5" w:rsidRDefault="2F478EB5" w:rsidP="2F478EB5">
      <w:pPr>
        <w:pStyle w:val="NormalWeb"/>
        <w:ind w:left="720"/>
        <w:rPr>
          <w:rStyle w:val="Strong"/>
          <w:rFonts w:eastAsiaTheme="majorEastAsia"/>
          <w:b w:val="0"/>
          <w:bCs w:val="0"/>
          <w:color w:val="FF0000"/>
        </w:rPr>
      </w:pPr>
    </w:p>
    <w:p w14:paraId="03902CA8" w14:textId="1E9053FB" w:rsidR="00080C8D" w:rsidRPr="00870497" w:rsidRDefault="00080C8D" w:rsidP="002E5D0A">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lastRenderedPageBreak/>
        <w:t xml:space="preserve">Discuss the role of VLSM in hierarchical network design. How does VLSM support efficient routing and address summarization in large-scale networks? Provide practical examples of network scenarios where VLSM would be beneficial. </w:t>
      </w:r>
    </w:p>
    <w:p w14:paraId="5ADD10D7" w14:textId="4CD61D4F" w:rsidR="03816E1C" w:rsidRDefault="7A36CC13" w:rsidP="03816E1C">
      <w:pPr>
        <w:pStyle w:val="Heading3"/>
        <w:spacing w:before="281" w:after="281"/>
      </w:pPr>
      <w:r w:rsidRPr="7A36CC13">
        <w:rPr>
          <w:b/>
          <w:bCs/>
        </w:rPr>
        <w:t>Role of VLSM in Hierarchical Network Design</w:t>
      </w:r>
    </w:p>
    <w:p w14:paraId="45301655" w14:textId="139DC836" w:rsidR="03816E1C" w:rsidRDefault="03816E1C" w:rsidP="03816E1C">
      <w:pPr>
        <w:spacing w:before="240" w:after="240"/>
      </w:pPr>
      <w:r w:rsidRPr="03816E1C">
        <w:rPr>
          <w:b/>
          <w:bCs/>
        </w:rPr>
        <w:t>+ How VLSM Supports Efficient Routing and Address Summarization</w:t>
      </w:r>
    </w:p>
    <w:p w14:paraId="452EC1E5" w14:textId="38595313" w:rsidR="03816E1C" w:rsidRDefault="03816E1C" w:rsidP="03816E1C">
      <w:pPr>
        <w:spacing w:before="240" w:after="240"/>
      </w:pPr>
      <w:r w:rsidRPr="03816E1C">
        <w:t xml:space="preserve"> </w:t>
      </w:r>
      <w:r w:rsidRPr="03816E1C">
        <w:rPr>
          <w:b/>
          <w:bCs/>
        </w:rPr>
        <w:t>(8 Marks Exam Answer)</w:t>
      </w:r>
    </w:p>
    <w:p w14:paraId="2D0553E5" w14:textId="62E37BEF" w:rsidR="03816E1C" w:rsidRDefault="03816E1C"/>
    <w:p w14:paraId="1A605E8D" w14:textId="78E875D9" w:rsidR="03816E1C" w:rsidRDefault="03816E1C" w:rsidP="03816E1C">
      <w:pPr>
        <w:pStyle w:val="Heading3"/>
        <w:spacing w:before="281" w:after="281"/>
      </w:pPr>
      <w:r w:rsidRPr="03816E1C">
        <w:rPr>
          <w:b/>
          <w:bCs/>
        </w:rPr>
        <w:t>✅ What is Hierarchical Network Design?</w:t>
      </w:r>
    </w:p>
    <w:p w14:paraId="0A813EDB" w14:textId="6362414C" w:rsidR="03816E1C" w:rsidRDefault="03816E1C" w:rsidP="03816E1C">
      <w:pPr>
        <w:pStyle w:val="ListParagraph"/>
        <w:numPr>
          <w:ilvl w:val="0"/>
          <w:numId w:val="270"/>
        </w:numPr>
        <w:spacing w:before="240" w:after="240"/>
      </w:pPr>
      <w:r w:rsidRPr="03816E1C">
        <w:t>It organizes the network into layers:</w:t>
      </w:r>
    </w:p>
    <w:p w14:paraId="72F02B0C" w14:textId="0F96B9BE" w:rsidR="03816E1C" w:rsidRDefault="03816E1C" w:rsidP="03816E1C">
      <w:pPr>
        <w:pStyle w:val="ListParagraph"/>
        <w:numPr>
          <w:ilvl w:val="1"/>
          <w:numId w:val="270"/>
        </w:numPr>
        <w:spacing w:before="240" w:after="240"/>
      </w:pPr>
      <w:r w:rsidRPr="03816E1C">
        <w:rPr>
          <w:b/>
          <w:bCs/>
        </w:rPr>
        <w:t>Core layer</w:t>
      </w:r>
      <w:r w:rsidRPr="03816E1C">
        <w:t xml:space="preserve"> (high-speed backbone)</w:t>
      </w:r>
    </w:p>
    <w:p w14:paraId="1E33A77B" w14:textId="5B0CE63D" w:rsidR="03816E1C" w:rsidRDefault="03816E1C" w:rsidP="03816E1C">
      <w:pPr>
        <w:pStyle w:val="ListParagraph"/>
        <w:numPr>
          <w:ilvl w:val="1"/>
          <w:numId w:val="270"/>
        </w:numPr>
        <w:spacing w:before="240" w:after="240"/>
      </w:pPr>
      <w:r w:rsidRPr="03816E1C">
        <w:rPr>
          <w:b/>
          <w:bCs/>
        </w:rPr>
        <w:t>Distribution layer</w:t>
      </w:r>
      <w:r w:rsidRPr="03816E1C">
        <w:t xml:space="preserve"> (policy-based routing, filtering)</w:t>
      </w:r>
    </w:p>
    <w:p w14:paraId="5A47BD72" w14:textId="44DD0E06" w:rsidR="03816E1C" w:rsidRDefault="03816E1C" w:rsidP="03816E1C">
      <w:pPr>
        <w:pStyle w:val="ListParagraph"/>
        <w:numPr>
          <w:ilvl w:val="1"/>
          <w:numId w:val="270"/>
        </w:numPr>
        <w:spacing w:before="240" w:after="240"/>
      </w:pPr>
      <w:r w:rsidRPr="03816E1C">
        <w:rPr>
          <w:b/>
          <w:bCs/>
        </w:rPr>
        <w:t>Access layer</w:t>
      </w:r>
      <w:r w:rsidRPr="03816E1C">
        <w:t xml:space="preserve"> (end devices and user access)</w:t>
      </w:r>
    </w:p>
    <w:p w14:paraId="775126A6" w14:textId="09361C7E" w:rsidR="03816E1C" w:rsidRDefault="03816E1C" w:rsidP="03816E1C">
      <w:pPr>
        <w:pStyle w:val="ListParagraph"/>
        <w:numPr>
          <w:ilvl w:val="0"/>
          <w:numId w:val="270"/>
        </w:numPr>
        <w:spacing w:before="240" w:after="240"/>
      </w:pPr>
      <w:r w:rsidRPr="03816E1C">
        <w:t>Hierarchical design improves scalability, manageability, and performance.</w:t>
      </w:r>
    </w:p>
    <w:p w14:paraId="225B75B7" w14:textId="74C4F2BF" w:rsidR="03816E1C" w:rsidRDefault="03816E1C"/>
    <w:p w14:paraId="4C8A5014" w14:textId="19FF295A" w:rsidR="03816E1C" w:rsidRDefault="03816E1C" w:rsidP="03816E1C">
      <w:pPr>
        <w:pStyle w:val="Heading3"/>
        <w:spacing w:before="281" w:after="281"/>
      </w:pPr>
      <w:r w:rsidRPr="03816E1C">
        <w:rPr>
          <w:b/>
          <w:bCs/>
        </w:rPr>
        <w:t>✅ How VLSM Supports Hierarchical Network Design</w:t>
      </w:r>
    </w:p>
    <w:p w14:paraId="048ED42C" w14:textId="119DA91A" w:rsidR="03816E1C" w:rsidRDefault="03816E1C"/>
    <w:p w14:paraId="03C7BF87" w14:textId="4C87A7B4" w:rsidR="03816E1C" w:rsidRDefault="03816E1C" w:rsidP="03816E1C">
      <w:pPr>
        <w:pStyle w:val="Heading4"/>
        <w:spacing w:before="319" w:after="319"/>
      </w:pPr>
      <w:r w:rsidRPr="03816E1C">
        <w:rPr>
          <w:b/>
          <w:bCs/>
          <w:sz w:val="24"/>
          <w:szCs w:val="24"/>
        </w:rPr>
        <w:t>1. Efficient IP Address Allocation</w:t>
      </w:r>
    </w:p>
    <w:p w14:paraId="1F219FF5" w14:textId="1BEB9D88" w:rsidR="03816E1C" w:rsidRDefault="03816E1C" w:rsidP="03816E1C">
      <w:pPr>
        <w:pStyle w:val="ListParagraph"/>
        <w:numPr>
          <w:ilvl w:val="0"/>
          <w:numId w:val="269"/>
        </w:numPr>
        <w:spacing w:before="240" w:after="240"/>
      </w:pPr>
      <w:r w:rsidRPr="03816E1C">
        <w:t xml:space="preserve">VLSM allows assigning subnet sizes </w:t>
      </w:r>
      <w:r w:rsidRPr="03816E1C">
        <w:rPr>
          <w:b/>
          <w:bCs/>
        </w:rPr>
        <w:t>tailored to each layer’s needs</w:t>
      </w:r>
      <w:r w:rsidRPr="03816E1C">
        <w:t xml:space="preserve"> (e.g., access layer may have many small subnets; distribution layer fewer but larger).</w:t>
      </w:r>
    </w:p>
    <w:p w14:paraId="2865BB45" w14:textId="2AC637B7" w:rsidR="03816E1C" w:rsidRDefault="03816E1C" w:rsidP="03816E1C">
      <w:pPr>
        <w:pStyle w:val="ListParagraph"/>
        <w:numPr>
          <w:ilvl w:val="0"/>
          <w:numId w:val="269"/>
        </w:numPr>
        <w:spacing w:before="240" w:after="240"/>
      </w:pPr>
      <w:r w:rsidRPr="03816E1C">
        <w:t>Saves IP addresses by matching subnet size exactly to host count.</w:t>
      </w:r>
    </w:p>
    <w:p w14:paraId="11146F4C" w14:textId="602ED2B8" w:rsidR="03816E1C" w:rsidRDefault="03816E1C"/>
    <w:p w14:paraId="67BF2206" w14:textId="7E244B98" w:rsidR="03816E1C" w:rsidRDefault="03816E1C" w:rsidP="03816E1C">
      <w:pPr>
        <w:pStyle w:val="Heading4"/>
        <w:spacing w:before="319" w:after="319"/>
      </w:pPr>
      <w:r w:rsidRPr="03816E1C">
        <w:rPr>
          <w:b/>
          <w:bCs/>
          <w:sz w:val="24"/>
          <w:szCs w:val="24"/>
        </w:rPr>
        <w:t>2. Supports Route Summarization (Aggregation)</w:t>
      </w:r>
    </w:p>
    <w:p w14:paraId="283CA7E3" w14:textId="2FEE550F" w:rsidR="03816E1C" w:rsidRDefault="03816E1C" w:rsidP="03816E1C">
      <w:pPr>
        <w:pStyle w:val="ListParagraph"/>
        <w:numPr>
          <w:ilvl w:val="0"/>
          <w:numId w:val="268"/>
        </w:numPr>
        <w:spacing w:before="240" w:after="240"/>
      </w:pPr>
      <w:r w:rsidRPr="03816E1C">
        <w:t xml:space="preserve">VLSM lets network designers assign contiguous IP blocks that can be </w:t>
      </w:r>
      <w:r w:rsidRPr="03816E1C">
        <w:rPr>
          <w:b/>
          <w:bCs/>
        </w:rPr>
        <w:t>summarized at distribution or core routers</w:t>
      </w:r>
      <w:r w:rsidRPr="03816E1C">
        <w:t>.</w:t>
      </w:r>
    </w:p>
    <w:p w14:paraId="5300D72F" w14:textId="43B88B15" w:rsidR="03816E1C" w:rsidRDefault="03816E1C" w:rsidP="03816E1C">
      <w:pPr>
        <w:pStyle w:val="ListParagraph"/>
        <w:numPr>
          <w:ilvl w:val="0"/>
          <w:numId w:val="268"/>
        </w:numPr>
        <w:spacing w:before="240" w:after="240"/>
      </w:pPr>
      <w:r w:rsidRPr="03816E1C">
        <w:t>Summarization reduces routing table size and speeds up routing.</w:t>
      </w:r>
    </w:p>
    <w:p w14:paraId="267D657D" w14:textId="3F3D0DB6" w:rsidR="03816E1C" w:rsidRDefault="03816E1C"/>
    <w:p w14:paraId="66018F97" w14:textId="7F4D5EDB" w:rsidR="03816E1C" w:rsidRDefault="03816E1C" w:rsidP="03816E1C">
      <w:pPr>
        <w:pStyle w:val="Heading4"/>
        <w:spacing w:before="319" w:after="319"/>
      </w:pPr>
      <w:r w:rsidRPr="03816E1C">
        <w:rPr>
          <w:b/>
          <w:bCs/>
          <w:sz w:val="24"/>
          <w:szCs w:val="24"/>
        </w:rPr>
        <w:lastRenderedPageBreak/>
        <w:t>3. Scalability</w:t>
      </w:r>
    </w:p>
    <w:p w14:paraId="21EC81D4" w14:textId="34A68D45" w:rsidR="03816E1C" w:rsidRDefault="03816E1C" w:rsidP="03816E1C">
      <w:pPr>
        <w:pStyle w:val="ListParagraph"/>
        <w:numPr>
          <w:ilvl w:val="0"/>
          <w:numId w:val="267"/>
        </w:numPr>
        <w:spacing w:before="240" w:after="240"/>
      </w:pPr>
      <w:r w:rsidRPr="03816E1C">
        <w:t>As networks grow, VLSM allows adding new subnets of various sizes without readdressing the entire network.</w:t>
      </w:r>
    </w:p>
    <w:p w14:paraId="59F11A4F" w14:textId="729D4EA4" w:rsidR="03816E1C" w:rsidRDefault="03816E1C" w:rsidP="03816E1C">
      <w:pPr>
        <w:pStyle w:val="ListParagraph"/>
        <w:numPr>
          <w:ilvl w:val="0"/>
          <w:numId w:val="267"/>
        </w:numPr>
        <w:spacing w:before="240" w:after="240"/>
      </w:pPr>
      <w:r w:rsidRPr="03816E1C">
        <w:t>Supports gradual expansion at different layers.</w:t>
      </w:r>
    </w:p>
    <w:p w14:paraId="08DDB375" w14:textId="5F73844A" w:rsidR="03816E1C" w:rsidRDefault="03816E1C"/>
    <w:p w14:paraId="4ECEFBBE" w14:textId="51C35BDA" w:rsidR="03816E1C" w:rsidRDefault="03816E1C" w:rsidP="03816E1C">
      <w:pPr>
        <w:pStyle w:val="Heading3"/>
        <w:spacing w:before="281" w:after="281"/>
      </w:pPr>
      <w:r w:rsidRPr="03816E1C">
        <w:rPr>
          <w:b/>
          <w:bCs/>
        </w:rPr>
        <w:t>✅ Practical Example:</w:t>
      </w:r>
    </w:p>
    <w:p w14:paraId="245E7C49" w14:textId="02BE0BF9" w:rsidR="03816E1C" w:rsidRDefault="03816E1C" w:rsidP="03816E1C">
      <w:pPr>
        <w:spacing w:before="240" w:after="240"/>
      </w:pPr>
      <w:r w:rsidRPr="03816E1C">
        <w:rPr>
          <w:b/>
          <w:bCs/>
        </w:rPr>
        <w:t>An enterprise network</w:t>
      </w:r>
      <w:r w:rsidRPr="03816E1C">
        <w:t xml:space="preserve"> uses </w:t>
      </w:r>
      <w:r w:rsidRPr="03816E1C">
        <w:rPr>
          <w:rFonts w:ascii="Consolas" w:eastAsia="Consolas" w:hAnsi="Consolas" w:cs="Consolas"/>
        </w:rPr>
        <w:t>10.0.0.0/8</w:t>
      </w:r>
      <w:r w:rsidRPr="03816E1C">
        <w:t xml:space="preserve"> with VLSM:</w:t>
      </w:r>
    </w:p>
    <w:p w14:paraId="42139294" w14:textId="756DBD1E" w:rsidR="03816E1C" w:rsidRDefault="03816E1C" w:rsidP="03816E1C">
      <w:pPr>
        <w:pStyle w:val="ListParagraph"/>
        <w:numPr>
          <w:ilvl w:val="0"/>
          <w:numId w:val="266"/>
        </w:numPr>
        <w:spacing w:before="240" w:after="240"/>
        <w:rPr>
          <w:rFonts w:ascii="Consolas" w:eastAsia="Consolas" w:hAnsi="Consolas" w:cs="Consolas"/>
        </w:rPr>
      </w:pPr>
      <w:r w:rsidRPr="03816E1C">
        <w:t xml:space="preserve">Core layer: summarized as </w:t>
      </w:r>
      <w:r w:rsidRPr="03816E1C">
        <w:rPr>
          <w:rFonts w:ascii="Consolas" w:eastAsia="Consolas" w:hAnsi="Consolas" w:cs="Consolas"/>
        </w:rPr>
        <w:t>10.0.0.0/16</w:t>
      </w:r>
    </w:p>
    <w:p w14:paraId="47B16158" w14:textId="5850376C" w:rsidR="03816E1C" w:rsidRDefault="03816E1C" w:rsidP="03816E1C">
      <w:pPr>
        <w:pStyle w:val="ListParagraph"/>
        <w:numPr>
          <w:ilvl w:val="0"/>
          <w:numId w:val="266"/>
        </w:numPr>
        <w:spacing w:before="240" w:after="240"/>
      </w:pPr>
      <w:r w:rsidRPr="03816E1C">
        <w:t xml:space="preserve">Distribution layer: subnets of </w:t>
      </w:r>
      <w:r w:rsidRPr="03816E1C">
        <w:rPr>
          <w:rFonts w:ascii="Consolas" w:eastAsia="Consolas" w:hAnsi="Consolas" w:cs="Consolas"/>
        </w:rPr>
        <w:t>/20</w:t>
      </w:r>
      <w:r w:rsidRPr="03816E1C">
        <w:t xml:space="preserve"> assigned per building</w:t>
      </w:r>
    </w:p>
    <w:p w14:paraId="504B36DA" w14:textId="6C99B020" w:rsidR="03816E1C" w:rsidRDefault="03816E1C" w:rsidP="03816E1C">
      <w:pPr>
        <w:pStyle w:val="ListParagraph"/>
        <w:numPr>
          <w:ilvl w:val="0"/>
          <w:numId w:val="266"/>
        </w:numPr>
        <w:spacing w:before="240" w:after="240"/>
      </w:pPr>
      <w:r w:rsidRPr="03816E1C">
        <w:t xml:space="preserve">Access layer: smaller subnets </w:t>
      </w:r>
      <w:r w:rsidRPr="03816E1C">
        <w:rPr>
          <w:rFonts w:ascii="Consolas" w:eastAsia="Consolas" w:hAnsi="Consolas" w:cs="Consolas"/>
        </w:rPr>
        <w:t>/24</w:t>
      </w:r>
      <w:r w:rsidRPr="03816E1C">
        <w:t xml:space="preserve"> or </w:t>
      </w:r>
      <w:r w:rsidRPr="03816E1C">
        <w:rPr>
          <w:rFonts w:ascii="Consolas" w:eastAsia="Consolas" w:hAnsi="Consolas" w:cs="Consolas"/>
        </w:rPr>
        <w:t>/26</w:t>
      </w:r>
      <w:r w:rsidRPr="03816E1C">
        <w:t xml:space="preserve"> per floor or department</w:t>
      </w:r>
    </w:p>
    <w:p w14:paraId="06ED7573" w14:textId="49FF4ABA" w:rsidR="03816E1C" w:rsidRDefault="03816E1C" w:rsidP="03816E1C">
      <w:pPr>
        <w:spacing w:before="240" w:after="240"/>
      </w:pPr>
      <w:r w:rsidRPr="03816E1C">
        <w:t xml:space="preserve">Routers at the core see fewer summarized routes like </w:t>
      </w:r>
      <w:r w:rsidRPr="03816E1C">
        <w:rPr>
          <w:rFonts w:ascii="Consolas" w:eastAsia="Consolas" w:hAnsi="Consolas" w:cs="Consolas"/>
        </w:rPr>
        <w:t>10.0.0.0/16</w:t>
      </w:r>
      <w:r w:rsidRPr="03816E1C">
        <w:t xml:space="preserve"> instead of many small routes, reducing overhead.</w:t>
      </w:r>
    </w:p>
    <w:p w14:paraId="7CC01DEC" w14:textId="57514FC5" w:rsidR="03816E1C" w:rsidRDefault="03816E1C"/>
    <w:p w14:paraId="3164E1B1" w14:textId="03CC3D9B" w:rsidR="03816E1C" w:rsidRDefault="03816E1C" w:rsidP="03816E1C">
      <w:pPr>
        <w:pStyle w:val="Heading3"/>
        <w:spacing w:before="281" w:after="281"/>
      </w:pPr>
      <w:r w:rsidRPr="03816E1C">
        <w:rPr>
          <w:b/>
          <w:bCs/>
        </w:rPr>
        <w:t>✅ Benefits of VLSM in Large-Scale Networks</w:t>
      </w:r>
    </w:p>
    <w:tbl>
      <w:tblPr>
        <w:tblW w:w="0" w:type="auto"/>
        <w:tblLayout w:type="fixed"/>
        <w:tblLook w:val="06A0" w:firstRow="1" w:lastRow="0" w:firstColumn="1" w:lastColumn="0" w:noHBand="1" w:noVBand="1"/>
      </w:tblPr>
      <w:tblGrid>
        <w:gridCol w:w="3655"/>
        <w:gridCol w:w="5152"/>
      </w:tblGrid>
      <w:tr w:rsidR="03816E1C" w14:paraId="3428CE0E" w14:textId="77777777" w:rsidTr="03816E1C">
        <w:trPr>
          <w:trHeight w:val="300"/>
        </w:trPr>
        <w:tc>
          <w:tcPr>
            <w:tcW w:w="3655" w:type="dxa"/>
            <w:vAlign w:val="center"/>
          </w:tcPr>
          <w:p w14:paraId="77C03E39" w14:textId="34B942ED" w:rsidR="03816E1C" w:rsidRDefault="03816E1C" w:rsidP="03816E1C">
            <w:pPr>
              <w:spacing w:after="0"/>
              <w:jc w:val="center"/>
            </w:pPr>
            <w:r w:rsidRPr="03816E1C">
              <w:rPr>
                <w:b/>
                <w:bCs/>
              </w:rPr>
              <w:t>Benefit</w:t>
            </w:r>
          </w:p>
        </w:tc>
        <w:tc>
          <w:tcPr>
            <w:tcW w:w="5152" w:type="dxa"/>
            <w:vAlign w:val="center"/>
          </w:tcPr>
          <w:p w14:paraId="1705DCD5" w14:textId="798D94FF" w:rsidR="03816E1C" w:rsidRDefault="03816E1C" w:rsidP="03816E1C">
            <w:pPr>
              <w:spacing w:after="0"/>
              <w:jc w:val="center"/>
            </w:pPr>
            <w:r w:rsidRPr="03816E1C">
              <w:rPr>
                <w:b/>
                <w:bCs/>
              </w:rPr>
              <w:t>Explanation</w:t>
            </w:r>
          </w:p>
        </w:tc>
      </w:tr>
      <w:tr w:rsidR="03816E1C" w14:paraId="10ED2D4E" w14:textId="77777777" w:rsidTr="03816E1C">
        <w:trPr>
          <w:trHeight w:val="300"/>
        </w:trPr>
        <w:tc>
          <w:tcPr>
            <w:tcW w:w="3655" w:type="dxa"/>
            <w:vAlign w:val="center"/>
          </w:tcPr>
          <w:p w14:paraId="1A34B848" w14:textId="4D4FEA4F" w:rsidR="03816E1C" w:rsidRDefault="03816E1C" w:rsidP="03816E1C">
            <w:pPr>
              <w:spacing w:after="0"/>
            </w:pPr>
            <w:r w:rsidRPr="03816E1C">
              <w:rPr>
                <w:b/>
                <w:bCs/>
              </w:rPr>
              <w:t>Reduced Routing Overhead</w:t>
            </w:r>
          </w:p>
        </w:tc>
        <w:tc>
          <w:tcPr>
            <w:tcW w:w="5152" w:type="dxa"/>
            <w:vAlign w:val="center"/>
          </w:tcPr>
          <w:p w14:paraId="1792A913" w14:textId="48BA390B" w:rsidR="03816E1C" w:rsidRDefault="03816E1C" w:rsidP="03816E1C">
            <w:pPr>
              <w:spacing w:after="0"/>
            </w:pPr>
            <w:r>
              <w:t>Smaller routing tables and faster route lookups</w:t>
            </w:r>
          </w:p>
        </w:tc>
      </w:tr>
      <w:tr w:rsidR="03816E1C" w14:paraId="4FC226D6" w14:textId="77777777" w:rsidTr="03816E1C">
        <w:trPr>
          <w:trHeight w:val="300"/>
        </w:trPr>
        <w:tc>
          <w:tcPr>
            <w:tcW w:w="3655" w:type="dxa"/>
            <w:vAlign w:val="center"/>
          </w:tcPr>
          <w:p w14:paraId="7A078A45" w14:textId="0AC05E8D" w:rsidR="03816E1C" w:rsidRDefault="03816E1C" w:rsidP="03816E1C">
            <w:pPr>
              <w:spacing w:after="0"/>
            </w:pPr>
            <w:r w:rsidRPr="03816E1C">
              <w:rPr>
                <w:b/>
                <w:bCs/>
              </w:rPr>
              <w:t>Better IP Utilization</w:t>
            </w:r>
          </w:p>
        </w:tc>
        <w:tc>
          <w:tcPr>
            <w:tcW w:w="5152" w:type="dxa"/>
            <w:vAlign w:val="center"/>
          </w:tcPr>
          <w:p w14:paraId="20BD9BFA" w14:textId="0B391D78" w:rsidR="03816E1C" w:rsidRDefault="03816E1C" w:rsidP="03816E1C">
            <w:pPr>
              <w:spacing w:after="0"/>
            </w:pPr>
            <w:r>
              <w:t>Custom subnet sizes reduce IP wastage</w:t>
            </w:r>
          </w:p>
        </w:tc>
      </w:tr>
      <w:tr w:rsidR="03816E1C" w14:paraId="594A750D" w14:textId="77777777" w:rsidTr="03816E1C">
        <w:trPr>
          <w:trHeight w:val="300"/>
        </w:trPr>
        <w:tc>
          <w:tcPr>
            <w:tcW w:w="3655" w:type="dxa"/>
            <w:vAlign w:val="center"/>
          </w:tcPr>
          <w:p w14:paraId="2CE53777" w14:textId="309CB843" w:rsidR="03816E1C" w:rsidRDefault="03816E1C" w:rsidP="03816E1C">
            <w:pPr>
              <w:spacing w:after="0"/>
            </w:pPr>
            <w:r w:rsidRPr="03816E1C">
              <w:rPr>
                <w:b/>
                <w:bCs/>
              </w:rPr>
              <w:t>Improved Network Performance</w:t>
            </w:r>
          </w:p>
        </w:tc>
        <w:tc>
          <w:tcPr>
            <w:tcW w:w="5152" w:type="dxa"/>
            <w:vAlign w:val="center"/>
          </w:tcPr>
          <w:p w14:paraId="7DBAFE24" w14:textId="6E0A82BA" w:rsidR="03816E1C" w:rsidRDefault="03816E1C" w:rsidP="03816E1C">
            <w:pPr>
              <w:spacing w:after="0"/>
            </w:pPr>
            <w:r>
              <w:t>Faster routing due to summarization and hierarchy</w:t>
            </w:r>
          </w:p>
        </w:tc>
      </w:tr>
      <w:tr w:rsidR="03816E1C" w14:paraId="64EE32E5" w14:textId="77777777" w:rsidTr="03816E1C">
        <w:trPr>
          <w:trHeight w:val="300"/>
        </w:trPr>
        <w:tc>
          <w:tcPr>
            <w:tcW w:w="3655" w:type="dxa"/>
            <w:vAlign w:val="center"/>
          </w:tcPr>
          <w:p w14:paraId="6CBD9FBE" w14:textId="44F01EF0" w:rsidR="03816E1C" w:rsidRDefault="03816E1C" w:rsidP="03816E1C">
            <w:pPr>
              <w:spacing w:after="0"/>
            </w:pPr>
            <w:r w:rsidRPr="03816E1C">
              <w:rPr>
                <w:b/>
                <w:bCs/>
              </w:rPr>
              <w:t>Simplified Management</w:t>
            </w:r>
          </w:p>
        </w:tc>
        <w:tc>
          <w:tcPr>
            <w:tcW w:w="5152" w:type="dxa"/>
            <w:vAlign w:val="center"/>
          </w:tcPr>
          <w:p w14:paraId="29F12494" w14:textId="2A351BBC" w:rsidR="03816E1C" w:rsidRDefault="03816E1C" w:rsidP="03816E1C">
            <w:pPr>
              <w:spacing w:after="0"/>
            </w:pPr>
            <w:r>
              <w:t>Easier to organize and troubleshoot</w:t>
            </w:r>
          </w:p>
        </w:tc>
      </w:tr>
    </w:tbl>
    <w:p w14:paraId="3940FBE9" w14:textId="17E71009" w:rsidR="03816E1C" w:rsidRDefault="03816E1C"/>
    <w:p w14:paraId="7908D555" w14:textId="5E4C62F6" w:rsidR="03816E1C" w:rsidRDefault="03816E1C" w:rsidP="03816E1C">
      <w:pPr>
        <w:pStyle w:val="Heading3"/>
        <w:spacing w:before="281" w:after="281"/>
      </w:pPr>
      <w:r w:rsidRPr="03816E1C">
        <w:rPr>
          <w:b/>
          <w:bCs/>
        </w:rPr>
        <w:t>✅ Conclusion:</w:t>
      </w:r>
    </w:p>
    <w:p w14:paraId="46C8B82E" w14:textId="4666756C" w:rsidR="03816E1C" w:rsidRDefault="03816E1C" w:rsidP="03816E1C">
      <w:pPr>
        <w:spacing w:before="240" w:after="240"/>
      </w:pPr>
      <w:r w:rsidRPr="03816E1C">
        <w:t>VLSM is critical in hierarchical network design because it:</w:t>
      </w:r>
    </w:p>
    <w:p w14:paraId="19BCC5AF" w14:textId="0A962EA8" w:rsidR="03816E1C" w:rsidRDefault="03816E1C" w:rsidP="03816E1C">
      <w:pPr>
        <w:pStyle w:val="ListParagraph"/>
        <w:numPr>
          <w:ilvl w:val="0"/>
          <w:numId w:val="265"/>
        </w:numPr>
        <w:spacing w:before="240" w:after="240"/>
      </w:pPr>
      <w:r w:rsidRPr="03816E1C">
        <w:t>Optimizes IP address usage</w:t>
      </w:r>
    </w:p>
    <w:p w14:paraId="3F271B55" w14:textId="125A99D4" w:rsidR="03816E1C" w:rsidRDefault="03816E1C" w:rsidP="03816E1C">
      <w:pPr>
        <w:pStyle w:val="ListParagraph"/>
        <w:numPr>
          <w:ilvl w:val="0"/>
          <w:numId w:val="265"/>
        </w:numPr>
        <w:spacing w:before="240" w:after="240"/>
      </w:pPr>
      <w:r w:rsidRPr="03816E1C">
        <w:t>Enables route summarization for efficient routing</w:t>
      </w:r>
    </w:p>
    <w:p w14:paraId="5AFA9441" w14:textId="71E6D701" w:rsidR="03816E1C" w:rsidRDefault="03816E1C" w:rsidP="03816E1C">
      <w:pPr>
        <w:pStyle w:val="ListParagraph"/>
        <w:numPr>
          <w:ilvl w:val="0"/>
          <w:numId w:val="265"/>
        </w:numPr>
        <w:spacing w:before="240" w:after="240"/>
      </w:pPr>
      <w:r w:rsidRPr="03816E1C">
        <w:t>Supports flexible, scalable growth</w:t>
      </w:r>
    </w:p>
    <w:p w14:paraId="54C49C8D" w14:textId="0BD71EE2" w:rsidR="03816E1C" w:rsidRDefault="03816E1C" w:rsidP="03816E1C">
      <w:pPr>
        <w:pStyle w:val="ListParagraph"/>
        <w:numPr>
          <w:ilvl w:val="0"/>
          <w:numId w:val="265"/>
        </w:numPr>
        <w:spacing w:before="240" w:after="240"/>
      </w:pPr>
      <w:r w:rsidRPr="03816E1C">
        <w:t>Simplifies management in complex, large networks</w:t>
      </w:r>
    </w:p>
    <w:p w14:paraId="1CE555A4" w14:textId="6C7DCCF6" w:rsidR="03816E1C" w:rsidRDefault="03816E1C"/>
    <w:p w14:paraId="4C7253A3" w14:textId="60570C4D" w:rsidR="03816E1C" w:rsidRDefault="03816E1C" w:rsidP="03816E1C">
      <w:pPr>
        <w:pStyle w:val="NormalWeb"/>
        <w:ind w:left="360"/>
        <w:rPr>
          <w:rStyle w:val="Strong"/>
          <w:rFonts w:eastAsiaTheme="majorEastAsia"/>
          <w:b w:val="0"/>
          <w:bCs w:val="0"/>
          <w:color w:val="FF0000"/>
        </w:rPr>
      </w:pPr>
    </w:p>
    <w:p w14:paraId="39B91639" w14:textId="5730F878" w:rsidR="2F478EB5" w:rsidRDefault="2F478EB5" w:rsidP="7A36CC13">
      <w:pPr>
        <w:pStyle w:val="NormalWeb"/>
        <w:ind w:left="720"/>
        <w:rPr>
          <w:rStyle w:val="Strong"/>
          <w:rFonts w:eastAsiaTheme="majorEastAsia"/>
          <w:b w:val="0"/>
          <w:bCs w:val="0"/>
          <w:color w:val="FF0000"/>
        </w:rPr>
      </w:pPr>
    </w:p>
    <w:p w14:paraId="533A340E" w14:textId="4C7E7EE2" w:rsidR="7A36CC13" w:rsidRDefault="7A36CC13" w:rsidP="7A36CC13">
      <w:pPr>
        <w:pStyle w:val="NormalWeb"/>
        <w:ind w:left="720"/>
        <w:rPr>
          <w:rStyle w:val="Strong"/>
          <w:rFonts w:eastAsiaTheme="majorEastAsia"/>
          <w:b w:val="0"/>
          <w:bCs w:val="0"/>
          <w:color w:val="FF0000"/>
        </w:rPr>
      </w:pPr>
    </w:p>
    <w:p w14:paraId="5EF6055A" w14:textId="3C5327D7" w:rsidR="7A36CC13" w:rsidRDefault="7A36CC13" w:rsidP="7A36CC13">
      <w:pPr>
        <w:pStyle w:val="NormalWeb"/>
        <w:ind w:left="720"/>
        <w:rPr>
          <w:rStyle w:val="Strong"/>
          <w:rFonts w:eastAsiaTheme="majorEastAsia"/>
          <w:b w:val="0"/>
          <w:bCs w:val="0"/>
          <w:color w:val="FF0000"/>
        </w:rPr>
      </w:pPr>
    </w:p>
    <w:p w14:paraId="53DC0FC9" w14:textId="270E84A3" w:rsidR="0074583F" w:rsidRPr="00870497" w:rsidRDefault="0074583F" w:rsidP="2F478EB5">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t>Compare and contrast virtualization and physical infrastructure. Discuss the advantages and disadvantages of each approach in terms of scalability, resource utilization, and management complexity.</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215"/>
        <w:gridCol w:w="4196"/>
        <w:gridCol w:w="3949"/>
      </w:tblGrid>
      <w:tr w:rsidR="04E2915F" w14:paraId="3BE0C0A0" w14:textId="77777777" w:rsidTr="7A36CC13">
        <w:trPr>
          <w:trHeight w:val="300"/>
        </w:trPr>
        <w:tc>
          <w:tcPr>
            <w:tcW w:w="1215" w:type="dxa"/>
            <w:vAlign w:val="center"/>
          </w:tcPr>
          <w:p w14:paraId="2D5DC349" w14:textId="44068CE9" w:rsidR="04E2915F" w:rsidRDefault="04E2915F" w:rsidP="04E2915F">
            <w:pPr>
              <w:spacing w:after="0"/>
              <w:jc w:val="center"/>
              <w:rPr>
                <w:b/>
                <w:bCs/>
                <w:sz w:val="20"/>
                <w:szCs w:val="20"/>
              </w:rPr>
            </w:pPr>
            <w:r w:rsidRPr="04E2915F">
              <w:rPr>
                <w:b/>
                <w:bCs/>
                <w:sz w:val="20"/>
                <w:szCs w:val="20"/>
              </w:rPr>
              <w:t>Aspect</w:t>
            </w:r>
          </w:p>
        </w:tc>
        <w:tc>
          <w:tcPr>
            <w:tcW w:w="4196" w:type="dxa"/>
            <w:vAlign w:val="center"/>
          </w:tcPr>
          <w:p w14:paraId="7822CD6C" w14:textId="4D12DE45" w:rsidR="04E2915F" w:rsidRDefault="04E2915F" w:rsidP="04E2915F">
            <w:pPr>
              <w:spacing w:after="0"/>
              <w:jc w:val="center"/>
              <w:rPr>
                <w:b/>
                <w:bCs/>
                <w:sz w:val="20"/>
                <w:szCs w:val="20"/>
              </w:rPr>
            </w:pPr>
            <w:r w:rsidRPr="04E2915F">
              <w:rPr>
                <w:b/>
                <w:bCs/>
                <w:sz w:val="20"/>
                <w:szCs w:val="20"/>
              </w:rPr>
              <w:t>Virtualization</w:t>
            </w:r>
          </w:p>
        </w:tc>
        <w:tc>
          <w:tcPr>
            <w:tcW w:w="3949" w:type="dxa"/>
            <w:vAlign w:val="center"/>
          </w:tcPr>
          <w:p w14:paraId="013DC2D5" w14:textId="1EE4BA60" w:rsidR="04E2915F" w:rsidRDefault="04E2915F" w:rsidP="04E2915F">
            <w:pPr>
              <w:spacing w:after="0"/>
              <w:jc w:val="center"/>
              <w:rPr>
                <w:b/>
                <w:bCs/>
                <w:sz w:val="20"/>
                <w:szCs w:val="20"/>
              </w:rPr>
            </w:pPr>
            <w:r w:rsidRPr="04E2915F">
              <w:rPr>
                <w:b/>
                <w:bCs/>
                <w:sz w:val="20"/>
                <w:szCs w:val="20"/>
              </w:rPr>
              <w:t>Physical Infrastructure</w:t>
            </w:r>
          </w:p>
        </w:tc>
      </w:tr>
      <w:tr w:rsidR="04E2915F" w14:paraId="31AD8E67" w14:textId="77777777" w:rsidTr="7A36CC13">
        <w:trPr>
          <w:trHeight w:val="300"/>
        </w:trPr>
        <w:tc>
          <w:tcPr>
            <w:tcW w:w="1215" w:type="dxa"/>
            <w:vAlign w:val="center"/>
          </w:tcPr>
          <w:p w14:paraId="43BE6D5A" w14:textId="04CC7113" w:rsidR="04E2915F" w:rsidRDefault="04E2915F" w:rsidP="04E2915F">
            <w:pPr>
              <w:spacing w:after="0"/>
              <w:rPr>
                <w:b/>
                <w:bCs/>
                <w:sz w:val="20"/>
                <w:szCs w:val="20"/>
              </w:rPr>
            </w:pPr>
            <w:r w:rsidRPr="04E2915F">
              <w:rPr>
                <w:b/>
                <w:bCs/>
                <w:sz w:val="20"/>
                <w:szCs w:val="20"/>
              </w:rPr>
              <w:t>Definition</w:t>
            </w:r>
          </w:p>
        </w:tc>
        <w:tc>
          <w:tcPr>
            <w:tcW w:w="4196" w:type="dxa"/>
            <w:vAlign w:val="center"/>
          </w:tcPr>
          <w:p w14:paraId="6B444AFF" w14:textId="002278AC" w:rsidR="04E2915F" w:rsidRDefault="04E2915F" w:rsidP="04E2915F">
            <w:pPr>
              <w:spacing w:after="0"/>
              <w:rPr>
                <w:sz w:val="20"/>
                <w:szCs w:val="20"/>
              </w:rPr>
            </w:pPr>
            <w:r w:rsidRPr="04E2915F">
              <w:rPr>
                <w:sz w:val="20"/>
                <w:szCs w:val="20"/>
              </w:rPr>
              <w:t>Use of software (hypervisors) to run multiple virtual machines (VMs) on one physical server.</w:t>
            </w:r>
          </w:p>
        </w:tc>
        <w:tc>
          <w:tcPr>
            <w:tcW w:w="3949" w:type="dxa"/>
            <w:vAlign w:val="center"/>
          </w:tcPr>
          <w:p w14:paraId="05C87A1A" w14:textId="5BBD47BB" w:rsidR="04E2915F" w:rsidRDefault="04E2915F" w:rsidP="04E2915F">
            <w:pPr>
              <w:spacing w:after="0"/>
              <w:rPr>
                <w:sz w:val="20"/>
                <w:szCs w:val="20"/>
              </w:rPr>
            </w:pPr>
            <w:r w:rsidRPr="04E2915F">
              <w:rPr>
                <w:sz w:val="20"/>
                <w:szCs w:val="20"/>
              </w:rPr>
              <w:t>Direct deployment of operating systems and applications on standalone hardware.</w:t>
            </w:r>
          </w:p>
        </w:tc>
      </w:tr>
      <w:tr w:rsidR="04E2915F" w14:paraId="295E7846" w14:textId="77777777" w:rsidTr="7A36CC13">
        <w:trPr>
          <w:trHeight w:val="300"/>
        </w:trPr>
        <w:tc>
          <w:tcPr>
            <w:tcW w:w="1215" w:type="dxa"/>
            <w:vAlign w:val="center"/>
          </w:tcPr>
          <w:p w14:paraId="648B30E9" w14:textId="54345187" w:rsidR="04E2915F" w:rsidRDefault="04E2915F" w:rsidP="04E2915F">
            <w:pPr>
              <w:spacing w:after="0"/>
              <w:rPr>
                <w:b/>
                <w:bCs/>
                <w:sz w:val="20"/>
                <w:szCs w:val="20"/>
              </w:rPr>
            </w:pPr>
            <w:r w:rsidRPr="04E2915F">
              <w:rPr>
                <w:b/>
                <w:bCs/>
                <w:sz w:val="20"/>
                <w:szCs w:val="20"/>
              </w:rPr>
              <w:t>Scalability</w:t>
            </w:r>
          </w:p>
        </w:tc>
        <w:tc>
          <w:tcPr>
            <w:tcW w:w="4196" w:type="dxa"/>
            <w:vAlign w:val="center"/>
          </w:tcPr>
          <w:p w14:paraId="1B07A361" w14:textId="1B2BC9AD" w:rsidR="04E2915F" w:rsidRDefault="04E2915F" w:rsidP="04E2915F">
            <w:pPr>
              <w:spacing w:after="0"/>
              <w:rPr>
                <w:sz w:val="20"/>
                <w:szCs w:val="20"/>
              </w:rPr>
            </w:pPr>
            <w:r w:rsidRPr="04E2915F">
              <w:rPr>
                <w:b/>
                <w:bCs/>
                <w:sz w:val="20"/>
                <w:szCs w:val="20"/>
              </w:rPr>
              <w:t>Highly scalable</w:t>
            </w:r>
            <w:r w:rsidRPr="04E2915F">
              <w:rPr>
                <w:sz w:val="20"/>
                <w:szCs w:val="20"/>
              </w:rPr>
              <w:t xml:space="preserve"> – New VMs can be created quickly without purchasing new hardware.</w:t>
            </w:r>
          </w:p>
        </w:tc>
        <w:tc>
          <w:tcPr>
            <w:tcW w:w="3949" w:type="dxa"/>
            <w:vAlign w:val="center"/>
          </w:tcPr>
          <w:p w14:paraId="334F534A" w14:textId="63CB2256" w:rsidR="04E2915F" w:rsidRDefault="04E2915F" w:rsidP="04E2915F">
            <w:pPr>
              <w:spacing w:after="0"/>
              <w:rPr>
                <w:sz w:val="20"/>
                <w:szCs w:val="20"/>
              </w:rPr>
            </w:pPr>
            <w:r w:rsidRPr="04E2915F">
              <w:rPr>
                <w:b/>
                <w:bCs/>
                <w:sz w:val="20"/>
                <w:szCs w:val="20"/>
              </w:rPr>
              <w:t>Less scalable</w:t>
            </w:r>
            <w:r w:rsidRPr="04E2915F">
              <w:rPr>
                <w:sz w:val="20"/>
                <w:szCs w:val="20"/>
              </w:rPr>
              <w:t xml:space="preserve"> – Scaling requires buying and installing new physical servers.</w:t>
            </w:r>
          </w:p>
        </w:tc>
      </w:tr>
      <w:tr w:rsidR="04E2915F" w14:paraId="681A37E2" w14:textId="77777777" w:rsidTr="7A36CC13">
        <w:trPr>
          <w:trHeight w:val="300"/>
        </w:trPr>
        <w:tc>
          <w:tcPr>
            <w:tcW w:w="1215" w:type="dxa"/>
            <w:vAlign w:val="center"/>
          </w:tcPr>
          <w:p w14:paraId="456E5DCC" w14:textId="14C01751" w:rsidR="04E2915F" w:rsidRDefault="04E2915F" w:rsidP="04E2915F">
            <w:pPr>
              <w:spacing w:after="0"/>
              <w:rPr>
                <w:b/>
                <w:bCs/>
                <w:sz w:val="20"/>
                <w:szCs w:val="20"/>
              </w:rPr>
            </w:pPr>
            <w:r w:rsidRPr="04E2915F">
              <w:rPr>
                <w:b/>
                <w:bCs/>
                <w:sz w:val="20"/>
                <w:szCs w:val="20"/>
              </w:rPr>
              <w:t>Resource Utilization</w:t>
            </w:r>
          </w:p>
        </w:tc>
        <w:tc>
          <w:tcPr>
            <w:tcW w:w="4196" w:type="dxa"/>
            <w:vAlign w:val="center"/>
          </w:tcPr>
          <w:p w14:paraId="5FFD0A4A" w14:textId="175A55DF" w:rsidR="04E2915F" w:rsidRDefault="04E2915F" w:rsidP="04E2915F">
            <w:pPr>
              <w:spacing w:after="0"/>
              <w:rPr>
                <w:sz w:val="20"/>
                <w:szCs w:val="20"/>
              </w:rPr>
            </w:pPr>
            <w:r w:rsidRPr="04E2915F">
              <w:rPr>
                <w:b/>
                <w:bCs/>
                <w:sz w:val="20"/>
                <w:szCs w:val="20"/>
              </w:rPr>
              <w:t>Efficient</w:t>
            </w:r>
            <w:r w:rsidRPr="04E2915F">
              <w:rPr>
                <w:sz w:val="20"/>
                <w:szCs w:val="20"/>
              </w:rPr>
              <w:t xml:space="preserve"> – Multiple VMs share and utilize the same hardware resources.</w:t>
            </w:r>
          </w:p>
        </w:tc>
        <w:tc>
          <w:tcPr>
            <w:tcW w:w="3949" w:type="dxa"/>
            <w:vAlign w:val="center"/>
          </w:tcPr>
          <w:p w14:paraId="6F0BE5CA" w14:textId="74AD5D73" w:rsidR="04E2915F" w:rsidRDefault="04E2915F" w:rsidP="04E2915F">
            <w:pPr>
              <w:spacing w:after="0"/>
              <w:rPr>
                <w:sz w:val="20"/>
                <w:szCs w:val="20"/>
              </w:rPr>
            </w:pPr>
            <w:r w:rsidRPr="04E2915F">
              <w:rPr>
                <w:b/>
                <w:bCs/>
                <w:sz w:val="20"/>
                <w:szCs w:val="20"/>
              </w:rPr>
              <w:t>Often inefficient</w:t>
            </w:r>
            <w:r w:rsidRPr="04E2915F">
              <w:rPr>
                <w:sz w:val="20"/>
                <w:szCs w:val="20"/>
              </w:rPr>
              <w:t xml:space="preserve"> – Hardware resources can be underutilized in single-purpose systems.</w:t>
            </w:r>
          </w:p>
        </w:tc>
      </w:tr>
      <w:tr w:rsidR="04E2915F" w14:paraId="5B869035" w14:textId="77777777" w:rsidTr="7A36CC13">
        <w:trPr>
          <w:trHeight w:val="300"/>
        </w:trPr>
        <w:tc>
          <w:tcPr>
            <w:tcW w:w="1215" w:type="dxa"/>
            <w:vAlign w:val="center"/>
          </w:tcPr>
          <w:p w14:paraId="42845B65" w14:textId="1EF7B459" w:rsidR="04E2915F" w:rsidRDefault="04E2915F" w:rsidP="04E2915F">
            <w:pPr>
              <w:spacing w:after="0"/>
              <w:rPr>
                <w:b/>
                <w:bCs/>
                <w:sz w:val="20"/>
                <w:szCs w:val="20"/>
              </w:rPr>
            </w:pPr>
            <w:r w:rsidRPr="04E2915F">
              <w:rPr>
                <w:b/>
                <w:bCs/>
                <w:sz w:val="20"/>
                <w:szCs w:val="20"/>
              </w:rPr>
              <w:t>Deployment Time</w:t>
            </w:r>
          </w:p>
        </w:tc>
        <w:tc>
          <w:tcPr>
            <w:tcW w:w="4196" w:type="dxa"/>
            <w:vAlign w:val="center"/>
          </w:tcPr>
          <w:p w14:paraId="3542ADC4" w14:textId="423C096A" w:rsidR="04E2915F" w:rsidRDefault="04E2915F" w:rsidP="04E2915F">
            <w:pPr>
              <w:spacing w:after="0"/>
              <w:rPr>
                <w:sz w:val="20"/>
                <w:szCs w:val="20"/>
              </w:rPr>
            </w:pPr>
            <w:r w:rsidRPr="04E2915F">
              <w:rPr>
                <w:sz w:val="20"/>
                <w:szCs w:val="20"/>
              </w:rPr>
              <w:t>Fast – VMs can be provisioned in minutes.</w:t>
            </w:r>
          </w:p>
        </w:tc>
        <w:tc>
          <w:tcPr>
            <w:tcW w:w="3949" w:type="dxa"/>
            <w:vAlign w:val="center"/>
          </w:tcPr>
          <w:p w14:paraId="32AD7646" w14:textId="16292EB2" w:rsidR="04E2915F" w:rsidRDefault="04E2915F" w:rsidP="04E2915F">
            <w:pPr>
              <w:spacing w:after="0"/>
              <w:rPr>
                <w:sz w:val="20"/>
                <w:szCs w:val="20"/>
              </w:rPr>
            </w:pPr>
            <w:r w:rsidRPr="04E2915F">
              <w:rPr>
                <w:sz w:val="20"/>
                <w:szCs w:val="20"/>
              </w:rPr>
              <w:t>Slow – Requires hardware setup, OS installation, etc.</w:t>
            </w:r>
          </w:p>
        </w:tc>
      </w:tr>
      <w:tr w:rsidR="04E2915F" w14:paraId="67E4BDA9" w14:textId="77777777" w:rsidTr="7A36CC13">
        <w:trPr>
          <w:trHeight w:val="300"/>
        </w:trPr>
        <w:tc>
          <w:tcPr>
            <w:tcW w:w="1215" w:type="dxa"/>
            <w:vAlign w:val="center"/>
          </w:tcPr>
          <w:p w14:paraId="4567CF6C" w14:textId="11B379E3" w:rsidR="04E2915F" w:rsidRDefault="04E2915F" w:rsidP="04E2915F">
            <w:pPr>
              <w:spacing w:after="0"/>
              <w:rPr>
                <w:b/>
                <w:bCs/>
                <w:sz w:val="20"/>
                <w:szCs w:val="20"/>
              </w:rPr>
            </w:pPr>
            <w:r w:rsidRPr="04E2915F">
              <w:rPr>
                <w:b/>
                <w:bCs/>
                <w:sz w:val="20"/>
                <w:szCs w:val="20"/>
              </w:rPr>
              <w:t>Management Complexity</w:t>
            </w:r>
          </w:p>
        </w:tc>
        <w:tc>
          <w:tcPr>
            <w:tcW w:w="4196" w:type="dxa"/>
            <w:vAlign w:val="center"/>
          </w:tcPr>
          <w:p w14:paraId="575DE382" w14:textId="610A417E" w:rsidR="04E2915F" w:rsidRDefault="04E2915F" w:rsidP="04E2915F">
            <w:pPr>
              <w:spacing w:after="0"/>
              <w:rPr>
                <w:sz w:val="20"/>
                <w:szCs w:val="20"/>
              </w:rPr>
            </w:pPr>
            <w:r w:rsidRPr="04E2915F">
              <w:rPr>
                <w:sz w:val="20"/>
                <w:szCs w:val="20"/>
              </w:rPr>
              <w:t>Simplified via centralized tools (vCenter, Hyper-V Manager).</w:t>
            </w:r>
          </w:p>
        </w:tc>
        <w:tc>
          <w:tcPr>
            <w:tcW w:w="3949" w:type="dxa"/>
            <w:vAlign w:val="center"/>
          </w:tcPr>
          <w:p w14:paraId="608CCD7B" w14:textId="3DA9FA65" w:rsidR="04E2915F" w:rsidRDefault="04E2915F" w:rsidP="04E2915F">
            <w:pPr>
              <w:spacing w:after="0"/>
              <w:rPr>
                <w:sz w:val="20"/>
                <w:szCs w:val="20"/>
              </w:rPr>
            </w:pPr>
            <w:r w:rsidRPr="04E2915F">
              <w:rPr>
                <w:sz w:val="20"/>
                <w:szCs w:val="20"/>
              </w:rPr>
              <w:t>Higher – Each server must be managed individually.</w:t>
            </w:r>
          </w:p>
        </w:tc>
      </w:tr>
      <w:tr w:rsidR="04E2915F" w14:paraId="49AAD5EB" w14:textId="77777777" w:rsidTr="7A36CC13">
        <w:trPr>
          <w:trHeight w:val="300"/>
        </w:trPr>
        <w:tc>
          <w:tcPr>
            <w:tcW w:w="1215" w:type="dxa"/>
            <w:vAlign w:val="center"/>
          </w:tcPr>
          <w:p w14:paraId="44CF32A1" w14:textId="68C20274" w:rsidR="04E2915F" w:rsidRDefault="04E2915F" w:rsidP="04E2915F">
            <w:pPr>
              <w:spacing w:after="0"/>
              <w:rPr>
                <w:b/>
                <w:bCs/>
                <w:sz w:val="20"/>
                <w:szCs w:val="20"/>
              </w:rPr>
            </w:pPr>
            <w:r w:rsidRPr="04E2915F">
              <w:rPr>
                <w:b/>
                <w:bCs/>
                <w:sz w:val="20"/>
                <w:szCs w:val="20"/>
              </w:rPr>
              <w:t>Cost</w:t>
            </w:r>
          </w:p>
        </w:tc>
        <w:tc>
          <w:tcPr>
            <w:tcW w:w="4196" w:type="dxa"/>
            <w:vAlign w:val="center"/>
          </w:tcPr>
          <w:p w14:paraId="375DDE12" w14:textId="50FD605A" w:rsidR="04E2915F" w:rsidRDefault="04E2915F" w:rsidP="04E2915F">
            <w:pPr>
              <w:spacing w:after="0"/>
              <w:rPr>
                <w:sz w:val="20"/>
                <w:szCs w:val="20"/>
              </w:rPr>
            </w:pPr>
            <w:r w:rsidRPr="04E2915F">
              <w:rPr>
                <w:sz w:val="20"/>
                <w:szCs w:val="20"/>
              </w:rPr>
              <w:t>Lower operational and hardware cost through consolidation.</w:t>
            </w:r>
          </w:p>
        </w:tc>
        <w:tc>
          <w:tcPr>
            <w:tcW w:w="3949" w:type="dxa"/>
            <w:vAlign w:val="center"/>
          </w:tcPr>
          <w:p w14:paraId="0C8DFD3A" w14:textId="40E20940" w:rsidR="04E2915F" w:rsidRDefault="04E2915F" w:rsidP="04E2915F">
            <w:pPr>
              <w:spacing w:after="0"/>
              <w:rPr>
                <w:sz w:val="20"/>
                <w:szCs w:val="20"/>
              </w:rPr>
            </w:pPr>
            <w:r w:rsidRPr="04E2915F">
              <w:rPr>
                <w:sz w:val="20"/>
                <w:szCs w:val="20"/>
              </w:rPr>
              <w:t>High cost due to dedicated servers, energy, and space.</w:t>
            </w:r>
          </w:p>
        </w:tc>
      </w:tr>
      <w:tr w:rsidR="04E2915F" w14:paraId="707BBDBC" w14:textId="77777777" w:rsidTr="7A36CC13">
        <w:trPr>
          <w:trHeight w:val="300"/>
        </w:trPr>
        <w:tc>
          <w:tcPr>
            <w:tcW w:w="1215" w:type="dxa"/>
            <w:vAlign w:val="center"/>
          </w:tcPr>
          <w:p w14:paraId="06D25015" w14:textId="75CA80CF" w:rsidR="04E2915F" w:rsidRDefault="04E2915F" w:rsidP="04E2915F">
            <w:pPr>
              <w:spacing w:after="0"/>
              <w:rPr>
                <w:b/>
                <w:bCs/>
                <w:sz w:val="20"/>
                <w:szCs w:val="20"/>
              </w:rPr>
            </w:pPr>
            <w:r w:rsidRPr="04E2915F">
              <w:rPr>
                <w:b/>
                <w:bCs/>
                <w:sz w:val="20"/>
                <w:szCs w:val="20"/>
              </w:rPr>
              <w:t>Maintenance</w:t>
            </w:r>
          </w:p>
        </w:tc>
        <w:tc>
          <w:tcPr>
            <w:tcW w:w="4196" w:type="dxa"/>
            <w:vAlign w:val="center"/>
          </w:tcPr>
          <w:p w14:paraId="7B44B276" w14:textId="56CD89DE" w:rsidR="04E2915F" w:rsidRDefault="04E2915F" w:rsidP="04E2915F">
            <w:pPr>
              <w:spacing w:after="0"/>
              <w:rPr>
                <w:sz w:val="20"/>
                <w:szCs w:val="20"/>
              </w:rPr>
            </w:pPr>
            <w:r w:rsidRPr="04E2915F">
              <w:rPr>
                <w:sz w:val="20"/>
                <w:szCs w:val="20"/>
              </w:rPr>
              <w:t>Easier – Snapshot, backup, and restore are simple.</w:t>
            </w:r>
          </w:p>
        </w:tc>
        <w:tc>
          <w:tcPr>
            <w:tcW w:w="3949" w:type="dxa"/>
            <w:vAlign w:val="center"/>
          </w:tcPr>
          <w:p w14:paraId="167A12D2" w14:textId="5D7830A2" w:rsidR="04E2915F" w:rsidRDefault="04E2915F" w:rsidP="04E2915F">
            <w:pPr>
              <w:spacing w:after="0"/>
              <w:rPr>
                <w:sz w:val="20"/>
                <w:szCs w:val="20"/>
              </w:rPr>
            </w:pPr>
            <w:r w:rsidRPr="04E2915F">
              <w:rPr>
                <w:sz w:val="20"/>
                <w:szCs w:val="20"/>
              </w:rPr>
              <w:t>Manual and time-consuming.</w:t>
            </w:r>
          </w:p>
        </w:tc>
      </w:tr>
      <w:tr w:rsidR="04E2915F" w14:paraId="124B8F58" w14:textId="77777777" w:rsidTr="7A36CC13">
        <w:trPr>
          <w:trHeight w:val="300"/>
        </w:trPr>
        <w:tc>
          <w:tcPr>
            <w:tcW w:w="1215" w:type="dxa"/>
            <w:vAlign w:val="center"/>
          </w:tcPr>
          <w:p w14:paraId="2768CC5E" w14:textId="6817D195" w:rsidR="04E2915F" w:rsidRDefault="04E2915F" w:rsidP="04E2915F">
            <w:pPr>
              <w:spacing w:after="0"/>
              <w:rPr>
                <w:b/>
                <w:bCs/>
                <w:sz w:val="20"/>
                <w:szCs w:val="20"/>
              </w:rPr>
            </w:pPr>
            <w:r w:rsidRPr="04E2915F">
              <w:rPr>
                <w:b/>
                <w:bCs/>
                <w:sz w:val="20"/>
                <w:szCs w:val="20"/>
              </w:rPr>
              <w:t>Fault Tolerance</w:t>
            </w:r>
          </w:p>
        </w:tc>
        <w:tc>
          <w:tcPr>
            <w:tcW w:w="4196" w:type="dxa"/>
            <w:vAlign w:val="center"/>
          </w:tcPr>
          <w:p w14:paraId="61E1CFE0" w14:textId="694A44E1" w:rsidR="04E2915F" w:rsidRDefault="04E2915F" w:rsidP="04E2915F">
            <w:pPr>
              <w:spacing w:after="0"/>
              <w:rPr>
                <w:sz w:val="20"/>
                <w:szCs w:val="20"/>
              </w:rPr>
            </w:pPr>
            <w:r w:rsidRPr="04E2915F">
              <w:rPr>
                <w:sz w:val="20"/>
                <w:szCs w:val="20"/>
              </w:rPr>
              <w:t>High – VMs can be moved or replicated easily.</w:t>
            </w:r>
          </w:p>
        </w:tc>
        <w:tc>
          <w:tcPr>
            <w:tcW w:w="3949" w:type="dxa"/>
            <w:vAlign w:val="center"/>
          </w:tcPr>
          <w:p w14:paraId="3A377154" w14:textId="5839908C" w:rsidR="04E2915F" w:rsidRDefault="04E2915F" w:rsidP="04E2915F">
            <w:pPr>
              <w:spacing w:after="0"/>
              <w:rPr>
                <w:sz w:val="20"/>
                <w:szCs w:val="20"/>
              </w:rPr>
            </w:pPr>
            <w:r w:rsidRPr="04E2915F">
              <w:rPr>
                <w:sz w:val="20"/>
                <w:szCs w:val="20"/>
              </w:rPr>
              <w:t>Low – If a physical server fails, recovery takes longer.</w:t>
            </w:r>
          </w:p>
        </w:tc>
      </w:tr>
    </w:tbl>
    <w:p w14:paraId="33DAB6C7" w14:textId="1AC7045E" w:rsidR="04E2915F" w:rsidRDefault="04E2915F" w:rsidP="04E2915F">
      <w:pPr>
        <w:pStyle w:val="NormalWeb"/>
        <w:ind w:left="720"/>
        <w:rPr>
          <w:rStyle w:val="Strong"/>
          <w:rFonts w:eastAsiaTheme="majorEastAsia"/>
          <w:b w:val="0"/>
          <w:bCs w:val="0"/>
          <w:color w:val="FF0000"/>
        </w:rPr>
      </w:pPr>
    </w:p>
    <w:p w14:paraId="64A96930" w14:textId="07A6E1D4" w:rsidR="0074583F" w:rsidRPr="00870497" w:rsidRDefault="566EFDC0" w:rsidP="566EFDC0">
      <w:pPr>
        <w:pStyle w:val="NormalWeb"/>
        <w:spacing w:before="281" w:beforeAutospacing="0" w:after="281" w:afterAutospacing="0"/>
        <w:rPr>
          <w:rStyle w:val="Strong"/>
          <w:rFonts w:eastAsiaTheme="majorEastAsia"/>
          <w:b w:val="0"/>
          <w:bCs w:val="0"/>
          <w:color w:val="FF0000"/>
        </w:rPr>
      </w:pPr>
      <w:r w:rsidRPr="566EFDC0">
        <w:rPr>
          <w:rStyle w:val="Strong"/>
          <w:rFonts w:eastAsiaTheme="majorEastAsia"/>
          <w:b w:val="0"/>
          <w:bCs w:val="0"/>
          <w:color w:val="FF0000"/>
        </w:rPr>
        <w:t xml:space="preserve"> </w:t>
      </w:r>
      <w:r w:rsidRPr="566EFDC0">
        <w:rPr>
          <w:b/>
          <w:bCs/>
          <w:sz w:val="28"/>
          <w:szCs w:val="28"/>
        </w:rPr>
        <w:t>Advantages and Disadvantages</w:t>
      </w:r>
    </w:p>
    <w:p w14:paraId="19508B98" w14:textId="40EC7E10" w:rsidR="0074583F" w:rsidRPr="00870497" w:rsidRDefault="566EFDC0" w:rsidP="566EFDC0">
      <w:pPr>
        <w:pStyle w:val="Heading4"/>
        <w:spacing w:before="319" w:after="319"/>
      </w:pPr>
      <w:r w:rsidRPr="566EFDC0">
        <w:rPr>
          <w:b/>
          <w:bCs/>
          <w:sz w:val="24"/>
          <w:szCs w:val="24"/>
        </w:rPr>
        <w:t>✅ Virtualization Advantages:</w:t>
      </w:r>
    </w:p>
    <w:p w14:paraId="25C2BC04" w14:textId="7B9EE384" w:rsidR="0074583F" w:rsidRPr="00870497" w:rsidRDefault="566EFDC0" w:rsidP="00515566">
      <w:pPr>
        <w:pStyle w:val="ListParagraph"/>
        <w:numPr>
          <w:ilvl w:val="0"/>
          <w:numId w:val="72"/>
        </w:numPr>
        <w:spacing w:before="240" w:after="240"/>
      </w:pPr>
      <w:r w:rsidRPr="566EFDC0">
        <w:t>Efficient use of resources</w:t>
      </w:r>
    </w:p>
    <w:p w14:paraId="701B52B8" w14:textId="3760A674" w:rsidR="0074583F" w:rsidRPr="00870497" w:rsidRDefault="566EFDC0" w:rsidP="00515566">
      <w:pPr>
        <w:pStyle w:val="ListParagraph"/>
        <w:numPr>
          <w:ilvl w:val="0"/>
          <w:numId w:val="72"/>
        </w:numPr>
        <w:spacing w:before="240" w:after="240"/>
      </w:pPr>
      <w:r w:rsidRPr="566EFDC0">
        <w:t>Easier disaster recovery</w:t>
      </w:r>
    </w:p>
    <w:p w14:paraId="6BB70EC7" w14:textId="20070602" w:rsidR="0074583F" w:rsidRPr="00870497" w:rsidRDefault="566EFDC0" w:rsidP="00515566">
      <w:pPr>
        <w:pStyle w:val="ListParagraph"/>
        <w:numPr>
          <w:ilvl w:val="0"/>
          <w:numId w:val="72"/>
        </w:numPr>
        <w:spacing w:before="240" w:after="240"/>
      </w:pPr>
      <w:r w:rsidRPr="566EFDC0">
        <w:t>Lower hardware costs</w:t>
      </w:r>
    </w:p>
    <w:p w14:paraId="2C6A806D" w14:textId="1BD03B09" w:rsidR="0074583F" w:rsidRPr="00870497" w:rsidRDefault="566EFDC0" w:rsidP="00515566">
      <w:pPr>
        <w:pStyle w:val="ListParagraph"/>
        <w:numPr>
          <w:ilvl w:val="0"/>
          <w:numId w:val="72"/>
        </w:numPr>
        <w:spacing w:before="240" w:after="240"/>
      </w:pPr>
      <w:r w:rsidRPr="566EFDC0">
        <w:t>Quick provisioning and scaling</w:t>
      </w:r>
    </w:p>
    <w:p w14:paraId="1F9D2316" w14:textId="20F8DBA1" w:rsidR="0074583F" w:rsidRPr="00870497" w:rsidRDefault="566EFDC0" w:rsidP="566EFDC0">
      <w:pPr>
        <w:pStyle w:val="Heading4"/>
        <w:spacing w:before="319" w:after="319"/>
      </w:pPr>
      <w:r w:rsidRPr="566EFDC0">
        <w:rPr>
          <w:b/>
          <w:bCs/>
          <w:sz w:val="24"/>
          <w:szCs w:val="24"/>
        </w:rPr>
        <w:t>❌ Virtualization Disadvantages:</w:t>
      </w:r>
    </w:p>
    <w:p w14:paraId="1D5B8E36" w14:textId="29D67447" w:rsidR="0074583F" w:rsidRPr="00870497" w:rsidRDefault="566EFDC0" w:rsidP="00515566">
      <w:pPr>
        <w:pStyle w:val="ListParagraph"/>
        <w:numPr>
          <w:ilvl w:val="0"/>
          <w:numId w:val="71"/>
        </w:numPr>
        <w:spacing w:before="240" w:after="240"/>
      </w:pPr>
      <w:r w:rsidRPr="566EFDC0">
        <w:t>Performance overhead (due to hypervisor)</w:t>
      </w:r>
    </w:p>
    <w:p w14:paraId="3E998C8C" w14:textId="26A9BB5D" w:rsidR="0074583F" w:rsidRPr="00870497" w:rsidRDefault="566EFDC0" w:rsidP="00515566">
      <w:pPr>
        <w:pStyle w:val="ListParagraph"/>
        <w:numPr>
          <w:ilvl w:val="0"/>
          <w:numId w:val="71"/>
        </w:numPr>
        <w:spacing w:before="240" w:after="240"/>
      </w:pPr>
      <w:r w:rsidRPr="566EFDC0">
        <w:t>Requires skilled management</w:t>
      </w:r>
    </w:p>
    <w:p w14:paraId="29393A5B" w14:textId="194D58F2" w:rsidR="0074583F" w:rsidRPr="00870497" w:rsidRDefault="566EFDC0" w:rsidP="00515566">
      <w:pPr>
        <w:pStyle w:val="ListParagraph"/>
        <w:numPr>
          <w:ilvl w:val="0"/>
          <w:numId w:val="71"/>
        </w:numPr>
        <w:spacing w:before="240" w:after="240"/>
      </w:pPr>
      <w:r w:rsidRPr="566EFDC0">
        <w:lastRenderedPageBreak/>
        <w:t>Security risks due to shared environment</w:t>
      </w:r>
    </w:p>
    <w:p w14:paraId="77D58DE4" w14:textId="577901EB" w:rsidR="0074583F" w:rsidRPr="00870497" w:rsidRDefault="566EFDC0" w:rsidP="00515566">
      <w:pPr>
        <w:pStyle w:val="ListParagraph"/>
        <w:numPr>
          <w:ilvl w:val="0"/>
          <w:numId w:val="71"/>
        </w:numPr>
        <w:spacing w:before="240" w:after="240"/>
      </w:pPr>
      <w:r w:rsidRPr="566EFDC0">
        <w:t>Potential for VM sprawl</w:t>
      </w:r>
    </w:p>
    <w:p w14:paraId="7DEE9919" w14:textId="328CBE30" w:rsidR="0074583F" w:rsidRPr="00870497" w:rsidRDefault="0074583F" w:rsidP="566EFDC0"/>
    <w:p w14:paraId="476B0A70" w14:textId="460BA115" w:rsidR="0074583F" w:rsidRPr="00870497" w:rsidRDefault="566EFDC0" w:rsidP="566EFDC0">
      <w:pPr>
        <w:pStyle w:val="Heading4"/>
        <w:spacing w:before="319" w:after="319"/>
      </w:pPr>
      <w:r w:rsidRPr="566EFDC0">
        <w:rPr>
          <w:b/>
          <w:bCs/>
          <w:sz w:val="24"/>
          <w:szCs w:val="24"/>
        </w:rPr>
        <w:t>✅ Physical Infrastructure Advantages:</w:t>
      </w:r>
    </w:p>
    <w:p w14:paraId="306F5FD6" w14:textId="37446AD1" w:rsidR="0074583F" w:rsidRPr="00870497" w:rsidRDefault="566EFDC0" w:rsidP="00515566">
      <w:pPr>
        <w:pStyle w:val="ListParagraph"/>
        <w:numPr>
          <w:ilvl w:val="0"/>
          <w:numId w:val="70"/>
        </w:numPr>
        <w:spacing w:before="240" w:after="240"/>
      </w:pPr>
      <w:r w:rsidRPr="566EFDC0">
        <w:t>High performance (no virtualization overhead)</w:t>
      </w:r>
    </w:p>
    <w:p w14:paraId="03B05E33" w14:textId="4421E8AC" w:rsidR="0074583F" w:rsidRPr="00870497" w:rsidRDefault="566EFDC0" w:rsidP="00515566">
      <w:pPr>
        <w:pStyle w:val="ListParagraph"/>
        <w:numPr>
          <w:ilvl w:val="0"/>
          <w:numId w:val="70"/>
        </w:numPr>
        <w:spacing w:before="240" w:after="240"/>
      </w:pPr>
      <w:r w:rsidRPr="566EFDC0">
        <w:t>Better suited for specialized, resource-intensive applications</w:t>
      </w:r>
    </w:p>
    <w:p w14:paraId="50EF9524" w14:textId="69C6A69F" w:rsidR="0074583F" w:rsidRPr="00870497" w:rsidRDefault="566EFDC0" w:rsidP="00515566">
      <w:pPr>
        <w:pStyle w:val="ListParagraph"/>
        <w:numPr>
          <w:ilvl w:val="0"/>
          <w:numId w:val="70"/>
        </w:numPr>
        <w:spacing w:before="240" w:after="240"/>
      </w:pPr>
      <w:r w:rsidRPr="566EFDC0">
        <w:t>Simpler security model (no hypervisor layer)</w:t>
      </w:r>
    </w:p>
    <w:p w14:paraId="7A7F7CC8" w14:textId="07B9F0D6" w:rsidR="0074583F" w:rsidRPr="00870497" w:rsidRDefault="566EFDC0" w:rsidP="566EFDC0">
      <w:pPr>
        <w:pStyle w:val="Heading4"/>
        <w:spacing w:before="319" w:after="319"/>
      </w:pPr>
      <w:r w:rsidRPr="566EFDC0">
        <w:rPr>
          <w:b/>
          <w:bCs/>
          <w:sz w:val="24"/>
          <w:szCs w:val="24"/>
        </w:rPr>
        <w:t>❌ Physical Infrastructure Disadvantages:</w:t>
      </w:r>
    </w:p>
    <w:p w14:paraId="15EB3123" w14:textId="1174ECA1" w:rsidR="0074583F" w:rsidRPr="00870497" w:rsidRDefault="566EFDC0" w:rsidP="00515566">
      <w:pPr>
        <w:pStyle w:val="ListParagraph"/>
        <w:numPr>
          <w:ilvl w:val="0"/>
          <w:numId w:val="69"/>
        </w:numPr>
        <w:spacing w:before="240" w:after="240"/>
      </w:pPr>
      <w:r w:rsidRPr="566EFDC0">
        <w:t>High cost and space requirements</w:t>
      </w:r>
    </w:p>
    <w:p w14:paraId="15533484" w14:textId="108645EF" w:rsidR="0074583F" w:rsidRPr="00870497" w:rsidRDefault="566EFDC0" w:rsidP="00515566">
      <w:pPr>
        <w:pStyle w:val="ListParagraph"/>
        <w:numPr>
          <w:ilvl w:val="0"/>
          <w:numId w:val="69"/>
        </w:numPr>
        <w:spacing w:before="240" w:after="240"/>
      </w:pPr>
      <w:r w:rsidRPr="566EFDC0">
        <w:t>Harder to scale</w:t>
      </w:r>
    </w:p>
    <w:p w14:paraId="12FF76B7" w14:textId="5BD3F175" w:rsidR="0074583F" w:rsidRPr="00870497" w:rsidRDefault="566EFDC0" w:rsidP="00515566">
      <w:pPr>
        <w:pStyle w:val="ListParagraph"/>
        <w:numPr>
          <w:ilvl w:val="0"/>
          <w:numId w:val="69"/>
        </w:numPr>
        <w:spacing w:before="240" w:after="240"/>
      </w:pPr>
      <w:r w:rsidRPr="566EFDC0">
        <w:t>Difficult and slow to maintain and upgrade</w:t>
      </w:r>
    </w:p>
    <w:p w14:paraId="4A2CFACF" w14:textId="74BEBCCA" w:rsidR="0074583F" w:rsidRPr="00870497" w:rsidRDefault="0074583F" w:rsidP="566EFDC0"/>
    <w:p w14:paraId="735FFC13" w14:textId="4E2486FD" w:rsidR="0074583F" w:rsidRPr="00870497" w:rsidRDefault="566EFDC0" w:rsidP="566EFDC0">
      <w:pPr>
        <w:pStyle w:val="Heading3"/>
        <w:spacing w:before="281" w:after="281"/>
      </w:pPr>
      <w:r w:rsidRPr="566EFDC0">
        <w:rPr>
          <w:b/>
          <w:bCs/>
        </w:rPr>
        <w:t>✅ Conclusion</w:t>
      </w:r>
    </w:p>
    <w:p w14:paraId="49A22054" w14:textId="5EFA3272" w:rsidR="0074583F" w:rsidRPr="00870497" w:rsidRDefault="566EFDC0" w:rsidP="566EFDC0">
      <w:pPr>
        <w:spacing w:before="240" w:after="240"/>
      </w:pPr>
      <w:r w:rsidRPr="566EFDC0">
        <w:t xml:space="preserve">Virtualization offers more </w:t>
      </w:r>
      <w:r w:rsidRPr="566EFDC0">
        <w:rPr>
          <w:b/>
          <w:bCs/>
        </w:rPr>
        <w:t>flexibility, scalability, and cost-efficiency</w:t>
      </w:r>
      <w:r w:rsidRPr="566EFDC0">
        <w:t xml:space="preserve">, making it ideal for dynamic and cloud-based environments. Physical infrastructure may still be preferred for </w:t>
      </w:r>
      <w:r w:rsidRPr="566EFDC0">
        <w:rPr>
          <w:b/>
          <w:bCs/>
        </w:rPr>
        <w:t>high-performance or legacy workloads</w:t>
      </w:r>
      <w:r w:rsidRPr="566EFDC0">
        <w:t>, but it lacks the agility and efficiency of virtualized systems.</w:t>
      </w:r>
    </w:p>
    <w:p w14:paraId="798EB184" w14:textId="51F9780F" w:rsidR="0074583F" w:rsidRPr="00870497" w:rsidRDefault="0074583F" w:rsidP="2F478EB5">
      <w:pPr>
        <w:pStyle w:val="NormalWeb"/>
        <w:ind w:left="720"/>
        <w:rPr>
          <w:rStyle w:val="Strong"/>
          <w:rFonts w:eastAsiaTheme="majorEastAsia"/>
          <w:b w:val="0"/>
          <w:bCs w:val="0"/>
          <w:color w:val="FF0000"/>
        </w:rPr>
      </w:pPr>
    </w:p>
    <w:p w14:paraId="7AF2D71B" w14:textId="4C1BAF52" w:rsidR="5D60AC02" w:rsidRDefault="0074583F" w:rsidP="6347E1F5">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t xml:space="preserve">Describe the different types of </w:t>
      </w:r>
      <w:proofErr w:type="gramStart"/>
      <w:r w:rsidRPr="04BF2C7B">
        <w:rPr>
          <w:rStyle w:val="Strong"/>
          <w:rFonts w:eastAsiaTheme="majorEastAsia"/>
          <w:b w:val="0"/>
          <w:bCs w:val="0"/>
          <w:color w:val="FF0000"/>
        </w:rPr>
        <w:t>virtualization</w:t>
      </w:r>
      <w:proofErr w:type="gramEnd"/>
      <w:r w:rsidRPr="04BF2C7B">
        <w:rPr>
          <w:rStyle w:val="Strong"/>
          <w:rFonts w:eastAsiaTheme="majorEastAsia"/>
          <w:b w:val="0"/>
          <w:bCs w:val="0"/>
          <w:color w:val="FF0000"/>
        </w:rPr>
        <w:t xml:space="preserve"> (server, desktop, network, storage). Provide examples of how each type enhances flexibility and efficiency in IT infrastructure management.</w:t>
      </w:r>
    </w:p>
    <w:p w14:paraId="247383F5" w14:textId="77D2C2F7" w:rsidR="5D60AC02" w:rsidRDefault="7A36CC13" w:rsidP="7A36CC13">
      <w:pPr>
        <w:spacing w:before="240" w:after="240"/>
      </w:pPr>
      <w:r>
        <w:t>Virtualization is the process of creating a virtual version of physical resources such as servers, desktops, networks, or storage. It enhances flexibility, efficiency, and manageability in IT infrastructure.</w:t>
      </w:r>
    </w:p>
    <w:p w14:paraId="7BA66B55" w14:textId="6E2DE260" w:rsidR="5D60AC02" w:rsidRDefault="5D60AC02" w:rsidP="5D60AC02">
      <w:pPr>
        <w:pStyle w:val="Heading3"/>
        <w:spacing w:before="281" w:after="281"/>
      </w:pPr>
      <w:r w:rsidRPr="5D60AC02">
        <w:rPr>
          <w:b/>
          <w:bCs/>
        </w:rPr>
        <w:t>1. Server Virtualization</w:t>
      </w:r>
    </w:p>
    <w:p w14:paraId="5B93AD82" w14:textId="278DDC5D" w:rsidR="5D60AC02" w:rsidRDefault="5D60AC02" w:rsidP="5D60AC02">
      <w:pPr>
        <w:spacing w:before="240" w:after="240"/>
      </w:pPr>
      <w:r w:rsidRPr="5D60AC02">
        <w:rPr>
          <w:b/>
          <w:bCs/>
        </w:rPr>
        <w:t>Definition</w:t>
      </w:r>
      <w:r w:rsidRPr="5D60AC02">
        <w:t>: Dividing a single physical server into multiple isolated virtual servers (VMs), each with its own OS and applications.</w:t>
      </w:r>
    </w:p>
    <w:p w14:paraId="2907965F" w14:textId="6BCF9A92" w:rsidR="5D60AC02" w:rsidRDefault="5D60AC02" w:rsidP="5D60AC02">
      <w:pPr>
        <w:spacing w:before="240" w:after="240"/>
      </w:pPr>
      <w:r w:rsidRPr="5D60AC02">
        <w:rPr>
          <w:b/>
          <w:bCs/>
        </w:rPr>
        <w:t>Tools</w:t>
      </w:r>
      <w:r w:rsidRPr="5D60AC02">
        <w:t xml:space="preserve">: VMware </w:t>
      </w:r>
      <w:proofErr w:type="spellStart"/>
      <w:r w:rsidRPr="5D60AC02">
        <w:t>ESXi</w:t>
      </w:r>
      <w:proofErr w:type="spellEnd"/>
      <w:r w:rsidRPr="5D60AC02">
        <w:t>, Microsoft Hyper-V, KVM</w:t>
      </w:r>
    </w:p>
    <w:p w14:paraId="5FF6673B" w14:textId="11552258" w:rsidR="5D60AC02" w:rsidRDefault="5D60AC02" w:rsidP="5D60AC02">
      <w:pPr>
        <w:spacing w:before="240" w:after="240"/>
      </w:pPr>
      <w:r w:rsidRPr="5D60AC02">
        <w:rPr>
          <w:b/>
          <w:bCs/>
        </w:rPr>
        <w:t>Example Use Case</w:t>
      </w:r>
      <w:r w:rsidRPr="5D60AC02">
        <w:t>:</w:t>
      </w:r>
    </w:p>
    <w:p w14:paraId="6DC272D4" w14:textId="6A4AC1D0" w:rsidR="5D60AC02" w:rsidRDefault="5D60AC02" w:rsidP="00515566">
      <w:pPr>
        <w:pStyle w:val="ListParagraph"/>
        <w:numPr>
          <w:ilvl w:val="0"/>
          <w:numId w:val="80"/>
        </w:numPr>
        <w:spacing w:before="240" w:after="240"/>
      </w:pPr>
      <w:r w:rsidRPr="5D60AC02">
        <w:lastRenderedPageBreak/>
        <w:t>Hosting multiple web applications on a single server, each in its own VM.</w:t>
      </w:r>
    </w:p>
    <w:p w14:paraId="092FB93B" w14:textId="780BE395" w:rsidR="5D60AC02" w:rsidRDefault="5D60AC02" w:rsidP="5D60AC02">
      <w:pPr>
        <w:spacing w:before="240" w:after="240"/>
      </w:pPr>
      <w:r w:rsidRPr="5D60AC02">
        <w:rPr>
          <w:b/>
          <w:bCs/>
        </w:rPr>
        <w:t>Benefits</w:t>
      </w:r>
      <w:r w:rsidRPr="5D60AC02">
        <w:t>:</w:t>
      </w:r>
    </w:p>
    <w:p w14:paraId="09B5AA72" w14:textId="02F58E43" w:rsidR="5D60AC02" w:rsidRDefault="5D60AC02" w:rsidP="00515566">
      <w:pPr>
        <w:pStyle w:val="ListParagraph"/>
        <w:numPr>
          <w:ilvl w:val="0"/>
          <w:numId w:val="79"/>
        </w:numPr>
        <w:spacing w:before="240" w:after="240"/>
      </w:pPr>
      <w:r w:rsidRPr="5D60AC02">
        <w:t>Maximizes resource utilization.</w:t>
      </w:r>
    </w:p>
    <w:p w14:paraId="7E393AEE" w14:textId="320E7425" w:rsidR="5D60AC02" w:rsidRDefault="5D60AC02" w:rsidP="00515566">
      <w:pPr>
        <w:pStyle w:val="ListParagraph"/>
        <w:numPr>
          <w:ilvl w:val="0"/>
          <w:numId w:val="79"/>
        </w:numPr>
        <w:spacing w:before="240" w:after="240"/>
      </w:pPr>
      <w:r w:rsidRPr="5D60AC02">
        <w:t>Reduces hardware costs.</w:t>
      </w:r>
    </w:p>
    <w:p w14:paraId="18DDEDDB" w14:textId="15A18173" w:rsidR="5D60AC02" w:rsidRDefault="5D60AC02" w:rsidP="00515566">
      <w:pPr>
        <w:pStyle w:val="ListParagraph"/>
        <w:numPr>
          <w:ilvl w:val="0"/>
          <w:numId w:val="79"/>
        </w:numPr>
        <w:spacing w:before="240" w:after="240"/>
      </w:pPr>
      <w:r w:rsidRPr="5D60AC02">
        <w:t>Enables faster provisioning and disaster recovery.</w:t>
      </w:r>
    </w:p>
    <w:p w14:paraId="2912CF3B" w14:textId="60ADD4CF" w:rsidR="5D60AC02" w:rsidRDefault="5D60AC02" w:rsidP="00515566">
      <w:pPr>
        <w:pStyle w:val="ListParagraph"/>
        <w:numPr>
          <w:ilvl w:val="0"/>
          <w:numId w:val="79"/>
        </w:numPr>
        <w:spacing w:before="240" w:after="240"/>
      </w:pPr>
      <w:r w:rsidRPr="5D60AC02">
        <w:t>Simplifies testing and development environments.</w:t>
      </w:r>
    </w:p>
    <w:p w14:paraId="2F04EAD0" w14:textId="7278347B" w:rsidR="5D60AC02" w:rsidRDefault="5D60AC02"/>
    <w:p w14:paraId="274C08BB" w14:textId="399E654B" w:rsidR="5D60AC02" w:rsidRDefault="5D60AC02" w:rsidP="5D60AC02">
      <w:pPr>
        <w:pStyle w:val="Heading3"/>
        <w:spacing w:before="281" w:after="281"/>
      </w:pPr>
      <w:r w:rsidRPr="5D60AC02">
        <w:rPr>
          <w:b/>
          <w:bCs/>
        </w:rPr>
        <w:t>2. Desktop Virtualization</w:t>
      </w:r>
    </w:p>
    <w:p w14:paraId="1C8653D7" w14:textId="63AE52BD" w:rsidR="5D60AC02" w:rsidRDefault="5D60AC02" w:rsidP="5D60AC02">
      <w:pPr>
        <w:spacing w:before="240" w:after="240"/>
      </w:pPr>
      <w:r w:rsidRPr="5D60AC02">
        <w:rPr>
          <w:b/>
          <w:bCs/>
        </w:rPr>
        <w:t>Definition</w:t>
      </w:r>
      <w:r w:rsidRPr="5D60AC02">
        <w:t>: Hosts users’ desktop environments on a central server instead of local machines. Accessible from any device.</w:t>
      </w:r>
    </w:p>
    <w:p w14:paraId="18E934B4" w14:textId="2D08AE54" w:rsidR="5D60AC02" w:rsidRDefault="5D60AC02" w:rsidP="5D60AC02">
      <w:pPr>
        <w:spacing w:before="240" w:after="240"/>
      </w:pPr>
      <w:r w:rsidRPr="5D60AC02">
        <w:rPr>
          <w:b/>
          <w:bCs/>
        </w:rPr>
        <w:t>Tools</w:t>
      </w:r>
      <w:r w:rsidRPr="5D60AC02">
        <w:t>: VMware Horizon, Citrix Virtual Apps and Desktops, Microsoft Remote Desktop Services (RDS)</w:t>
      </w:r>
    </w:p>
    <w:p w14:paraId="74692517" w14:textId="6F2481BF" w:rsidR="5D60AC02" w:rsidRDefault="5D60AC02" w:rsidP="5D60AC02">
      <w:pPr>
        <w:spacing w:before="240" w:after="240"/>
      </w:pPr>
      <w:r w:rsidRPr="5D60AC02">
        <w:rPr>
          <w:b/>
          <w:bCs/>
        </w:rPr>
        <w:t>Example Use Case</w:t>
      </w:r>
      <w:r w:rsidRPr="5D60AC02">
        <w:t>:</w:t>
      </w:r>
    </w:p>
    <w:p w14:paraId="1D768505" w14:textId="6AD87895" w:rsidR="5D60AC02" w:rsidRDefault="5D60AC02" w:rsidP="00515566">
      <w:pPr>
        <w:pStyle w:val="ListParagraph"/>
        <w:numPr>
          <w:ilvl w:val="0"/>
          <w:numId w:val="78"/>
        </w:numPr>
        <w:spacing w:before="240" w:after="240"/>
      </w:pPr>
      <w:r w:rsidRPr="5D60AC02">
        <w:t>Remote employees access corporate desktops via thin clients.</w:t>
      </w:r>
    </w:p>
    <w:p w14:paraId="1D9C7C92" w14:textId="5E54B9A5" w:rsidR="5D60AC02" w:rsidRDefault="5D60AC02" w:rsidP="5D60AC02">
      <w:pPr>
        <w:spacing w:before="240" w:after="240"/>
      </w:pPr>
      <w:r w:rsidRPr="5D60AC02">
        <w:rPr>
          <w:b/>
          <w:bCs/>
        </w:rPr>
        <w:t>Benefits</w:t>
      </w:r>
      <w:r w:rsidRPr="5D60AC02">
        <w:t>:</w:t>
      </w:r>
    </w:p>
    <w:p w14:paraId="6EE6C347" w14:textId="788DD431" w:rsidR="5D60AC02" w:rsidRDefault="5D60AC02" w:rsidP="00515566">
      <w:pPr>
        <w:pStyle w:val="ListParagraph"/>
        <w:numPr>
          <w:ilvl w:val="0"/>
          <w:numId w:val="77"/>
        </w:numPr>
        <w:spacing w:before="240" w:after="240"/>
      </w:pPr>
      <w:r w:rsidRPr="5D60AC02">
        <w:t>Centralized management of user desktops.</w:t>
      </w:r>
    </w:p>
    <w:p w14:paraId="029BDE9C" w14:textId="3F196F35" w:rsidR="5D60AC02" w:rsidRDefault="5D60AC02" w:rsidP="00515566">
      <w:pPr>
        <w:pStyle w:val="ListParagraph"/>
        <w:numPr>
          <w:ilvl w:val="0"/>
          <w:numId w:val="77"/>
        </w:numPr>
        <w:spacing w:before="240" w:after="240"/>
      </w:pPr>
      <w:r w:rsidRPr="5D60AC02">
        <w:t>Enhanced data security and compliance.</w:t>
      </w:r>
    </w:p>
    <w:p w14:paraId="7C441936" w14:textId="53A3DEBD" w:rsidR="5D60AC02" w:rsidRDefault="5D60AC02" w:rsidP="00515566">
      <w:pPr>
        <w:pStyle w:val="ListParagraph"/>
        <w:numPr>
          <w:ilvl w:val="0"/>
          <w:numId w:val="77"/>
        </w:numPr>
        <w:spacing w:before="240" w:after="240"/>
      </w:pPr>
      <w:r w:rsidRPr="5D60AC02">
        <w:t>Reduces hardware maintenance.</w:t>
      </w:r>
    </w:p>
    <w:p w14:paraId="411E1FCD" w14:textId="1BFA7E0E" w:rsidR="5D60AC02" w:rsidRDefault="5D60AC02" w:rsidP="00515566">
      <w:pPr>
        <w:pStyle w:val="ListParagraph"/>
        <w:numPr>
          <w:ilvl w:val="0"/>
          <w:numId w:val="77"/>
        </w:numPr>
        <w:spacing w:before="240" w:after="240"/>
      </w:pPr>
      <w:r w:rsidRPr="5D60AC02">
        <w:t>Enables remote work and BYOD (Bring Your Own Device) strategies.</w:t>
      </w:r>
    </w:p>
    <w:p w14:paraId="7C7B1250" w14:textId="774A3621" w:rsidR="5D60AC02" w:rsidRDefault="5D60AC02"/>
    <w:p w14:paraId="6CBCA55A" w14:textId="73E22E08" w:rsidR="5D60AC02" w:rsidRDefault="5D60AC02" w:rsidP="5D60AC02">
      <w:pPr>
        <w:pStyle w:val="Heading3"/>
        <w:spacing w:before="281" w:after="281"/>
      </w:pPr>
      <w:r w:rsidRPr="5D60AC02">
        <w:rPr>
          <w:b/>
          <w:bCs/>
        </w:rPr>
        <w:t>3. Network Virtualization</w:t>
      </w:r>
    </w:p>
    <w:p w14:paraId="4CC0EA0F" w14:textId="0F43F077" w:rsidR="5D60AC02" w:rsidRDefault="7A36CC13" w:rsidP="5D60AC02">
      <w:pPr>
        <w:spacing w:before="240" w:after="240"/>
      </w:pPr>
      <w:r w:rsidRPr="7A36CC13">
        <w:rPr>
          <w:b/>
          <w:bCs/>
        </w:rPr>
        <w:t>Definition</w:t>
      </w:r>
      <w:r>
        <w:t xml:space="preserve">: Abstracts physical network resources to create multiple virtual networks that operate </w:t>
      </w:r>
      <w:proofErr w:type="spellStart"/>
      <w:proofErr w:type="gramStart"/>
      <w:r>
        <w:t>independently.</w:t>
      </w:r>
      <w:r w:rsidRPr="7A36CC13">
        <w:rPr>
          <w:b/>
          <w:bCs/>
        </w:rPr>
        <w:t>Tools</w:t>
      </w:r>
      <w:proofErr w:type="spellEnd"/>
      <w:proofErr w:type="gramEnd"/>
      <w:r>
        <w:t>: VMware NSX, Cisco ACI, OpenFlow (SDN)</w:t>
      </w:r>
    </w:p>
    <w:p w14:paraId="09249536" w14:textId="0C98D26A" w:rsidR="5D60AC02" w:rsidRDefault="5D60AC02" w:rsidP="5D60AC02">
      <w:pPr>
        <w:spacing w:before="240" w:after="240"/>
      </w:pPr>
      <w:r w:rsidRPr="5D60AC02">
        <w:rPr>
          <w:b/>
          <w:bCs/>
        </w:rPr>
        <w:t>Example Use Case</w:t>
      </w:r>
      <w:r w:rsidRPr="5D60AC02">
        <w:t>:</w:t>
      </w:r>
    </w:p>
    <w:p w14:paraId="2D41146B" w14:textId="637A98A4" w:rsidR="5D60AC02" w:rsidRDefault="5D60AC02" w:rsidP="00515566">
      <w:pPr>
        <w:pStyle w:val="ListParagraph"/>
        <w:numPr>
          <w:ilvl w:val="0"/>
          <w:numId w:val="76"/>
        </w:numPr>
        <w:spacing w:before="240" w:after="240"/>
      </w:pPr>
      <w:r w:rsidRPr="5D60AC02">
        <w:t>Creating isolated virtual networks for development, testing, and production on the same physical infrastructure.</w:t>
      </w:r>
    </w:p>
    <w:p w14:paraId="74B630D2" w14:textId="63044451" w:rsidR="5D60AC02" w:rsidRDefault="5D60AC02" w:rsidP="5D60AC02">
      <w:pPr>
        <w:spacing w:before="240" w:after="240"/>
      </w:pPr>
      <w:r w:rsidRPr="5D60AC02">
        <w:rPr>
          <w:b/>
          <w:bCs/>
        </w:rPr>
        <w:t>Benefits</w:t>
      </w:r>
      <w:r w:rsidRPr="5D60AC02">
        <w:t>:</w:t>
      </w:r>
    </w:p>
    <w:p w14:paraId="7E2EDBD6" w14:textId="118C2867" w:rsidR="5D60AC02" w:rsidRDefault="5D60AC02" w:rsidP="00515566">
      <w:pPr>
        <w:pStyle w:val="ListParagraph"/>
        <w:numPr>
          <w:ilvl w:val="0"/>
          <w:numId w:val="75"/>
        </w:numPr>
        <w:spacing w:before="240" w:after="240"/>
      </w:pPr>
      <w:r w:rsidRPr="5D60AC02">
        <w:t>Simplifies network provisioning and configuration.</w:t>
      </w:r>
    </w:p>
    <w:p w14:paraId="0D081A15" w14:textId="648E0A41" w:rsidR="5D60AC02" w:rsidRDefault="5D60AC02" w:rsidP="00515566">
      <w:pPr>
        <w:pStyle w:val="ListParagraph"/>
        <w:numPr>
          <w:ilvl w:val="0"/>
          <w:numId w:val="75"/>
        </w:numPr>
        <w:spacing w:before="240" w:after="240"/>
      </w:pPr>
      <w:r w:rsidRPr="5D60AC02">
        <w:lastRenderedPageBreak/>
        <w:t>Improves security via segmentation.</w:t>
      </w:r>
    </w:p>
    <w:p w14:paraId="1E10194F" w14:textId="38DB1866" w:rsidR="5D60AC02" w:rsidRDefault="5D60AC02" w:rsidP="00515566">
      <w:pPr>
        <w:pStyle w:val="ListParagraph"/>
        <w:numPr>
          <w:ilvl w:val="0"/>
          <w:numId w:val="75"/>
        </w:numPr>
        <w:spacing w:before="240" w:after="240"/>
      </w:pPr>
      <w:r w:rsidRPr="5D60AC02">
        <w:t>Increases flexibility with Software-Defined Networking (SDN).</w:t>
      </w:r>
    </w:p>
    <w:p w14:paraId="41CEFD3E" w14:textId="2E7A31F1" w:rsidR="5D60AC02" w:rsidRDefault="5D60AC02" w:rsidP="00515566">
      <w:pPr>
        <w:pStyle w:val="ListParagraph"/>
        <w:numPr>
          <w:ilvl w:val="0"/>
          <w:numId w:val="75"/>
        </w:numPr>
        <w:spacing w:before="240" w:after="240"/>
      </w:pPr>
      <w:r w:rsidRPr="5D60AC02">
        <w:t>Allows dynamic and scalable network setups.</w:t>
      </w:r>
    </w:p>
    <w:p w14:paraId="5463FAE7" w14:textId="38A5E986" w:rsidR="5D60AC02" w:rsidRDefault="5D60AC02"/>
    <w:p w14:paraId="70989CEE" w14:textId="5CBD1F7E" w:rsidR="5D60AC02" w:rsidRDefault="5D60AC02" w:rsidP="5D60AC02">
      <w:pPr>
        <w:pStyle w:val="Heading3"/>
        <w:spacing w:before="281" w:after="281"/>
      </w:pPr>
      <w:r w:rsidRPr="5D60AC02">
        <w:rPr>
          <w:b/>
          <w:bCs/>
        </w:rPr>
        <w:t>4. Storage Virtualization</w:t>
      </w:r>
    </w:p>
    <w:p w14:paraId="50F896C9" w14:textId="4377FB17" w:rsidR="5D60AC02" w:rsidRDefault="5D60AC02" w:rsidP="5D60AC02">
      <w:pPr>
        <w:spacing w:before="240" w:after="240"/>
      </w:pPr>
      <w:r w:rsidRPr="5D60AC02">
        <w:rPr>
          <w:b/>
          <w:bCs/>
        </w:rPr>
        <w:t>Definition</w:t>
      </w:r>
      <w:r w:rsidRPr="5D60AC02">
        <w:t>: Pooling multiple physical storage devices into a single virtual storage resource accessible by multiple users or applications.</w:t>
      </w:r>
    </w:p>
    <w:p w14:paraId="4F2AF777" w14:textId="57B3CD4D" w:rsidR="5D60AC02" w:rsidRDefault="5D60AC02" w:rsidP="5D60AC02">
      <w:pPr>
        <w:spacing w:before="240" w:after="240"/>
      </w:pPr>
      <w:r w:rsidRPr="5D60AC02">
        <w:rPr>
          <w:b/>
          <w:bCs/>
        </w:rPr>
        <w:t>Tools</w:t>
      </w:r>
      <w:r w:rsidRPr="5D60AC02">
        <w:t xml:space="preserve">: NetApp ONTAP, IBM Storage Virtualization, VMware </w:t>
      </w:r>
      <w:proofErr w:type="spellStart"/>
      <w:r w:rsidRPr="5D60AC02">
        <w:t>vSAN</w:t>
      </w:r>
      <w:proofErr w:type="spellEnd"/>
    </w:p>
    <w:p w14:paraId="5357F446" w14:textId="0545531D" w:rsidR="5D60AC02" w:rsidRDefault="5D60AC02" w:rsidP="5D60AC02">
      <w:pPr>
        <w:spacing w:before="240" w:after="240"/>
      </w:pPr>
      <w:r w:rsidRPr="5D60AC02">
        <w:rPr>
          <w:b/>
          <w:bCs/>
        </w:rPr>
        <w:t>Example Use Case</w:t>
      </w:r>
      <w:r w:rsidRPr="5D60AC02">
        <w:t>:</w:t>
      </w:r>
    </w:p>
    <w:p w14:paraId="76743DB7" w14:textId="5B83197D" w:rsidR="5D60AC02" w:rsidRDefault="5D60AC02" w:rsidP="00515566">
      <w:pPr>
        <w:pStyle w:val="ListParagraph"/>
        <w:numPr>
          <w:ilvl w:val="0"/>
          <w:numId w:val="74"/>
        </w:numPr>
        <w:spacing w:before="240" w:after="240"/>
      </w:pPr>
      <w:r w:rsidRPr="5D60AC02">
        <w:t>Combining multiple storage arrays into one virtual pool for a data center.</w:t>
      </w:r>
    </w:p>
    <w:p w14:paraId="0BBC1EFD" w14:textId="6F1FAED2" w:rsidR="5D60AC02" w:rsidRDefault="5D60AC02" w:rsidP="5D60AC02">
      <w:pPr>
        <w:spacing w:before="240" w:after="240"/>
      </w:pPr>
      <w:r w:rsidRPr="5D60AC02">
        <w:rPr>
          <w:b/>
          <w:bCs/>
        </w:rPr>
        <w:t>Benefits</w:t>
      </w:r>
      <w:r w:rsidRPr="5D60AC02">
        <w:t>:</w:t>
      </w:r>
    </w:p>
    <w:p w14:paraId="4CE47C7A" w14:textId="11C586B6" w:rsidR="5D60AC02" w:rsidRDefault="5D60AC02" w:rsidP="00515566">
      <w:pPr>
        <w:pStyle w:val="ListParagraph"/>
        <w:numPr>
          <w:ilvl w:val="0"/>
          <w:numId w:val="73"/>
        </w:numPr>
        <w:spacing w:before="240" w:after="240"/>
      </w:pPr>
      <w:r w:rsidRPr="5D60AC02">
        <w:t>Better utilization of storage resources.</w:t>
      </w:r>
    </w:p>
    <w:p w14:paraId="43F87B72" w14:textId="28CA3381" w:rsidR="5D60AC02" w:rsidRDefault="5D60AC02" w:rsidP="00515566">
      <w:pPr>
        <w:pStyle w:val="ListParagraph"/>
        <w:numPr>
          <w:ilvl w:val="0"/>
          <w:numId w:val="73"/>
        </w:numPr>
        <w:spacing w:before="240" w:after="240"/>
      </w:pPr>
      <w:r w:rsidRPr="5D60AC02">
        <w:t>Simplifies backup, replication, and disaster recovery.</w:t>
      </w:r>
    </w:p>
    <w:p w14:paraId="4FA6564D" w14:textId="6644F78C" w:rsidR="5D60AC02" w:rsidRDefault="5D60AC02" w:rsidP="00515566">
      <w:pPr>
        <w:pStyle w:val="ListParagraph"/>
        <w:numPr>
          <w:ilvl w:val="0"/>
          <w:numId w:val="73"/>
        </w:numPr>
        <w:spacing w:before="240" w:after="240"/>
      </w:pPr>
      <w:r w:rsidRPr="5D60AC02">
        <w:t>Enables storage tiering and high availability.</w:t>
      </w:r>
    </w:p>
    <w:p w14:paraId="6674E148" w14:textId="444A100C" w:rsidR="5D60AC02" w:rsidRDefault="5D60AC02" w:rsidP="00515566">
      <w:pPr>
        <w:pStyle w:val="ListParagraph"/>
        <w:numPr>
          <w:ilvl w:val="0"/>
          <w:numId w:val="73"/>
        </w:numPr>
        <w:spacing w:before="240" w:after="240"/>
      </w:pPr>
      <w:r w:rsidRPr="5D60AC02">
        <w:t>Easier expansion of storage capacity.</w:t>
      </w:r>
    </w:p>
    <w:p w14:paraId="1627B030" w14:textId="3A102ED1" w:rsidR="5D60AC02" w:rsidRDefault="5D60AC02"/>
    <w:p w14:paraId="0A0828D0" w14:textId="29041D18" w:rsidR="5D60AC02" w:rsidRDefault="5D60AC02" w:rsidP="5D60AC02">
      <w:pPr>
        <w:pStyle w:val="Heading3"/>
        <w:spacing w:before="281" w:after="281"/>
      </w:pPr>
      <w:r w:rsidRPr="5D60AC02">
        <w:rPr>
          <w:b/>
          <w:bCs/>
        </w:rPr>
        <w:t>✅ Summary Table</w:t>
      </w:r>
    </w:p>
    <w:tbl>
      <w:tblPr>
        <w:tblW w:w="11011" w:type="dxa"/>
        <w:tblInd w:w="-22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290"/>
        <w:gridCol w:w="3907"/>
        <w:gridCol w:w="3439"/>
        <w:gridCol w:w="2375"/>
      </w:tblGrid>
      <w:tr w:rsidR="5D60AC02" w14:paraId="62073EA3" w14:textId="77777777" w:rsidTr="7A36CC13">
        <w:trPr>
          <w:trHeight w:val="300"/>
        </w:trPr>
        <w:tc>
          <w:tcPr>
            <w:tcW w:w="1290" w:type="dxa"/>
            <w:vAlign w:val="center"/>
          </w:tcPr>
          <w:p w14:paraId="66643458" w14:textId="34ABE0F7" w:rsidR="5D60AC02" w:rsidRDefault="5D60AC02" w:rsidP="5D60AC02">
            <w:pPr>
              <w:spacing w:after="0"/>
              <w:jc w:val="center"/>
            </w:pPr>
            <w:r w:rsidRPr="5D60AC02">
              <w:rPr>
                <w:b/>
                <w:bCs/>
              </w:rPr>
              <w:t>Type</w:t>
            </w:r>
          </w:p>
        </w:tc>
        <w:tc>
          <w:tcPr>
            <w:tcW w:w="3907" w:type="dxa"/>
            <w:vAlign w:val="center"/>
          </w:tcPr>
          <w:p w14:paraId="296E2C96" w14:textId="20DA4EC1" w:rsidR="5D60AC02" w:rsidRDefault="5D60AC02" w:rsidP="5D60AC02">
            <w:pPr>
              <w:spacing w:after="0"/>
              <w:jc w:val="center"/>
            </w:pPr>
            <w:r w:rsidRPr="5D60AC02">
              <w:rPr>
                <w:b/>
                <w:bCs/>
              </w:rPr>
              <w:t>Description</w:t>
            </w:r>
          </w:p>
        </w:tc>
        <w:tc>
          <w:tcPr>
            <w:tcW w:w="3439" w:type="dxa"/>
            <w:vAlign w:val="center"/>
          </w:tcPr>
          <w:p w14:paraId="1D65476B" w14:textId="369B1F29" w:rsidR="5D60AC02" w:rsidRDefault="5D60AC02" w:rsidP="5D60AC02">
            <w:pPr>
              <w:spacing w:after="0"/>
              <w:jc w:val="center"/>
            </w:pPr>
            <w:r w:rsidRPr="5D60AC02">
              <w:rPr>
                <w:b/>
                <w:bCs/>
              </w:rPr>
              <w:t>Key Benefit</w:t>
            </w:r>
          </w:p>
        </w:tc>
        <w:tc>
          <w:tcPr>
            <w:tcW w:w="2375" w:type="dxa"/>
            <w:vAlign w:val="center"/>
          </w:tcPr>
          <w:p w14:paraId="720BA808" w14:textId="681BAD24" w:rsidR="5D60AC02" w:rsidRDefault="5D60AC02" w:rsidP="5D60AC02">
            <w:pPr>
              <w:spacing w:after="0"/>
              <w:jc w:val="center"/>
            </w:pPr>
            <w:r w:rsidRPr="5D60AC02">
              <w:rPr>
                <w:b/>
                <w:bCs/>
              </w:rPr>
              <w:t>Example Tool</w:t>
            </w:r>
          </w:p>
        </w:tc>
      </w:tr>
      <w:tr w:rsidR="5D60AC02" w14:paraId="79DBE465" w14:textId="77777777" w:rsidTr="7A36CC13">
        <w:trPr>
          <w:trHeight w:val="300"/>
        </w:trPr>
        <w:tc>
          <w:tcPr>
            <w:tcW w:w="1290" w:type="dxa"/>
            <w:vAlign w:val="center"/>
          </w:tcPr>
          <w:p w14:paraId="2D396A52" w14:textId="532C68B0" w:rsidR="5D60AC02" w:rsidRDefault="5D60AC02" w:rsidP="5D60AC02">
            <w:pPr>
              <w:spacing w:after="0"/>
            </w:pPr>
            <w:r w:rsidRPr="5D60AC02">
              <w:rPr>
                <w:b/>
                <w:bCs/>
              </w:rPr>
              <w:t>Server</w:t>
            </w:r>
          </w:p>
        </w:tc>
        <w:tc>
          <w:tcPr>
            <w:tcW w:w="3907" w:type="dxa"/>
            <w:vAlign w:val="center"/>
          </w:tcPr>
          <w:p w14:paraId="3E8A760A" w14:textId="555D638D" w:rsidR="5D60AC02" w:rsidRDefault="5D60AC02" w:rsidP="5D60AC02">
            <w:pPr>
              <w:spacing w:after="0"/>
            </w:pPr>
            <w:r>
              <w:t>Run multiple VMs on one physical server</w:t>
            </w:r>
          </w:p>
        </w:tc>
        <w:tc>
          <w:tcPr>
            <w:tcW w:w="3439" w:type="dxa"/>
            <w:vAlign w:val="center"/>
          </w:tcPr>
          <w:p w14:paraId="3446642E" w14:textId="475445A4" w:rsidR="5D60AC02" w:rsidRDefault="5D60AC02" w:rsidP="5D60AC02">
            <w:pPr>
              <w:spacing w:after="0"/>
            </w:pPr>
            <w:r>
              <w:t>Higher resource efficiency</w:t>
            </w:r>
          </w:p>
        </w:tc>
        <w:tc>
          <w:tcPr>
            <w:tcW w:w="2375" w:type="dxa"/>
            <w:vAlign w:val="center"/>
          </w:tcPr>
          <w:p w14:paraId="1965E869" w14:textId="50CFFE01" w:rsidR="5D60AC02" w:rsidRDefault="5D60AC02" w:rsidP="5D60AC02">
            <w:pPr>
              <w:spacing w:after="0"/>
            </w:pPr>
            <w:r>
              <w:t xml:space="preserve">VMware </w:t>
            </w:r>
            <w:proofErr w:type="spellStart"/>
            <w:r>
              <w:t>ESXi</w:t>
            </w:r>
            <w:proofErr w:type="spellEnd"/>
            <w:r>
              <w:t>, KVM</w:t>
            </w:r>
          </w:p>
        </w:tc>
      </w:tr>
      <w:tr w:rsidR="5D60AC02" w14:paraId="28012868" w14:textId="77777777" w:rsidTr="7A36CC13">
        <w:trPr>
          <w:trHeight w:val="300"/>
        </w:trPr>
        <w:tc>
          <w:tcPr>
            <w:tcW w:w="1290" w:type="dxa"/>
            <w:vAlign w:val="center"/>
          </w:tcPr>
          <w:p w14:paraId="783D1F73" w14:textId="039065B8" w:rsidR="5D60AC02" w:rsidRDefault="5D60AC02" w:rsidP="5D60AC02">
            <w:pPr>
              <w:spacing w:after="0"/>
            </w:pPr>
            <w:r w:rsidRPr="5D60AC02">
              <w:rPr>
                <w:b/>
                <w:bCs/>
              </w:rPr>
              <w:t>Desktop</w:t>
            </w:r>
          </w:p>
        </w:tc>
        <w:tc>
          <w:tcPr>
            <w:tcW w:w="3907" w:type="dxa"/>
            <w:vAlign w:val="center"/>
          </w:tcPr>
          <w:p w14:paraId="6AEFDE31" w14:textId="3988E323" w:rsidR="5D60AC02" w:rsidRDefault="5D60AC02" w:rsidP="5D60AC02">
            <w:pPr>
              <w:spacing w:after="0"/>
            </w:pPr>
            <w:r>
              <w:t>Virtual desktops hosted on a central server</w:t>
            </w:r>
          </w:p>
        </w:tc>
        <w:tc>
          <w:tcPr>
            <w:tcW w:w="3439" w:type="dxa"/>
            <w:vAlign w:val="center"/>
          </w:tcPr>
          <w:p w14:paraId="1EBB5FE7" w14:textId="40D78603" w:rsidR="5D60AC02" w:rsidRDefault="5D60AC02" w:rsidP="5D60AC02">
            <w:pPr>
              <w:spacing w:after="0"/>
            </w:pPr>
            <w:r>
              <w:t>Remote access, centralized control</w:t>
            </w:r>
          </w:p>
        </w:tc>
        <w:tc>
          <w:tcPr>
            <w:tcW w:w="2375" w:type="dxa"/>
            <w:vAlign w:val="center"/>
          </w:tcPr>
          <w:p w14:paraId="07CD8C36" w14:textId="50C7BA5B" w:rsidR="5D60AC02" w:rsidRDefault="5D60AC02" w:rsidP="5D60AC02">
            <w:pPr>
              <w:spacing w:after="0"/>
            </w:pPr>
            <w:r>
              <w:t>Citrix, VMware Horizon</w:t>
            </w:r>
          </w:p>
        </w:tc>
      </w:tr>
      <w:tr w:rsidR="5D60AC02" w14:paraId="06B605AF" w14:textId="77777777" w:rsidTr="7A36CC13">
        <w:trPr>
          <w:trHeight w:val="300"/>
        </w:trPr>
        <w:tc>
          <w:tcPr>
            <w:tcW w:w="1290" w:type="dxa"/>
            <w:vAlign w:val="center"/>
          </w:tcPr>
          <w:p w14:paraId="1252773E" w14:textId="0E57FFC9" w:rsidR="5D60AC02" w:rsidRDefault="5D60AC02" w:rsidP="5D60AC02">
            <w:pPr>
              <w:spacing w:after="0"/>
            </w:pPr>
            <w:r w:rsidRPr="5D60AC02">
              <w:rPr>
                <w:b/>
                <w:bCs/>
              </w:rPr>
              <w:t>Network</w:t>
            </w:r>
          </w:p>
        </w:tc>
        <w:tc>
          <w:tcPr>
            <w:tcW w:w="3907" w:type="dxa"/>
            <w:vAlign w:val="center"/>
          </w:tcPr>
          <w:p w14:paraId="7E8E415F" w14:textId="310C307A" w:rsidR="5D60AC02" w:rsidRDefault="5D60AC02" w:rsidP="5D60AC02">
            <w:pPr>
              <w:spacing w:after="0"/>
            </w:pPr>
            <w:r>
              <w:t>Virtual networks over physical infrastructure</w:t>
            </w:r>
          </w:p>
        </w:tc>
        <w:tc>
          <w:tcPr>
            <w:tcW w:w="3439" w:type="dxa"/>
            <w:vAlign w:val="center"/>
          </w:tcPr>
          <w:p w14:paraId="0F13D35A" w14:textId="7D36A744" w:rsidR="5D60AC02" w:rsidRDefault="5D60AC02" w:rsidP="5D60AC02">
            <w:pPr>
              <w:spacing w:after="0"/>
            </w:pPr>
            <w:r>
              <w:t>Simplified, scalable networking</w:t>
            </w:r>
          </w:p>
        </w:tc>
        <w:tc>
          <w:tcPr>
            <w:tcW w:w="2375" w:type="dxa"/>
            <w:vAlign w:val="center"/>
          </w:tcPr>
          <w:p w14:paraId="1CB0B30E" w14:textId="3E6C3858" w:rsidR="5D60AC02" w:rsidRDefault="5D60AC02" w:rsidP="5D60AC02">
            <w:pPr>
              <w:spacing w:after="0"/>
            </w:pPr>
            <w:r>
              <w:t>Cisco ACI, NSX</w:t>
            </w:r>
          </w:p>
        </w:tc>
      </w:tr>
      <w:tr w:rsidR="5D60AC02" w14:paraId="5ABE00E8" w14:textId="77777777" w:rsidTr="7A36CC13">
        <w:trPr>
          <w:trHeight w:val="300"/>
        </w:trPr>
        <w:tc>
          <w:tcPr>
            <w:tcW w:w="1290" w:type="dxa"/>
            <w:vAlign w:val="center"/>
          </w:tcPr>
          <w:p w14:paraId="39BCCF80" w14:textId="7D94DA7F" w:rsidR="5D60AC02" w:rsidRDefault="5D60AC02" w:rsidP="5D60AC02">
            <w:pPr>
              <w:spacing w:after="0"/>
            </w:pPr>
            <w:r w:rsidRPr="5D60AC02">
              <w:rPr>
                <w:b/>
                <w:bCs/>
              </w:rPr>
              <w:t>Storage</w:t>
            </w:r>
          </w:p>
        </w:tc>
        <w:tc>
          <w:tcPr>
            <w:tcW w:w="3907" w:type="dxa"/>
            <w:vAlign w:val="center"/>
          </w:tcPr>
          <w:p w14:paraId="4AA34E4F" w14:textId="2435F959" w:rsidR="5D60AC02" w:rsidRDefault="5D60AC02" w:rsidP="5D60AC02">
            <w:pPr>
              <w:spacing w:after="0"/>
            </w:pPr>
            <w:r>
              <w:t>Pooling storage devices virtually</w:t>
            </w:r>
          </w:p>
        </w:tc>
        <w:tc>
          <w:tcPr>
            <w:tcW w:w="3439" w:type="dxa"/>
            <w:vAlign w:val="center"/>
          </w:tcPr>
          <w:p w14:paraId="29A3CA2C" w14:textId="03F79726" w:rsidR="5D60AC02" w:rsidRDefault="5D60AC02" w:rsidP="5D60AC02">
            <w:pPr>
              <w:spacing w:after="0"/>
            </w:pPr>
            <w:r>
              <w:t>Easy management, high availability</w:t>
            </w:r>
          </w:p>
        </w:tc>
        <w:tc>
          <w:tcPr>
            <w:tcW w:w="2375" w:type="dxa"/>
            <w:vAlign w:val="center"/>
          </w:tcPr>
          <w:p w14:paraId="3279E951" w14:textId="5BCA0480" w:rsidR="5D60AC02" w:rsidRDefault="5D60AC02" w:rsidP="5D60AC02">
            <w:pPr>
              <w:spacing w:after="0"/>
            </w:pPr>
            <w:r>
              <w:t xml:space="preserve">NetApp, </w:t>
            </w:r>
            <w:proofErr w:type="spellStart"/>
            <w:r>
              <w:t>vSAN</w:t>
            </w:r>
            <w:proofErr w:type="spellEnd"/>
          </w:p>
        </w:tc>
      </w:tr>
    </w:tbl>
    <w:p w14:paraId="29302BAB" w14:textId="67F2042A" w:rsidR="5D60AC02" w:rsidRDefault="5D60AC02"/>
    <w:p w14:paraId="371EBF85" w14:textId="07A32770" w:rsidR="5D60AC02" w:rsidRDefault="5D60AC02" w:rsidP="5D60AC02">
      <w:pPr>
        <w:pStyle w:val="Heading3"/>
        <w:spacing w:before="281" w:after="281"/>
      </w:pPr>
      <w:r w:rsidRPr="5D60AC02">
        <w:rPr>
          <w:b/>
          <w:bCs/>
        </w:rPr>
        <w:t>✅ Conclusion</w:t>
      </w:r>
    </w:p>
    <w:p w14:paraId="4354FB09" w14:textId="30CF2633" w:rsidR="2F478EB5" w:rsidRDefault="7A36CC13" w:rsidP="7A36CC13">
      <w:pPr>
        <w:spacing w:before="240" w:after="240"/>
      </w:pPr>
      <w:r>
        <w:t xml:space="preserve">Each type of virtualization addresses different IT challenges and contributes to a </w:t>
      </w:r>
      <w:r w:rsidRPr="7A36CC13">
        <w:rPr>
          <w:b/>
          <w:bCs/>
        </w:rPr>
        <w:t>more agile, cost-effective, and efficient</w:t>
      </w:r>
      <w:r>
        <w:t xml:space="preserve"> infrastructure. Implementing multiple types together supports cloud computing, DevOps, remote work, and enterprise scalability.</w:t>
      </w:r>
    </w:p>
    <w:p w14:paraId="29FA4CF5" w14:textId="29432FC8" w:rsidR="0074583F" w:rsidRPr="00870497" w:rsidRDefault="7A36CC13" w:rsidP="7A36CC13">
      <w:pPr>
        <w:pStyle w:val="NormalWeb"/>
        <w:numPr>
          <w:ilvl w:val="0"/>
          <w:numId w:val="29"/>
        </w:numPr>
        <w:rPr>
          <w:rStyle w:val="Strong"/>
          <w:rFonts w:eastAsiaTheme="majorEastAsia"/>
          <w:color w:val="FF0000"/>
        </w:rPr>
      </w:pPr>
      <w:r w:rsidRPr="7A36CC13">
        <w:rPr>
          <w:rStyle w:val="Strong"/>
          <w:rFonts w:eastAsiaTheme="majorEastAsia"/>
          <w:color w:val="FF0000"/>
        </w:rPr>
        <w:lastRenderedPageBreak/>
        <w:t xml:space="preserve">Discuss the benefits and challenges of virtualization in modern IT environments. How does virtualization contribute to cost savings and improved resource allocation? What are the potential challenges and risks associated with virtualized environments? </w:t>
      </w:r>
    </w:p>
    <w:p w14:paraId="68A8D05B" w14:textId="5AB9B8A6" w:rsidR="4696A38D" w:rsidRDefault="4696A38D" w:rsidP="4696A38D">
      <w:pPr>
        <w:pStyle w:val="NormalWeb"/>
        <w:ind w:left="720"/>
        <w:rPr>
          <w:rStyle w:val="Strong"/>
          <w:rFonts w:eastAsiaTheme="majorEastAsia"/>
          <w:b w:val="0"/>
          <w:bCs w:val="0"/>
          <w:color w:val="FF0000"/>
        </w:rPr>
      </w:pPr>
    </w:p>
    <w:p w14:paraId="3F3EEA0E" w14:textId="58DF1C06" w:rsidR="4696A38D" w:rsidRDefault="4696A38D" w:rsidP="4696A38D">
      <w:pPr>
        <w:pStyle w:val="Heading3"/>
        <w:spacing w:before="281" w:after="281"/>
      </w:pPr>
      <w:r w:rsidRPr="4696A38D">
        <w:rPr>
          <w:b/>
          <w:bCs/>
        </w:rPr>
        <w:t xml:space="preserve"> Benefits and Challenges of Virtualization in Modern IT Environments</w:t>
      </w:r>
    </w:p>
    <w:p w14:paraId="5871A68F" w14:textId="3899BD22" w:rsidR="4696A38D" w:rsidRDefault="4696A38D" w:rsidP="4696A38D">
      <w:pPr>
        <w:spacing w:before="240" w:after="240"/>
      </w:pPr>
      <w:r w:rsidRPr="4696A38D">
        <w:t>Virtualization has become a foundational technology in modern IT, enabling organizations to run multiple virtual machines (VMs) on a single physical system. It improves efficiency, scalability, and disaster recovery—but it also comes with some challenges.</w:t>
      </w:r>
    </w:p>
    <w:p w14:paraId="6B9C6448" w14:textId="0B899B1A" w:rsidR="4696A38D" w:rsidRDefault="7A36CC13" w:rsidP="4696A38D">
      <w:pPr>
        <w:pStyle w:val="Heading3"/>
        <w:spacing w:before="281" w:after="281"/>
      </w:pPr>
      <w:r w:rsidRPr="7A36CC13">
        <w:rPr>
          <w:b/>
          <w:bCs/>
        </w:rPr>
        <w:t>✅ Benefits of Virtualization</w:t>
      </w:r>
    </w:p>
    <w:p w14:paraId="72875BE1" w14:textId="4443B03C" w:rsidR="4696A38D" w:rsidRDefault="4696A38D" w:rsidP="4696A38D">
      <w:pPr>
        <w:pStyle w:val="Heading4"/>
        <w:spacing w:before="319" w:after="319"/>
      </w:pPr>
      <w:r w:rsidRPr="4696A38D">
        <w:rPr>
          <w:b/>
          <w:bCs/>
          <w:sz w:val="24"/>
          <w:szCs w:val="24"/>
        </w:rPr>
        <w:t>1. Cost Savings</w:t>
      </w:r>
    </w:p>
    <w:p w14:paraId="7933F870" w14:textId="76B5FAAF" w:rsidR="4696A38D" w:rsidRDefault="4696A38D" w:rsidP="00237207">
      <w:pPr>
        <w:pStyle w:val="ListParagraph"/>
        <w:numPr>
          <w:ilvl w:val="0"/>
          <w:numId w:val="90"/>
        </w:numPr>
        <w:spacing w:before="240" w:after="240"/>
      </w:pPr>
      <w:r w:rsidRPr="4696A38D">
        <w:rPr>
          <w:b/>
          <w:bCs/>
        </w:rPr>
        <w:t>Reduced Hardware Costs</w:t>
      </w:r>
      <w:r w:rsidRPr="4696A38D">
        <w:t>: Fewer physical servers needed.</w:t>
      </w:r>
    </w:p>
    <w:p w14:paraId="07949183" w14:textId="4DBD3B54" w:rsidR="4696A38D" w:rsidRDefault="4696A38D" w:rsidP="00237207">
      <w:pPr>
        <w:pStyle w:val="ListParagraph"/>
        <w:numPr>
          <w:ilvl w:val="0"/>
          <w:numId w:val="90"/>
        </w:numPr>
        <w:spacing w:before="240" w:after="240"/>
      </w:pPr>
      <w:r w:rsidRPr="4696A38D">
        <w:rPr>
          <w:b/>
          <w:bCs/>
        </w:rPr>
        <w:t>Lower Power &amp; Cooling Requirements</w:t>
      </w:r>
      <w:r w:rsidRPr="4696A38D">
        <w:t>: Less physical infrastructure = less energy.</w:t>
      </w:r>
    </w:p>
    <w:p w14:paraId="283E6C9D" w14:textId="7C490777" w:rsidR="4696A38D" w:rsidRDefault="4696A38D" w:rsidP="00237207">
      <w:pPr>
        <w:pStyle w:val="ListParagraph"/>
        <w:numPr>
          <w:ilvl w:val="0"/>
          <w:numId w:val="90"/>
        </w:numPr>
        <w:spacing w:before="240" w:after="240"/>
      </w:pPr>
      <w:r w:rsidRPr="4696A38D">
        <w:rPr>
          <w:b/>
          <w:bCs/>
        </w:rPr>
        <w:t>License Consolidation</w:t>
      </w:r>
      <w:r w:rsidRPr="4696A38D">
        <w:t>: Better license management across fewer systems.</w:t>
      </w:r>
    </w:p>
    <w:p w14:paraId="67D60A17" w14:textId="1767BE98" w:rsidR="4696A38D" w:rsidRDefault="4696A38D" w:rsidP="4696A38D">
      <w:pPr>
        <w:pStyle w:val="Heading4"/>
        <w:spacing w:before="319" w:after="319"/>
      </w:pPr>
      <w:r w:rsidRPr="4696A38D">
        <w:rPr>
          <w:b/>
          <w:bCs/>
          <w:sz w:val="24"/>
          <w:szCs w:val="24"/>
        </w:rPr>
        <w:t>2. Improved Resource Allocation</w:t>
      </w:r>
    </w:p>
    <w:p w14:paraId="01189299" w14:textId="2765FF4C" w:rsidR="4696A38D" w:rsidRDefault="4696A38D" w:rsidP="00237207">
      <w:pPr>
        <w:pStyle w:val="ListParagraph"/>
        <w:numPr>
          <w:ilvl w:val="0"/>
          <w:numId w:val="89"/>
        </w:numPr>
        <w:spacing w:before="240" w:after="240"/>
      </w:pPr>
      <w:r w:rsidRPr="4696A38D">
        <w:rPr>
          <w:b/>
          <w:bCs/>
        </w:rPr>
        <w:t>Efficient Resource Utilization</w:t>
      </w:r>
      <w:r w:rsidRPr="4696A38D">
        <w:t>: CPU, memory, and storage are dynamically allocated to where they’re needed most.</w:t>
      </w:r>
    </w:p>
    <w:p w14:paraId="627493D3" w14:textId="4059F8F8" w:rsidR="4696A38D" w:rsidRDefault="4696A38D" w:rsidP="00237207">
      <w:pPr>
        <w:pStyle w:val="ListParagraph"/>
        <w:numPr>
          <w:ilvl w:val="0"/>
          <w:numId w:val="89"/>
        </w:numPr>
        <w:spacing w:before="240" w:after="240"/>
      </w:pPr>
      <w:r w:rsidRPr="4696A38D">
        <w:rPr>
          <w:b/>
          <w:bCs/>
        </w:rPr>
        <w:t>Load Balancing</w:t>
      </w:r>
      <w:r w:rsidRPr="4696A38D">
        <w:t>: Workloads can be distributed automatically across servers.</w:t>
      </w:r>
    </w:p>
    <w:p w14:paraId="6C4C4144" w14:textId="4A180C53" w:rsidR="4696A38D" w:rsidRDefault="4696A38D" w:rsidP="00237207">
      <w:pPr>
        <w:pStyle w:val="ListParagraph"/>
        <w:numPr>
          <w:ilvl w:val="0"/>
          <w:numId w:val="89"/>
        </w:numPr>
        <w:spacing w:before="240" w:after="240"/>
      </w:pPr>
      <w:r w:rsidRPr="4696A38D">
        <w:rPr>
          <w:b/>
          <w:bCs/>
        </w:rPr>
        <w:t>Isolation</w:t>
      </w:r>
      <w:r w:rsidRPr="4696A38D">
        <w:t>: One VM’s failure or update doesn’t affect others.</w:t>
      </w:r>
    </w:p>
    <w:p w14:paraId="474A2632" w14:textId="0CE1D224" w:rsidR="4696A38D" w:rsidRDefault="4696A38D" w:rsidP="4696A38D">
      <w:pPr>
        <w:pStyle w:val="Heading4"/>
        <w:spacing w:before="319" w:after="319"/>
      </w:pPr>
      <w:r w:rsidRPr="4696A38D">
        <w:rPr>
          <w:b/>
          <w:bCs/>
          <w:sz w:val="24"/>
          <w:szCs w:val="24"/>
        </w:rPr>
        <w:t>3. Scalability and Flexibility</w:t>
      </w:r>
    </w:p>
    <w:p w14:paraId="4EB2E211" w14:textId="416EC04A" w:rsidR="4696A38D" w:rsidRDefault="4696A38D" w:rsidP="00237207">
      <w:pPr>
        <w:pStyle w:val="ListParagraph"/>
        <w:numPr>
          <w:ilvl w:val="0"/>
          <w:numId w:val="88"/>
        </w:numPr>
        <w:spacing w:before="240" w:after="240"/>
      </w:pPr>
      <w:r w:rsidRPr="4696A38D">
        <w:rPr>
          <w:b/>
          <w:bCs/>
        </w:rPr>
        <w:t>Rapid Provisioning</w:t>
      </w:r>
      <w:r w:rsidRPr="4696A38D">
        <w:t>: VMs can be created, cloned, or migrated in minutes.</w:t>
      </w:r>
    </w:p>
    <w:p w14:paraId="69C5B33B" w14:textId="4B042D51" w:rsidR="4696A38D" w:rsidRDefault="4696A38D" w:rsidP="00237207">
      <w:pPr>
        <w:pStyle w:val="ListParagraph"/>
        <w:numPr>
          <w:ilvl w:val="0"/>
          <w:numId w:val="88"/>
        </w:numPr>
        <w:spacing w:before="240" w:after="240"/>
      </w:pPr>
      <w:r w:rsidRPr="4696A38D">
        <w:rPr>
          <w:b/>
          <w:bCs/>
        </w:rPr>
        <w:t>Test &amp; Development Environments</w:t>
      </w:r>
      <w:r w:rsidRPr="4696A38D">
        <w:t>: Easily spin up isolated testing VMs.</w:t>
      </w:r>
    </w:p>
    <w:p w14:paraId="11DD8D8F" w14:textId="3AEA5F66" w:rsidR="4696A38D" w:rsidRDefault="4696A38D" w:rsidP="00237207">
      <w:pPr>
        <w:pStyle w:val="ListParagraph"/>
        <w:numPr>
          <w:ilvl w:val="0"/>
          <w:numId w:val="88"/>
        </w:numPr>
        <w:spacing w:before="240" w:after="240"/>
      </w:pPr>
      <w:r w:rsidRPr="4696A38D">
        <w:rPr>
          <w:b/>
          <w:bCs/>
        </w:rPr>
        <w:t>Disaster Recovery</w:t>
      </w:r>
      <w:r w:rsidRPr="4696A38D">
        <w:t>: Snapshot and backup features enable fast recovery.</w:t>
      </w:r>
    </w:p>
    <w:p w14:paraId="0AA6EE00" w14:textId="209BC7F6" w:rsidR="4696A38D" w:rsidRDefault="4696A38D" w:rsidP="4696A38D">
      <w:pPr>
        <w:pStyle w:val="Heading4"/>
        <w:spacing w:before="319" w:after="319"/>
      </w:pPr>
      <w:r w:rsidRPr="4696A38D">
        <w:rPr>
          <w:b/>
          <w:bCs/>
          <w:sz w:val="24"/>
          <w:szCs w:val="24"/>
        </w:rPr>
        <w:t>4. Centralized Management</w:t>
      </w:r>
    </w:p>
    <w:p w14:paraId="72A2BD65" w14:textId="1E244A63" w:rsidR="4696A38D" w:rsidRDefault="4696A38D" w:rsidP="00237207">
      <w:pPr>
        <w:pStyle w:val="ListParagraph"/>
        <w:numPr>
          <w:ilvl w:val="0"/>
          <w:numId w:val="87"/>
        </w:numPr>
        <w:spacing w:before="240" w:after="240"/>
      </w:pPr>
      <w:r w:rsidRPr="4696A38D">
        <w:t>Manage many VMs from a single console using tools like VMware vCenter or Microsoft SCVMM.</w:t>
      </w:r>
    </w:p>
    <w:p w14:paraId="4F822C5B" w14:textId="35372CF2" w:rsidR="4696A38D" w:rsidRDefault="4696A38D" w:rsidP="4696A38D">
      <w:pPr>
        <w:pStyle w:val="Heading4"/>
        <w:spacing w:before="319" w:after="319"/>
      </w:pPr>
      <w:r w:rsidRPr="4696A38D">
        <w:rPr>
          <w:b/>
          <w:bCs/>
          <w:sz w:val="24"/>
          <w:szCs w:val="24"/>
        </w:rPr>
        <w:t>5. Support for Cloud Computing</w:t>
      </w:r>
    </w:p>
    <w:p w14:paraId="660B73F5" w14:textId="432753D0" w:rsidR="4696A38D" w:rsidRDefault="4696A38D" w:rsidP="00237207">
      <w:pPr>
        <w:pStyle w:val="ListParagraph"/>
        <w:numPr>
          <w:ilvl w:val="0"/>
          <w:numId w:val="86"/>
        </w:numPr>
        <w:spacing w:before="240" w:after="240"/>
      </w:pPr>
      <w:r w:rsidRPr="4696A38D">
        <w:t>Virtualization is a core enabler of cloud environments (IaaS, PaaS, SaaS).</w:t>
      </w:r>
    </w:p>
    <w:p w14:paraId="53B13542" w14:textId="007EAC22" w:rsidR="4696A38D" w:rsidRDefault="4696A38D"/>
    <w:p w14:paraId="2C7F73C4" w14:textId="4D834B82" w:rsidR="4696A38D" w:rsidRDefault="4696A38D" w:rsidP="4696A38D">
      <w:pPr>
        <w:pStyle w:val="Heading3"/>
        <w:spacing w:before="281" w:after="281"/>
      </w:pPr>
      <w:r w:rsidRPr="4696A38D">
        <w:rPr>
          <w:b/>
          <w:bCs/>
        </w:rPr>
        <w:t>❌ Challenges and Risks of Virtualization</w:t>
      </w:r>
    </w:p>
    <w:p w14:paraId="764BC08C" w14:textId="5EB1BEA9" w:rsidR="4696A38D" w:rsidRDefault="4696A38D" w:rsidP="4696A38D">
      <w:pPr>
        <w:pStyle w:val="Heading4"/>
        <w:spacing w:before="319" w:after="319"/>
      </w:pPr>
      <w:r w:rsidRPr="4696A38D">
        <w:rPr>
          <w:b/>
          <w:bCs/>
          <w:sz w:val="24"/>
          <w:szCs w:val="24"/>
        </w:rPr>
        <w:t>1. Performance Overhead</w:t>
      </w:r>
    </w:p>
    <w:p w14:paraId="32DAA410" w14:textId="03A70373" w:rsidR="4696A38D" w:rsidRDefault="4696A38D" w:rsidP="00237207">
      <w:pPr>
        <w:pStyle w:val="ListParagraph"/>
        <w:numPr>
          <w:ilvl w:val="0"/>
          <w:numId w:val="85"/>
        </w:numPr>
        <w:spacing w:before="240" w:after="240"/>
      </w:pPr>
      <w:r w:rsidRPr="4696A38D">
        <w:t>VMs can’t always match the performance of dedicated physical machines—especially for high I/O or real-time workloads.</w:t>
      </w:r>
    </w:p>
    <w:p w14:paraId="042C9017" w14:textId="49D6F6D4" w:rsidR="4696A38D" w:rsidRDefault="4696A38D" w:rsidP="4696A38D">
      <w:pPr>
        <w:pStyle w:val="Heading4"/>
        <w:spacing w:before="319" w:after="319"/>
      </w:pPr>
      <w:r w:rsidRPr="4696A38D">
        <w:rPr>
          <w:b/>
          <w:bCs/>
          <w:sz w:val="24"/>
          <w:szCs w:val="24"/>
        </w:rPr>
        <w:t>2. Security Risks</w:t>
      </w:r>
    </w:p>
    <w:p w14:paraId="6CB7A62E" w14:textId="48A829A3" w:rsidR="4696A38D" w:rsidRDefault="4696A38D" w:rsidP="00237207">
      <w:pPr>
        <w:pStyle w:val="ListParagraph"/>
        <w:numPr>
          <w:ilvl w:val="0"/>
          <w:numId w:val="84"/>
        </w:numPr>
        <w:spacing w:before="240" w:after="240"/>
      </w:pPr>
      <w:r w:rsidRPr="4696A38D">
        <w:rPr>
          <w:b/>
          <w:bCs/>
        </w:rPr>
        <w:t>Shared Resources</w:t>
      </w:r>
      <w:r w:rsidRPr="4696A38D">
        <w:t>: Multiple VMs on the same host increase the attack surface.</w:t>
      </w:r>
    </w:p>
    <w:p w14:paraId="6473003A" w14:textId="698F8D70" w:rsidR="4696A38D" w:rsidRDefault="4696A38D" w:rsidP="00237207">
      <w:pPr>
        <w:pStyle w:val="ListParagraph"/>
        <w:numPr>
          <w:ilvl w:val="0"/>
          <w:numId w:val="84"/>
        </w:numPr>
        <w:spacing w:before="240" w:after="240"/>
      </w:pPr>
      <w:r w:rsidRPr="4696A38D">
        <w:rPr>
          <w:b/>
          <w:bCs/>
        </w:rPr>
        <w:t>VM Escape Attacks</w:t>
      </w:r>
      <w:r w:rsidRPr="4696A38D">
        <w:t>: A malicious VM could potentially interact with other VMs or the hypervisor.</w:t>
      </w:r>
    </w:p>
    <w:p w14:paraId="45750643" w14:textId="3AA52D81" w:rsidR="4696A38D" w:rsidRDefault="4696A38D" w:rsidP="4696A38D">
      <w:pPr>
        <w:pStyle w:val="Heading4"/>
        <w:spacing w:before="319" w:after="319"/>
      </w:pPr>
      <w:r w:rsidRPr="4696A38D">
        <w:rPr>
          <w:b/>
          <w:bCs/>
          <w:sz w:val="24"/>
          <w:szCs w:val="24"/>
        </w:rPr>
        <w:t>3. VM Sprawl</w:t>
      </w:r>
    </w:p>
    <w:p w14:paraId="088173FF" w14:textId="6E3872DF" w:rsidR="4696A38D" w:rsidRDefault="4696A38D" w:rsidP="00237207">
      <w:pPr>
        <w:pStyle w:val="ListParagraph"/>
        <w:numPr>
          <w:ilvl w:val="0"/>
          <w:numId w:val="83"/>
        </w:numPr>
        <w:spacing w:before="240" w:after="240"/>
      </w:pPr>
      <w:r w:rsidRPr="4696A38D">
        <w:t>Easy VM creation can lead to a large number of unmanaged, outdated, or unused VMs—causing resource waste and confusion.</w:t>
      </w:r>
    </w:p>
    <w:p w14:paraId="2E2357EF" w14:textId="0BCDB812" w:rsidR="4696A38D" w:rsidRDefault="4696A38D" w:rsidP="4696A38D">
      <w:pPr>
        <w:pStyle w:val="Heading4"/>
        <w:spacing w:before="319" w:after="319"/>
      </w:pPr>
      <w:r w:rsidRPr="4696A38D">
        <w:rPr>
          <w:b/>
          <w:bCs/>
          <w:sz w:val="24"/>
          <w:szCs w:val="24"/>
        </w:rPr>
        <w:t>4. Complex Licensing and Cost Management</w:t>
      </w:r>
    </w:p>
    <w:p w14:paraId="752280C1" w14:textId="2AB22D55" w:rsidR="4696A38D" w:rsidRDefault="4696A38D" w:rsidP="00237207">
      <w:pPr>
        <w:pStyle w:val="ListParagraph"/>
        <w:numPr>
          <w:ilvl w:val="0"/>
          <w:numId w:val="82"/>
        </w:numPr>
        <w:spacing w:before="240" w:after="240"/>
      </w:pPr>
      <w:r w:rsidRPr="4696A38D">
        <w:t>Licensing for virtualization platforms (like VMware) and guest OSes can be complex and costly.</w:t>
      </w:r>
    </w:p>
    <w:p w14:paraId="517EB92E" w14:textId="6D720060" w:rsidR="4696A38D" w:rsidRDefault="4696A38D" w:rsidP="4696A38D">
      <w:pPr>
        <w:pStyle w:val="Heading4"/>
        <w:spacing w:before="319" w:after="319"/>
      </w:pPr>
      <w:r w:rsidRPr="4696A38D">
        <w:rPr>
          <w:b/>
          <w:bCs/>
          <w:sz w:val="24"/>
          <w:szCs w:val="24"/>
        </w:rPr>
        <w:t>5. Backup and Disaster Recovery Complexity</w:t>
      </w:r>
    </w:p>
    <w:p w14:paraId="447A179D" w14:textId="6E159388" w:rsidR="4696A38D" w:rsidRDefault="4696A38D" w:rsidP="00237207">
      <w:pPr>
        <w:pStyle w:val="ListParagraph"/>
        <w:numPr>
          <w:ilvl w:val="0"/>
          <w:numId w:val="81"/>
        </w:numPr>
        <w:spacing w:before="240" w:after="240"/>
      </w:pPr>
      <w:r w:rsidRPr="4696A38D">
        <w:t>Requires specific VM-aware backup solutions.</w:t>
      </w:r>
    </w:p>
    <w:p w14:paraId="73694D70" w14:textId="2A2AF012" w:rsidR="4696A38D" w:rsidRDefault="4696A38D" w:rsidP="00237207">
      <w:pPr>
        <w:pStyle w:val="ListParagraph"/>
        <w:numPr>
          <w:ilvl w:val="0"/>
          <w:numId w:val="81"/>
        </w:numPr>
        <w:spacing w:before="240" w:after="240"/>
      </w:pPr>
      <w:r w:rsidRPr="4696A38D">
        <w:t>Backing up multiple VMs with large data volumes can strain resources.</w:t>
      </w:r>
    </w:p>
    <w:p w14:paraId="0132BBA3" w14:textId="4F4AA957" w:rsidR="4696A38D" w:rsidRDefault="4696A38D"/>
    <w:p w14:paraId="7E9BD967" w14:textId="29C1C13A" w:rsidR="4696A38D" w:rsidRDefault="4696A38D"/>
    <w:p w14:paraId="127C3959" w14:textId="112FCE57" w:rsidR="4696A38D" w:rsidRDefault="4696A38D" w:rsidP="4696A38D">
      <w:pPr>
        <w:pStyle w:val="Heading3"/>
        <w:spacing w:before="281" w:after="281"/>
      </w:pPr>
      <w:r w:rsidRPr="4696A38D">
        <w:rPr>
          <w:b/>
          <w:bCs/>
        </w:rPr>
        <w:t>🔄 Virtualization’s Role in Modern IT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648"/>
        <w:gridCol w:w="5713"/>
      </w:tblGrid>
      <w:tr w:rsidR="4696A38D" w14:paraId="1A43FB9B" w14:textId="77777777" w:rsidTr="7A36CC13">
        <w:trPr>
          <w:trHeight w:val="300"/>
        </w:trPr>
        <w:tc>
          <w:tcPr>
            <w:tcW w:w="2648" w:type="dxa"/>
            <w:vAlign w:val="center"/>
          </w:tcPr>
          <w:p w14:paraId="29C7272B" w14:textId="419EE9C9" w:rsidR="4696A38D" w:rsidRDefault="4696A38D" w:rsidP="4696A38D">
            <w:pPr>
              <w:spacing w:after="0"/>
              <w:jc w:val="center"/>
            </w:pPr>
            <w:r w:rsidRPr="4696A38D">
              <w:rPr>
                <w:b/>
                <w:bCs/>
              </w:rPr>
              <w:t>Area</w:t>
            </w:r>
          </w:p>
        </w:tc>
        <w:tc>
          <w:tcPr>
            <w:tcW w:w="5713" w:type="dxa"/>
            <w:vAlign w:val="center"/>
          </w:tcPr>
          <w:p w14:paraId="4C915BB8" w14:textId="4A5303BE" w:rsidR="4696A38D" w:rsidRDefault="4696A38D" w:rsidP="4696A38D">
            <w:pPr>
              <w:spacing w:after="0"/>
              <w:jc w:val="center"/>
            </w:pPr>
            <w:r w:rsidRPr="4696A38D">
              <w:rPr>
                <w:b/>
                <w:bCs/>
              </w:rPr>
              <w:t>Contribution of Virtualization</w:t>
            </w:r>
          </w:p>
        </w:tc>
      </w:tr>
      <w:tr w:rsidR="4696A38D" w14:paraId="4BBC2682" w14:textId="77777777" w:rsidTr="7A36CC13">
        <w:trPr>
          <w:trHeight w:val="300"/>
        </w:trPr>
        <w:tc>
          <w:tcPr>
            <w:tcW w:w="2648" w:type="dxa"/>
            <w:vAlign w:val="center"/>
          </w:tcPr>
          <w:p w14:paraId="090427C0" w14:textId="6BD126BD" w:rsidR="4696A38D" w:rsidRDefault="4696A38D" w:rsidP="4696A38D">
            <w:pPr>
              <w:spacing w:after="0"/>
            </w:pPr>
            <w:r w:rsidRPr="4696A38D">
              <w:rPr>
                <w:b/>
                <w:bCs/>
              </w:rPr>
              <w:t>Cost Efficiency</w:t>
            </w:r>
          </w:p>
        </w:tc>
        <w:tc>
          <w:tcPr>
            <w:tcW w:w="5713" w:type="dxa"/>
            <w:vAlign w:val="center"/>
          </w:tcPr>
          <w:p w14:paraId="352B3077" w14:textId="06AE3EBC" w:rsidR="4696A38D" w:rsidRDefault="4696A38D" w:rsidP="4696A38D">
            <w:pPr>
              <w:spacing w:after="0"/>
            </w:pPr>
            <w:r>
              <w:t>Consolidates servers and reduces CAPEX/OPEX</w:t>
            </w:r>
          </w:p>
        </w:tc>
      </w:tr>
      <w:tr w:rsidR="4696A38D" w14:paraId="40CFF122" w14:textId="77777777" w:rsidTr="7A36CC13">
        <w:trPr>
          <w:trHeight w:val="300"/>
        </w:trPr>
        <w:tc>
          <w:tcPr>
            <w:tcW w:w="2648" w:type="dxa"/>
            <w:vAlign w:val="center"/>
          </w:tcPr>
          <w:p w14:paraId="204A5275" w14:textId="69A4F9F3" w:rsidR="4696A38D" w:rsidRDefault="4696A38D" w:rsidP="4696A38D">
            <w:pPr>
              <w:spacing w:after="0"/>
            </w:pPr>
            <w:r w:rsidRPr="4696A38D">
              <w:rPr>
                <w:b/>
                <w:bCs/>
              </w:rPr>
              <w:t>Resource Management</w:t>
            </w:r>
          </w:p>
        </w:tc>
        <w:tc>
          <w:tcPr>
            <w:tcW w:w="5713" w:type="dxa"/>
            <w:vAlign w:val="center"/>
          </w:tcPr>
          <w:p w14:paraId="394FFBEA" w14:textId="31E9CCE8" w:rsidR="4696A38D" w:rsidRDefault="4696A38D" w:rsidP="4696A38D">
            <w:pPr>
              <w:spacing w:after="0"/>
            </w:pPr>
            <w:r>
              <w:t>Allocates CPU, memory, and storage dynamically</w:t>
            </w:r>
          </w:p>
        </w:tc>
      </w:tr>
      <w:tr w:rsidR="4696A38D" w14:paraId="4BA09C82" w14:textId="77777777" w:rsidTr="7A36CC13">
        <w:trPr>
          <w:trHeight w:val="300"/>
        </w:trPr>
        <w:tc>
          <w:tcPr>
            <w:tcW w:w="2648" w:type="dxa"/>
            <w:vAlign w:val="center"/>
          </w:tcPr>
          <w:p w14:paraId="745EBEE9" w14:textId="11B49BDE" w:rsidR="4696A38D" w:rsidRDefault="4696A38D" w:rsidP="4696A38D">
            <w:pPr>
              <w:spacing w:after="0"/>
            </w:pPr>
            <w:r w:rsidRPr="4696A38D">
              <w:rPr>
                <w:b/>
                <w:bCs/>
              </w:rPr>
              <w:t>Agility</w:t>
            </w:r>
          </w:p>
        </w:tc>
        <w:tc>
          <w:tcPr>
            <w:tcW w:w="5713" w:type="dxa"/>
            <w:vAlign w:val="center"/>
          </w:tcPr>
          <w:p w14:paraId="792CD96B" w14:textId="1BE8CAC7" w:rsidR="4696A38D" w:rsidRDefault="4696A38D" w:rsidP="4696A38D">
            <w:pPr>
              <w:spacing w:after="0"/>
            </w:pPr>
            <w:r>
              <w:t>Enables DevOps, CI/CD, and fast deployment</w:t>
            </w:r>
          </w:p>
        </w:tc>
      </w:tr>
      <w:tr w:rsidR="4696A38D" w14:paraId="3CAEB070" w14:textId="77777777" w:rsidTr="7A36CC13">
        <w:trPr>
          <w:trHeight w:val="300"/>
        </w:trPr>
        <w:tc>
          <w:tcPr>
            <w:tcW w:w="2648" w:type="dxa"/>
            <w:vAlign w:val="center"/>
          </w:tcPr>
          <w:p w14:paraId="64856E70" w14:textId="23DE48E3" w:rsidR="4696A38D" w:rsidRDefault="4696A38D" w:rsidP="4696A38D">
            <w:pPr>
              <w:spacing w:after="0"/>
            </w:pPr>
            <w:r w:rsidRPr="4696A38D">
              <w:rPr>
                <w:b/>
                <w:bCs/>
              </w:rPr>
              <w:t>Cloud Integration</w:t>
            </w:r>
          </w:p>
        </w:tc>
        <w:tc>
          <w:tcPr>
            <w:tcW w:w="5713" w:type="dxa"/>
            <w:vAlign w:val="center"/>
          </w:tcPr>
          <w:p w14:paraId="14DCB467" w14:textId="605A0305" w:rsidR="4696A38D" w:rsidRDefault="4696A38D" w:rsidP="4696A38D">
            <w:pPr>
              <w:spacing w:after="0"/>
            </w:pPr>
            <w:r>
              <w:t>Forms the foundation of cloud services</w:t>
            </w:r>
          </w:p>
        </w:tc>
      </w:tr>
      <w:tr w:rsidR="4696A38D" w14:paraId="73004E08" w14:textId="77777777" w:rsidTr="7A36CC13">
        <w:trPr>
          <w:trHeight w:val="300"/>
        </w:trPr>
        <w:tc>
          <w:tcPr>
            <w:tcW w:w="2648" w:type="dxa"/>
            <w:vAlign w:val="center"/>
          </w:tcPr>
          <w:p w14:paraId="3D030E32" w14:textId="54DD4A48" w:rsidR="4696A38D" w:rsidRDefault="4696A38D" w:rsidP="4696A38D">
            <w:pPr>
              <w:spacing w:after="0"/>
            </w:pPr>
            <w:r w:rsidRPr="4696A38D">
              <w:rPr>
                <w:b/>
                <w:bCs/>
              </w:rPr>
              <w:lastRenderedPageBreak/>
              <w:t>Business Continuity</w:t>
            </w:r>
          </w:p>
        </w:tc>
        <w:tc>
          <w:tcPr>
            <w:tcW w:w="5713" w:type="dxa"/>
            <w:vAlign w:val="center"/>
          </w:tcPr>
          <w:p w14:paraId="6186862F" w14:textId="7AD5A7FC" w:rsidR="4696A38D" w:rsidRDefault="4696A38D" w:rsidP="4696A38D">
            <w:pPr>
              <w:spacing w:after="0"/>
            </w:pPr>
            <w:r>
              <w:t>Supports snapshots, live migration, and failover systems</w:t>
            </w:r>
          </w:p>
        </w:tc>
      </w:tr>
    </w:tbl>
    <w:p w14:paraId="2E29793F" w14:textId="7EB1A654" w:rsidR="4696A38D" w:rsidRDefault="4696A38D"/>
    <w:p w14:paraId="1BBF26AA" w14:textId="53942BC6" w:rsidR="4696A38D" w:rsidRDefault="4696A38D" w:rsidP="4696A38D">
      <w:pPr>
        <w:pStyle w:val="Heading3"/>
        <w:spacing w:before="281" w:after="281"/>
      </w:pPr>
      <w:r w:rsidRPr="4696A38D">
        <w:rPr>
          <w:b/>
          <w:bCs/>
        </w:rPr>
        <w:t>✅ Conclusion</w:t>
      </w:r>
    </w:p>
    <w:p w14:paraId="631E32DD" w14:textId="67F3CD6F" w:rsidR="4696A38D" w:rsidRDefault="4696A38D" w:rsidP="4696A38D">
      <w:pPr>
        <w:spacing w:before="240" w:after="240"/>
      </w:pPr>
      <w:r w:rsidRPr="4696A38D">
        <w:t xml:space="preserve">Virtualization transforms IT infrastructure by </w:t>
      </w:r>
      <w:r w:rsidRPr="4696A38D">
        <w:rPr>
          <w:b/>
          <w:bCs/>
        </w:rPr>
        <w:t>reducing cost</w:t>
      </w:r>
      <w:r w:rsidRPr="4696A38D">
        <w:t xml:space="preserve">, </w:t>
      </w:r>
      <w:r w:rsidRPr="4696A38D">
        <w:rPr>
          <w:b/>
          <w:bCs/>
        </w:rPr>
        <w:t>increasing agility</w:t>
      </w:r>
      <w:r w:rsidRPr="4696A38D">
        <w:t xml:space="preserve">, and </w:t>
      </w:r>
      <w:r w:rsidRPr="4696A38D">
        <w:rPr>
          <w:b/>
          <w:bCs/>
        </w:rPr>
        <w:t>improving resource efficiency</w:t>
      </w:r>
      <w:r w:rsidRPr="4696A38D">
        <w:t xml:space="preserve">. However, it must be managed properly to avoid issues like </w:t>
      </w:r>
      <w:r w:rsidRPr="4696A38D">
        <w:rPr>
          <w:b/>
          <w:bCs/>
        </w:rPr>
        <w:t>security vulnerabilities</w:t>
      </w:r>
      <w:r w:rsidRPr="4696A38D">
        <w:t xml:space="preserve">, </w:t>
      </w:r>
      <w:r w:rsidRPr="4696A38D">
        <w:rPr>
          <w:b/>
          <w:bCs/>
        </w:rPr>
        <w:t>VM sprawl</w:t>
      </w:r>
      <w:r w:rsidRPr="4696A38D">
        <w:t xml:space="preserve">, and </w:t>
      </w:r>
      <w:r w:rsidRPr="4696A38D">
        <w:rPr>
          <w:b/>
          <w:bCs/>
        </w:rPr>
        <w:t>performance bottlenecks</w:t>
      </w:r>
      <w:r w:rsidRPr="4696A38D">
        <w:t>. With proper planning and tools, virtualization is a powerful strategy for modernizing IT systems.</w:t>
      </w:r>
    </w:p>
    <w:p w14:paraId="3B77E5ED" w14:textId="4AE68166" w:rsidR="4696A38D" w:rsidRDefault="4696A38D" w:rsidP="4696A38D">
      <w:pPr>
        <w:pStyle w:val="NormalWeb"/>
        <w:ind w:left="720"/>
        <w:rPr>
          <w:rStyle w:val="Strong"/>
          <w:rFonts w:eastAsiaTheme="majorEastAsia"/>
          <w:b w:val="0"/>
          <w:bCs w:val="0"/>
          <w:color w:val="FF0000"/>
        </w:rPr>
      </w:pPr>
    </w:p>
    <w:p w14:paraId="70CE5910" w14:textId="09A8B12F" w:rsidR="2F478EB5" w:rsidRDefault="2F478EB5" w:rsidP="2F478EB5">
      <w:pPr>
        <w:pStyle w:val="NormalWeb"/>
        <w:ind w:left="720"/>
        <w:rPr>
          <w:rStyle w:val="Strong"/>
          <w:rFonts w:eastAsiaTheme="majorEastAsia"/>
          <w:b w:val="0"/>
          <w:bCs w:val="0"/>
          <w:color w:val="FF0000"/>
        </w:rPr>
      </w:pPr>
    </w:p>
    <w:p w14:paraId="579FBE56" w14:textId="230E867A" w:rsidR="0074583F" w:rsidRPr="00870497" w:rsidRDefault="0074583F" w:rsidP="2F478EB5">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t>Compare VMware, VirtualBox, and Hyper-V as virtualization platforms. Analyze their key features, suitability for different use cases, and market dominance in the virtualization industry.</w:t>
      </w:r>
    </w:p>
    <w:p w14:paraId="15336B05" w14:textId="447024D9" w:rsidR="2F4358A0" w:rsidRDefault="2F4358A0" w:rsidP="2F4358A0">
      <w:pPr>
        <w:pStyle w:val="Heading3"/>
        <w:spacing w:before="281" w:after="281"/>
      </w:pPr>
      <w:r w:rsidRPr="2F4358A0">
        <w:rPr>
          <w:b/>
          <w:bCs/>
        </w:rPr>
        <w:t>Comparison of VMware, VirtualBox, and Hyper-V as Virtualization Platforms</w:t>
      </w:r>
    </w:p>
    <w:p w14:paraId="23C559AC" w14:textId="0433D5F8" w:rsidR="2F4358A0" w:rsidRDefault="2F4358A0" w:rsidP="2F4358A0">
      <w:pPr>
        <w:spacing w:before="240" w:after="240"/>
      </w:pPr>
      <w:r w:rsidRPr="2F4358A0">
        <w:t xml:space="preserve">Virtualization platforms enable the creation and management of virtual machines (VMs). The three most popular virtualization tools are </w:t>
      </w:r>
      <w:r w:rsidRPr="2F4358A0">
        <w:rPr>
          <w:b/>
          <w:bCs/>
        </w:rPr>
        <w:t>VMware</w:t>
      </w:r>
      <w:r w:rsidRPr="2F4358A0">
        <w:t xml:space="preserve">, </w:t>
      </w:r>
      <w:r w:rsidRPr="2F4358A0">
        <w:rPr>
          <w:b/>
          <w:bCs/>
        </w:rPr>
        <w:t>VirtualBox</w:t>
      </w:r>
      <w:r w:rsidRPr="2F4358A0">
        <w:t xml:space="preserve">, and </w:t>
      </w:r>
      <w:r w:rsidRPr="2F4358A0">
        <w:rPr>
          <w:b/>
          <w:bCs/>
        </w:rPr>
        <w:t>Hyper-V</w:t>
      </w:r>
      <w:r w:rsidRPr="2F4358A0">
        <w:t>—each with distinct features, use cases, and market positioning.</w:t>
      </w:r>
    </w:p>
    <w:p w14:paraId="57AA1043" w14:textId="7451704F" w:rsidR="2F4358A0" w:rsidRDefault="2F4358A0"/>
    <w:p w14:paraId="01161120" w14:textId="335443AE" w:rsidR="2F4358A0" w:rsidRDefault="2F4358A0" w:rsidP="2F4358A0">
      <w:pPr>
        <w:pStyle w:val="Heading3"/>
        <w:spacing w:before="281" w:after="281"/>
      </w:pPr>
      <w:r w:rsidRPr="2F4358A0">
        <w:rPr>
          <w:b/>
          <w:bCs/>
        </w:rPr>
        <w:t>✅ 1. VMware</w:t>
      </w:r>
    </w:p>
    <w:p w14:paraId="7F4B80F9" w14:textId="7FC6B200" w:rsidR="2F4358A0" w:rsidRDefault="2F4358A0" w:rsidP="2F4358A0">
      <w:pPr>
        <w:spacing w:before="240" w:after="240"/>
      </w:pPr>
      <w:r w:rsidRPr="2F4358A0">
        <w:rPr>
          <w:b/>
          <w:bCs/>
        </w:rPr>
        <w:t>Variants</w:t>
      </w:r>
      <w:r w:rsidRPr="2F4358A0">
        <w:t>:</w:t>
      </w:r>
    </w:p>
    <w:p w14:paraId="2D919465" w14:textId="61072CE9" w:rsidR="2F4358A0" w:rsidRDefault="2F4358A0" w:rsidP="2F4358A0">
      <w:pPr>
        <w:pStyle w:val="ListParagraph"/>
        <w:numPr>
          <w:ilvl w:val="0"/>
          <w:numId w:val="106"/>
        </w:numPr>
        <w:spacing w:before="240" w:after="240"/>
        <w:rPr>
          <w:b/>
          <w:bCs/>
        </w:rPr>
      </w:pPr>
      <w:r w:rsidRPr="2F4358A0">
        <w:rPr>
          <w:b/>
          <w:bCs/>
        </w:rPr>
        <w:t>VMware Workstation (Desktop)</w:t>
      </w:r>
    </w:p>
    <w:p w14:paraId="72A4FC36" w14:textId="456E6ED7" w:rsidR="2F4358A0" w:rsidRDefault="2F4358A0" w:rsidP="2F4358A0">
      <w:pPr>
        <w:pStyle w:val="ListParagraph"/>
        <w:numPr>
          <w:ilvl w:val="0"/>
          <w:numId w:val="106"/>
        </w:numPr>
        <w:spacing w:before="240" w:after="240"/>
        <w:rPr>
          <w:b/>
          <w:bCs/>
        </w:rPr>
      </w:pPr>
      <w:r w:rsidRPr="2F4358A0">
        <w:rPr>
          <w:b/>
          <w:bCs/>
        </w:rPr>
        <w:t xml:space="preserve">VMware </w:t>
      </w:r>
      <w:proofErr w:type="spellStart"/>
      <w:r w:rsidRPr="2F4358A0">
        <w:rPr>
          <w:b/>
          <w:bCs/>
        </w:rPr>
        <w:t>ESXi</w:t>
      </w:r>
      <w:proofErr w:type="spellEnd"/>
      <w:r w:rsidRPr="2F4358A0">
        <w:rPr>
          <w:b/>
          <w:bCs/>
        </w:rPr>
        <w:t xml:space="preserve"> (Enterprise server)</w:t>
      </w:r>
    </w:p>
    <w:p w14:paraId="52EA1F02" w14:textId="220671B3" w:rsidR="2F4358A0" w:rsidRDefault="2F4358A0" w:rsidP="2F4358A0">
      <w:pPr>
        <w:pStyle w:val="ListParagraph"/>
        <w:numPr>
          <w:ilvl w:val="0"/>
          <w:numId w:val="106"/>
        </w:numPr>
        <w:spacing w:before="240" w:after="240"/>
      </w:pPr>
      <w:r w:rsidRPr="2F4358A0">
        <w:rPr>
          <w:b/>
          <w:bCs/>
        </w:rPr>
        <w:t>VMware vSphere/vCenter</w:t>
      </w:r>
      <w:r w:rsidRPr="2F4358A0">
        <w:t xml:space="preserve"> (Management suite)</w:t>
      </w:r>
    </w:p>
    <w:p w14:paraId="557B798E" w14:textId="41285828" w:rsidR="2F4358A0" w:rsidRDefault="2F4358A0" w:rsidP="2F4358A0">
      <w:pPr>
        <w:spacing w:before="240" w:after="240"/>
      </w:pPr>
      <w:r w:rsidRPr="2F4358A0">
        <w:rPr>
          <w:b/>
          <w:bCs/>
        </w:rPr>
        <w:t>Key Features</w:t>
      </w:r>
      <w:r w:rsidRPr="2F4358A0">
        <w:t>:</w:t>
      </w:r>
    </w:p>
    <w:p w14:paraId="7D11F187" w14:textId="53006F00" w:rsidR="2F4358A0" w:rsidRDefault="2F4358A0" w:rsidP="2F4358A0">
      <w:pPr>
        <w:pStyle w:val="ListParagraph"/>
        <w:numPr>
          <w:ilvl w:val="0"/>
          <w:numId w:val="105"/>
        </w:numPr>
        <w:spacing w:before="240" w:after="240"/>
      </w:pPr>
      <w:r w:rsidRPr="2F4358A0">
        <w:t>Enterprise-grade performance and stability</w:t>
      </w:r>
    </w:p>
    <w:p w14:paraId="61B0A183" w14:textId="0B31EFEB" w:rsidR="2F4358A0" w:rsidRDefault="2F4358A0" w:rsidP="2F4358A0">
      <w:pPr>
        <w:pStyle w:val="ListParagraph"/>
        <w:numPr>
          <w:ilvl w:val="0"/>
          <w:numId w:val="105"/>
        </w:numPr>
        <w:spacing w:before="240" w:after="240"/>
      </w:pPr>
      <w:r w:rsidRPr="2F4358A0">
        <w:t>Supports advanced features: live migration, high availability, snapshots, clustering</w:t>
      </w:r>
    </w:p>
    <w:p w14:paraId="43943EAB" w14:textId="4598F61F" w:rsidR="2F4358A0" w:rsidRDefault="2F4358A0" w:rsidP="2F4358A0">
      <w:pPr>
        <w:pStyle w:val="ListParagraph"/>
        <w:numPr>
          <w:ilvl w:val="0"/>
          <w:numId w:val="105"/>
        </w:numPr>
        <w:spacing w:before="240" w:after="240"/>
      </w:pPr>
      <w:r w:rsidRPr="2F4358A0">
        <w:t>Excellent support and documentation</w:t>
      </w:r>
    </w:p>
    <w:p w14:paraId="4368A006" w14:textId="18E4797C" w:rsidR="2F4358A0" w:rsidRDefault="2F4358A0" w:rsidP="2F4358A0">
      <w:pPr>
        <w:pStyle w:val="ListParagraph"/>
        <w:numPr>
          <w:ilvl w:val="0"/>
          <w:numId w:val="105"/>
        </w:numPr>
        <w:spacing w:before="240" w:after="240"/>
      </w:pPr>
      <w:r w:rsidRPr="2F4358A0">
        <w:t>Seamless integration with cloud (VMware Cloud on AWS)</w:t>
      </w:r>
    </w:p>
    <w:p w14:paraId="01C1DB59" w14:textId="1B194CD3" w:rsidR="2F4358A0" w:rsidRDefault="2F4358A0" w:rsidP="2F4358A0">
      <w:pPr>
        <w:spacing w:before="240" w:after="240"/>
      </w:pPr>
      <w:r w:rsidRPr="2F4358A0">
        <w:rPr>
          <w:b/>
          <w:bCs/>
        </w:rPr>
        <w:t>Use Cases</w:t>
      </w:r>
      <w:r w:rsidRPr="2F4358A0">
        <w:t>:</w:t>
      </w:r>
    </w:p>
    <w:p w14:paraId="53259582" w14:textId="69BB385C" w:rsidR="2F4358A0" w:rsidRDefault="2F4358A0" w:rsidP="2F4358A0">
      <w:pPr>
        <w:pStyle w:val="ListParagraph"/>
        <w:numPr>
          <w:ilvl w:val="0"/>
          <w:numId w:val="104"/>
        </w:numPr>
        <w:spacing w:before="240" w:after="240"/>
      </w:pPr>
      <w:r w:rsidRPr="2F4358A0">
        <w:lastRenderedPageBreak/>
        <w:t>Enterprise data centers</w:t>
      </w:r>
    </w:p>
    <w:p w14:paraId="6E877CAF" w14:textId="43B0AC84" w:rsidR="2F4358A0" w:rsidRDefault="2F4358A0" w:rsidP="2F4358A0">
      <w:pPr>
        <w:pStyle w:val="ListParagraph"/>
        <w:numPr>
          <w:ilvl w:val="0"/>
          <w:numId w:val="104"/>
        </w:numPr>
        <w:spacing w:before="240" w:after="240"/>
      </w:pPr>
      <w:r w:rsidRPr="2F4358A0">
        <w:t>Cloud infrastructure (private/hybrid)</w:t>
      </w:r>
    </w:p>
    <w:p w14:paraId="06A68AA3" w14:textId="3B2EC7B1" w:rsidR="2F4358A0" w:rsidRDefault="2F4358A0" w:rsidP="2F4358A0">
      <w:pPr>
        <w:pStyle w:val="ListParagraph"/>
        <w:numPr>
          <w:ilvl w:val="0"/>
          <w:numId w:val="104"/>
        </w:numPr>
        <w:spacing w:before="240" w:after="240"/>
      </w:pPr>
      <w:r w:rsidRPr="2F4358A0">
        <w:t>Testing and production environments</w:t>
      </w:r>
    </w:p>
    <w:p w14:paraId="694645A2" w14:textId="7F5A73A3" w:rsidR="2F4358A0" w:rsidRDefault="2F4358A0" w:rsidP="2F4358A0">
      <w:pPr>
        <w:spacing w:before="240" w:after="240"/>
      </w:pPr>
      <w:r w:rsidRPr="2F4358A0">
        <w:rPr>
          <w:b/>
          <w:bCs/>
        </w:rPr>
        <w:t>Pros</w:t>
      </w:r>
      <w:r w:rsidRPr="2F4358A0">
        <w:t>:</w:t>
      </w:r>
    </w:p>
    <w:p w14:paraId="7B25F998" w14:textId="3C7C879E" w:rsidR="2F4358A0" w:rsidRDefault="2F4358A0" w:rsidP="2F4358A0">
      <w:pPr>
        <w:pStyle w:val="ListParagraph"/>
        <w:numPr>
          <w:ilvl w:val="0"/>
          <w:numId w:val="103"/>
        </w:numPr>
        <w:spacing w:before="240" w:after="240"/>
      </w:pPr>
      <w:r w:rsidRPr="2F4358A0">
        <w:t>Industry standard for virtualization</w:t>
      </w:r>
    </w:p>
    <w:p w14:paraId="465561E8" w14:textId="5D58FB90" w:rsidR="2F4358A0" w:rsidRDefault="2F4358A0" w:rsidP="2F4358A0">
      <w:pPr>
        <w:pStyle w:val="ListParagraph"/>
        <w:numPr>
          <w:ilvl w:val="0"/>
          <w:numId w:val="103"/>
        </w:numPr>
        <w:spacing w:before="240" w:after="240"/>
      </w:pPr>
      <w:r w:rsidRPr="2F4358A0">
        <w:t>Strong ecosystem of tools (vSphere, vCenter, etc.)</w:t>
      </w:r>
    </w:p>
    <w:p w14:paraId="6A1DE52C" w14:textId="38D80265" w:rsidR="2F4358A0" w:rsidRDefault="2F4358A0" w:rsidP="2F4358A0">
      <w:pPr>
        <w:pStyle w:val="ListParagraph"/>
        <w:numPr>
          <w:ilvl w:val="0"/>
          <w:numId w:val="103"/>
        </w:numPr>
        <w:spacing w:before="240" w:after="240"/>
      </w:pPr>
      <w:r w:rsidRPr="2F4358A0">
        <w:t>Reliable and secure</w:t>
      </w:r>
    </w:p>
    <w:p w14:paraId="2447DBEF" w14:textId="61A57851" w:rsidR="2F4358A0" w:rsidRDefault="2F4358A0" w:rsidP="2F4358A0">
      <w:pPr>
        <w:spacing w:before="240" w:after="240"/>
      </w:pPr>
      <w:r w:rsidRPr="2F4358A0">
        <w:rPr>
          <w:b/>
          <w:bCs/>
        </w:rPr>
        <w:t>Cons</w:t>
      </w:r>
      <w:r w:rsidRPr="2F4358A0">
        <w:t>:</w:t>
      </w:r>
    </w:p>
    <w:p w14:paraId="503C7A3D" w14:textId="2F8A8C5B" w:rsidR="2F4358A0" w:rsidRDefault="2F4358A0" w:rsidP="2F4358A0">
      <w:pPr>
        <w:pStyle w:val="ListParagraph"/>
        <w:numPr>
          <w:ilvl w:val="0"/>
          <w:numId w:val="102"/>
        </w:numPr>
        <w:spacing w:before="240" w:after="240"/>
      </w:pPr>
      <w:r w:rsidRPr="2F4358A0">
        <w:t>Licensing can be expensive</w:t>
      </w:r>
    </w:p>
    <w:p w14:paraId="3A11DC75" w14:textId="2D0D7341" w:rsidR="2F4358A0" w:rsidRDefault="2F4358A0" w:rsidP="2F4358A0">
      <w:pPr>
        <w:pStyle w:val="ListParagraph"/>
        <w:numPr>
          <w:ilvl w:val="0"/>
          <w:numId w:val="102"/>
        </w:numPr>
        <w:spacing w:before="240" w:after="240"/>
      </w:pPr>
      <w:r w:rsidRPr="2F4358A0">
        <w:t>High learning curve for beginners</w:t>
      </w:r>
    </w:p>
    <w:p w14:paraId="4E7DC1E4" w14:textId="21733684" w:rsidR="2F4358A0" w:rsidRDefault="2F4358A0"/>
    <w:p w14:paraId="5D1DAAA3" w14:textId="1EF63682" w:rsidR="2F4358A0" w:rsidRDefault="2F4358A0" w:rsidP="2F4358A0">
      <w:pPr>
        <w:pStyle w:val="Heading3"/>
        <w:spacing w:before="281" w:after="281"/>
      </w:pPr>
      <w:r w:rsidRPr="2F4358A0">
        <w:rPr>
          <w:b/>
          <w:bCs/>
        </w:rPr>
        <w:t>✅ 2. VirtualBox</w:t>
      </w:r>
    </w:p>
    <w:p w14:paraId="532E813A" w14:textId="66BC2712" w:rsidR="2F4358A0" w:rsidRDefault="2F4358A0" w:rsidP="2F4358A0">
      <w:pPr>
        <w:spacing w:before="240" w:after="240"/>
      </w:pPr>
      <w:r w:rsidRPr="2F4358A0">
        <w:rPr>
          <w:b/>
          <w:bCs/>
        </w:rPr>
        <w:t>Developer</w:t>
      </w:r>
      <w:r w:rsidRPr="2F4358A0">
        <w:t>: Oracle</w:t>
      </w:r>
    </w:p>
    <w:p w14:paraId="5CA54087" w14:textId="5EE2D9B7" w:rsidR="2F4358A0" w:rsidRDefault="2F4358A0" w:rsidP="2F4358A0">
      <w:pPr>
        <w:spacing w:before="240" w:after="240"/>
      </w:pPr>
      <w:r w:rsidRPr="2F4358A0">
        <w:rPr>
          <w:b/>
          <w:bCs/>
        </w:rPr>
        <w:t>Key Features</w:t>
      </w:r>
      <w:r w:rsidRPr="2F4358A0">
        <w:t>:</w:t>
      </w:r>
    </w:p>
    <w:p w14:paraId="498A45EE" w14:textId="64496042" w:rsidR="2F4358A0" w:rsidRDefault="2F4358A0" w:rsidP="2F4358A0">
      <w:pPr>
        <w:pStyle w:val="ListParagraph"/>
        <w:numPr>
          <w:ilvl w:val="0"/>
          <w:numId w:val="101"/>
        </w:numPr>
        <w:spacing w:before="240" w:after="240"/>
      </w:pPr>
      <w:r w:rsidRPr="2F4358A0">
        <w:t>Open-source and free</w:t>
      </w:r>
    </w:p>
    <w:p w14:paraId="06748166" w14:textId="27B89672" w:rsidR="2F4358A0" w:rsidRDefault="2F4358A0" w:rsidP="2F4358A0">
      <w:pPr>
        <w:pStyle w:val="ListParagraph"/>
        <w:numPr>
          <w:ilvl w:val="0"/>
          <w:numId w:val="101"/>
        </w:numPr>
        <w:spacing w:before="240" w:after="240"/>
      </w:pPr>
      <w:r w:rsidRPr="2F4358A0">
        <w:t>Runs on Windows, Linux, and macOS</w:t>
      </w:r>
    </w:p>
    <w:p w14:paraId="757B0AD0" w14:textId="04284098" w:rsidR="2F4358A0" w:rsidRDefault="2F4358A0" w:rsidP="2F4358A0">
      <w:pPr>
        <w:pStyle w:val="ListParagraph"/>
        <w:numPr>
          <w:ilvl w:val="0"/>
          <w:numId w:val="101"/>
        </w:numPr>
        <w:spacing w:before="240" w:after="240"/>
      </w:pPr>
      <w:r w:rsidRPr="2F4358A0">
        <w:t>Snapshot support</w:t>
      </w:r>
    </w:p>
    <w:p w14:paraId="1435B18B" w14:textId="39583709" w:rsidR="2F4358A0" w:rsidRDefault="2F4358A0" w:rsidP="2F4358A0">
      <w:pPr>
        <w:pStyle w:val="ListParagraph"/>
        <w:numPr>
          <w:ilvl w:val="0"/>
          <w:numId w:val="101"/>
        </w:numPr>
        <w:spacing w:before="240" w:after="240"/>
      </w:pPr>
      <w:r w:rsidRPr="2F4358A0">
        <w:t>USB device and shared folder integration</w:t>
      </w:r>
    </w:p>
    <w:p w14:paraId="5CAA044B" w14:textId="1F059512" w:rsidR="2F4358A0" w:rsidRDefault="2F4358A0" w:rsidP="2F4358A0">
      <w:pPr>
        <w:spacing w:before="240" w:after="240"/>
      </w:pPr>
      <w:r w:rsidRPr="2F4358A0">
        <w:rPr>
          <w:b/>
          <w:bCs/>
        </w:rPr>
        <w:t>Use Cases</w:t>
      </w:r>
      <w:r w:rsidRPr="2F4358A0">
        <w:t>:</w:t>
      </w:r>
    </w:p>
    <w:p w14:paraId="60CBC74B" w14:textId="1C8064DA" w:rsidR="2F4358A0" w:rsidRDefault="2F4358A0" w:rsidP="2F4358A0">
      <w:pPr>
        <w:pStyle w:val="ListParagraph"/>
        <w:numPr>
          <w:ilvl w:val="0"/>
          <w:numId w:val="100"/>
        </w:numPr>
        <w:spacing w:before="240" w:after="240"/>
      </w:pPr>
      <w:r w:rsidRPr="2F4358A0">
        <w:t>Educational purposes</w:t>
      </w:r>
    </w:p>
    <w:p w14:paraId="6B240B92" w14:textId="1568C999" w:rsidR="2F4358A0" w:rsidRDefault="2F4358A0" w:rsidP="2F4358A0">
      <w:pPr>
        <w:pStyle w:val="ListParagraph"/>
        <w:numPr>
          <w:ilvl w:val="0"/>
          <w:numId w:val="100"/>
        </w:numPr>
        <w:spacing w:before="240" w:after="240"/>
      </w:pPr>
      <w:r w:rsidRPr="2F4358A0">
        <w:t>Personal and small-scale testing</w:t>
      </w:r>
    </w:p>
    <w:p w14:paraId="4E9DEDBD" w14:textId="2E4656E4" w:rsidR="2F4358A0" w:rsidRDefault="2F4358A0" w:rsidP="2F4358A0">
      <w:pPr>
        <w:pStyle w:val="ListParagraph"/>
        <w:numPr>
          <w:ilvl w:val="0"/>
          <w:numId w:val="100"/>
        </w:numPr>
        <w:spacing w:before="240" w:after="240"/>
      </w:pPr>
      <w:r w:rsidRPr="2F4358A0">
        <w:t>Lightweight development environments</w:t>
      </w:r>
    </w:p>
    <w:p w14:paraId="127EAC57" w14:textId="5AE0294B" w:rsidR="2F4358A0" w:rsidRDefault="2F4358A0" w:rsidP="2F4358A0">
      <w:pPr>
        <w:spacing w:before="240" w:after="240"/>
      </w:pPr>
      <w:r w:rsidRPr="2F4358A0">
        <w:rPr>
          <w:b/>
          <w:bCs/>
        </w:rPr>
        <w:t>Pros</w:t>
      </w:r>
      <w:r w:rsidRPr="2F4358A0">
        <w:t>:</w:t>
      </w:r>
    </w:p>
    <w:p w14:paraId="5ECC5D72" w14:textId="1362D739" w:rsidR="2F4358A0" w:rsidRDefault="2F4358A0" w:rsidP="2F4358A0">
      <w:pPr>
        <w:pStyle w:val="ListParagraph"/>
        <w:numPr>
          <w:ilvl w:val="0"/>
          <w:numId w:val="99"/>
        </w:numPr>
        <w:spacing w:before="240" w:after="240"/>
      </w:pPr>
      <w:r w:rsidRPr="2F4358A0">
        <w:t>Completely free</w:t>
      </w:r>
    </w:p>
    <w:p w14:paraId="1A736C03" w14:textId="3BB5AE58" w:rsidR="2F4358A0" w:rsidRDefault="2F4358A0" w:rsidP="2F4358A0">
      <w:pPr>
        <w:pStyle w:val="ListParagraph"/>
        <w:numPr>
          <w:ilvl w:val="0"/>
          <w:numId w:val="99"/>
        </w:numPr>
        <w:spacing w:before="240" w:after="240"/>
      </w:pPr>
      <w:r w:rsidRPr="2F4358A0">
        <w:t>Easy to install and use</w:t>
      </w:r>
    </w:p>
    <w:p w14:paraId="6AFA7D2C" w14:textId="7600F55A" w:rsidR="2F4358A0" w:rsidRDefault="2F4358A0" w:rsidP="2F4358A0">
      <w:pPr>
        <w:pStyle w:val="ListParagraph"/>
        <w:numPr>
          <w:ilvl w:val="0"/>
          <w:numId w:val="99"/>
        </w:numPr>
        <w:spacing w:before="240" w:after="240"/>
      </w:pPr>
      <w:r w:rsidRPr="2F4358A0">
        <w:t>Good community support</w:t>
      </w:r>
    </w:p>
    <w:p w14:paraId="7F019F1E" w14:textId="282F1FFD" w:rsidR="2F4358A0" w:rsidRDefault="2F4358A0" w:rsidP="2F4358A0">
      <w:pPr>
        <w:spacing w:before="240" w:after="240"/>
      </w:pPr>
      <w:r w:rsidRPr="2F4358A0">
        <w:rPr>
          <w:b/>
          <w:bCs/>
        </w:rPr>
        <w:t>Cons</w:t>
      </w:r>
      <w:r w:rsidRPr="2F4358A0">
        <w:t>:</w:t>
      </w:r>
    </w:p>
    <w:p w14:paraId="4B1AC451" w14:textId="30CF0CFD" w:rsidR="2F4358A0" w:rsidRDefault="2F4358A0" w:rsidP="2F4358A0">
      <w:pPr>
        <w:pStyle w:val="ListParagraph"/>
        <w:numPr>
          <w:ilvl w:val="0"/>
          <w:numId w:val="98"/>
        </w:numPr>
        <w:spacing w:before="240" w:after="240"/>
      </w:pPr>
      <w:r w:rsidRPr="2F4358A0">
        <w:t>Limited performance compared to VMware or Hyper-V</w:t>
      </w:r>
    </w:p>
    <w:p w14:paraId="004BBECD" w14:textId="0AED98A3" w:rsidR="2F4358A0" w:rsidRDefault="2F4358A0" w:rsidP="2F4358A0">
      <w:pPr>
        <w:pStyle w:val="ListParagraph"/>
        <w:numPr>
          <w:ilvl w:val="0"/>
          <w:numId w:val="98"/>
        </w:numPr>
        <w:spacing w:before="240" w:after="240"/>
      </w:pPr>
      <w:r w:rsidRPr="2F4358A0">
        <w:t>Lacks advanced enterprise features</w:t>
      </w:r>
    </w:p>
    <w:p w14:paraId="5520317D" w14:textId="0F8D30D9" w:rsidR="2F4358A0" w:rsidRDefault="2F4358A0" w:rsidP="2F4358A0">
      <w:pPr>
        <w:pStyle w:val="ListParagraph"/>
        <w:numPr>
          <w:ilvl w:val="0"/>
          <w:numId w:val="98"/>
        </w:numPr>
        <w:spacing w:before="240" w:after="240"/>
      </w:pPr>
      <w:r w:rsidRPr="2F4358A0">
        <w:t>Not ideal for production environments</w:t>
      </w:r>
    </w:p>
    <w:p w14:paraId="4397E495" w14:textId="6957184A" w:rsidR="2F4358A0" w:rsidRDefault="2F4358A0"/>
    <w:p w14:paraId="4248EB73" w14:textId="32A982A2" w:rsidR="2F4358A0" w:rsidRDefault="2F4358A0" w:rsidP="2F4358A0">
      <w:pPr>
        <w:pStyle w:val="Heading3"/>
        <w:spacing w:before="281" w:after="281"/>
      </w:pPr>
      <w:r w:rsidRPr="2F4358A0">
        <w:rPr>
          <w:b/>
          <w:bCs/>
        </w:rPr>
        <w:t>✅ 3. Hyper-V</w:t>
      </w:r>
    </w:p>
    <w:p w14:paraId="2B2CDA0C" w14:textId="61EE4C11" w:rsidR="2F4358A0" w:rsidRDefault="2F4358A0" w:rsidP="2F4358A0">
      <w:pPr>
        <w:spacing w:before="240" w:after="240"/>
      </w:pPr>
      <w:r w:rsidRPr="2F4358A0">
        <w:rPr>
          <w:b/>
          <w:bCs/>
        </w:rPr>
        <w:t>Developer</w:t>
      </w:r>
      <w:r w:rsidRPr="2F4358A0">
        <w:t>: Microsoft</w:t>
      </w:r>
    </w:p>
    <w:p w14:paraId="2A9AB0DE" w14:textId="0E871FBB" w:rsidR="2F4358A0" w:rsidRDefault="2F4358A0" w:rsidP="2F4358A0">
      <w:pPr>
        <w:spacing w:before="240" w:after="240"/>
      </w:pPr>
      <w:r w:rsidRPr="2F4358A0">
        <w:rPr>
          <w:b/>
          <w:bCs/>
        </w:rPr>
        <w:t>Variants</w:t>
      </w:r>
      <w:r w:rsidRPr="2F4358A0">
        <w:t>:</w:t>
      </w:r>
    </w:p>
    <w:p w14:paraId="012BF9B1" w14:textId="686287F2" w:rsidR="2F4358A0" w:rsidRDefault="2F4358A0" w:rsidP="2F4358A0">
      <w:pPr>
        <w:pStyle w:val="ListParagraph"/>
        <w:numPr>
          <w:ilvl w:val="0"/>
          <w:numId w:val="97"/>
        </w:numPr>
        <w:spacing w:before="240" w:after="240"/>
      </w:pPr>
      <w:r w:rsidRPr="2F4358A0">
        <w:t>Built-in to Windows 10/11 Pro and Windows Server</w:t>
      </w:r>
    </w:p>
    <w:p w14:paraId="2D00BCFC" w14:textId="718327FC" w:rsidR="2F4358A0" w:rsidRDefault="2F4358A0" w:rsidP="2F4358A0">
      <w:pPr>
        <w:pStyle w:val="ListParagraph"/>
        <w:numPr>
          <w:ilvl w:val="0"/>
          <w:numId w:val="97"/>
        </w:numPr>
        <w:spacing w:before="240" w:after="240"/>
      </w:pPr>
      <w:r w:rsidRPr="2F4358A0">
        <w:t>Managed via Hyper-V Manager or PowerShell</w:t>
      </w:r>
    </w:p>
    <w:p w14:paraId="446AAAC9" w14:textId="702B63C3" w:rsidR="2F4358A0" w:rsidRDefault="2F4358A0" w:rsidP="2F4358A0">
      <w:pPr>
        <w:spacing w:before="240" w:after="240"/>
      </w:pPr>
      <w:r w:rsidRPr="2F4358A0">
        <w:rPr>
          <w:b/>
          <w:bCs/>
        </w:rPr>
        <w:t>Key Features</w:t>
      </w:r>
      <w:r w:rsidRPr="2F4358A0">
        <w:t>:</w:t>
      </w:r>
    </w:p>
    <w:p w14:paraId="6E47755D" w14:textId="7EBCF392" w:rsidR="2F4358A0" w:rsidRDefault="2F4358A0" w:rsidP="2F4358A0">
      <w:pPr>
        <w:pStyle w:val="ListParagraph"/>
        <w:numPr>
          <w:ilvl w:val="0"/>
          <w:numId w:val="96"/>
        </w:numPr>
        <w:spacing w:before="240" w:after="240"/>
      </w:pPr>
      <w:r w:rsidRPr="2F4358A0">
        <w:t>Deep integration with Windows ecosystem</w:t>
      </w:r>
    </w:p>
    <w:p w14:paraId="51D56A92" w14:textId="32D7BB6F" w:rsidR="2F4358A0" w:rsidRDefault="2F4358A0" w:rsidP="2F4358A0">
      <w:pPr>
        <w:pStyle w:val="ListParagraph"/>
        <w:numPr>
          <w:ilvl w:val="0"/>
          <w:numId w:val="96"/>
        </w:numPr>
        <w:spacing w:before="240" w:after="240"/>
      </w:pPr>
      <w:r w:rsidRPr="2F4358A0">
        <w:t>Supports Linux and Windows guests</w:t>
      </w:r>
    </w:p>
    <w:p w14:paraId="505B4576" w14:textId="3D40F84D" w:rsidR="2F4358A0" w:rsidRDefault="2F4358A0" w:rsidP="2F4358A0">
      <w:pPr>
        <w:pStyle w:val="ListParagraph"/>
        <w:numPr>
          <w:ilvl w:val="0"/>
          <w:numId w:val="96"/>
        </w:numPr>
        <w:spacing w:before="240" w:after="240"/>
      </w:pPr>
      <w:r w:rsidRPr="2F4358A0">
        <w:t>Checkpoints (snapshots), virtual switches, remote management</w:t>
      </w:r>
    </w:p>
    <w:p w14:paraId="6C30DEE8" w14:textId="56EAA62D" w:rsidR="2F4358A0" w:rsidRDefault="2F4358A0" w:rsidP="2F4358A0">
      <w:pPr>
        <w:pStyle w:val="ListParagraph"/>
        <w:numPr>
          <w:ilvl w:val="0"/>
          <w:numId w:val="96"/>
        </w:numPr>
        <w:spacing w:before="240" w:after="240"/>
      </w:pPr>
      <w:r w:rsidRPr="2F4358A0">
        <w:t>Good performance on Windows servers</w:t>
      </w:r>
    </w:p>
    <w:p w14:paraId="1E505B4B" w14:textId="62452AEB" w:rsidR="2F4358A0" w:rsidRDefault="2F4358A0" w:rsidP="2F4358A0">
      <w:pPr>
        <w:spacing w:before="240" w:after="240"/>
      </w:pPr>
      <w:r w:rsidRPr="2F4358A0">
        <w:rPr>
          <w:b/>
          <w:bCs/>
        </w:rPr>
        <w:t>Use Cases</w:t>
      </w:r>
      <w:r w:rsidRPr="2F4358A0">
        <w:t>:</w:t>
      </w:r>
    </w:p>
    <w:p w14:paraId="0A2D0BD1" w14:textId="214C0A7E" w:rsidR="2F4358A0" w:rsidRDefault="2F4358A0" w:rsidP="2F4358A0">
      <w:pPr>
        <w:pStyle w:val="ListParagraph"/>
        <w:numPr>
          <w:ilvl w:val="0"/>
          <w:numId w:val="95"/>
        </w:numPr>
        <w:spacing w:before="240" w:after="240"/>
      </w:pPr>
      <w:r w:rsidRPr="2F4358A0">
        <w:t>Windows-based server environments</w:t>
      </w:r>
    </w:p>
    <w:p w14:paraId="13B583FC" w14:textId="5F56C41E" w:rsidR="2F4358A0" w:rsidRDefault="2F4358A0" w:rsidP="2F4358A0">
      <w:pPr>
        <w:pStyle w:val="ListParagraph"/>
        <w:numPr>
          <w:ilvl w:val="0"/>
          <w:numId w:val="95"/>
        </w:numPr>
        <w:spacing w:before="240" w:after="240"/>
      </w:pPr>
      <w:r w:rsidRPr="2F4358A0">
        <w:t>Small and medium-sized business IT setups</w:t>
      </w:r>
    </w:p>
    <w:p w14:paraId="15DE8084" w14:textId="5881F6C1" w:rsidR="2F4358A0" w:rsidRDefault="2F4358A0" w:rsidP="2F4358A0">
      <w:pPr>
        <w:pStyle w:val="ListParagraph"/>
        <w:numPr>
          <w:ilvl w:val="0"/>
          <w:numId w:val="95"/>
        </w:numPr>
        <w:spacing w:before="240" w:after="240"/>
      </w:pPr>
      <w:r w:rsidRPr="2F4358A0">
        <w:t>Windows developers and admins</w:t>
      </w:r>
    </w:p>
    <w:p w14:paraId="354942A2" w14:textId="3771867E" w:rsidR="2F4358A0" w:rsidRDefault="2F4358A0" w:rsidP="2F4358A0">
      <w:pPr>
        <w:spacing w:before="240" w:after="240"/>
      </w:pPr>
      <w:r w:rsidRPr="2F4358A0">
        <w:rPr>
          <w:b/>
          <w:bCs/>
        </w:rPr>
        <w:t>Pros</w:t>
      </w:r>
      <w:r w:rsidRPr="2F4358A0">
        <w:t>:</w:t>
      </w:r>
    </w:p>
    <w:p w14:paraId="624BDBB8" w14:textId="0AE10DC9" w:rsidR="2F4358A0" w:rsidRDefault="2F4358A0" w:rsidP="2F4358A0">
      <w:pPr>
        <w:pStyle w:val="ListParagraph"/>
        <w:numPr>
          <w:ilvl w:val="0"/>
          <w:numId w:val="94"/>
        </w:numPr>
        <w:spacing w:before="240" w:after="240"/>
      </w:pPr>
      <w:r w:rsidRPr="2F4358A0">
        <w:t>Free with Windows OS (Pro, Enterprise)</w:t>
      </w:r>
    </w:p>
    <w:p w14:paraId="08672C19" w14:textId="254302BF" w:rsidR="2F4358A0" w:rsidRDefault="2F4358A0" w:rsidP="2F4358A0">
      <w:pPr>
        <w:pStyle w:val="ListParagraph"/>
        <w:numPr>
          <w:ilvl w:val="0"/>
          <w:numId w:val="94"/>
        </w:numPr>
        <w:spacing w:before="240" w:after="240"/>
      </w:pPr>
      <w:r w:rsidRPr="2F4358A0">
        <w:t>Native integration with Windows and Active Directory</w:t>
      </w:r>
    </w:p>
    <w:p w14:paraId="58B7F55C" w14:textId="3E8FAF5E" w:rsidR="2F4358A0" w:rsidRDefault="2F4358A0" w:rsidP="2F4358A0">
      <w:pPr>
        <w:pStyle w:val="ListParagraph"/>
        <w:numPr>
          <w:ilvl w:val="0"/>
          <w:numId w:val="94"/>
        </w:numPr>
        <w:spacing w:before="240" w:after="240"/>
      </w:pPr>
      <w:r w:rsidRPr="2F4358A0">
        <w:t>Good for enterprise Windows environments</w:t>
      </w:r>
    </w:p>
    <w:p w14:paraId="53FE666B" w14:textId="0EF12282" w:rsidR="2F4358A0" w:rsidRDefault="2F4358A0" w:rsidP="2F4358A0">
      <w:pPr>
        <w:spacing w:before="240" w:after="240"/>
      </w:pPr>
      <w:r w:rsidRPr="2F4358A0">
        <w:rPr>
          <w:b/>
          <w:bCs/>
        </w:rPr>
        <w:t>Cons</w:t>
      </w:r>
      <w:r w:rsidRPr="2F4358A0">
        <w:t>:</w:t>
      </w:r>
    </w:p>
    <w:p w14:paraId="0CDEB545" w14:textId="52BDB5BC" w:rsidR="2F4358A0" w:rsidRDefault="2F4358A0" w:rsidP="2F4358A0">
      <w:pPr>
        <w:pStyle w:val="ListParagraph"/>
        <w:numPr>
          <w:ilvl w:val="0"/>
          <w:numId w:val="93"/>
        </w:numPr>
        <w:spacing w:before="240" w:after="240"/>
      </w:pPr>
      <w:r w:rsidRPr="2F4358A0">
        <w:t>Limited features on desktop version</w:t>
      </w:r>
    </w:p>
    <w:p w14:paraId="6253C1CC" w14:textId="7ABBA689" w:rsidR="2F4358A0" w:rsidRDefault="2F4358A0" w:rsidP="2F4358A0">
      <w:pPr>
        <w:pStyle w:val="ListParagraph"/>
        <w:numPr>
          <w:ilvl w:val="0"/>
          <w:numId w:val="93"/>
        </w:numPr>
        <w:spacing w:before="240" w:after="240"/>
      </w:pPr>
      <w:r w:rsidRPr="2F4358A0">
        <w:t>No macOS host support</w:t>
      </w:r>
    </w:p>
    <w:p w14:paraId="67E415B2" w14:textId="61A74AD1" w:rsidR="2F4358A0" w:rsidRDefault="2F4358A0" w:rsidP="2F4358A0">
      <w:pPr>
        <w:pStyle w:val="ListParagraph"/>
        <w:numPr>
          <w:ilvl w:val="0"/>
          <w:numId w:val="93"/>
        </w:numPr>
        <w:spacing w:before="240" w:after="240"/>
      </w:pPr>
      <w:r w:rsidRPr="2F4358A0">
        <w:t>Less intuitive UI compared to VMware</w:t>
      </w:r>
    </w:p>
    <w:p w14:paraId="04B09DD8" w14:textId="1CFFFDF4" w:rsidR="2F4358A0" w:rsidRDefault="2F4358A0"/>
    <w:p w14:paraId="29C12ED3" w14:textId="35F45570" w:rsidR="2F4358A0" w:rsidRDefault="2F4358A0" w:rsidP="2F4358A0">
      <w:pPr>
        <w:pStyle w:val="Heading3"/>
        <w:spacing w:before="281" w:after="281"/>
      </w:pPr>
      <w:r w:rsidRPr="2F4358A0">
        <w:rPr>
          <w:b/>
          <w:bCs/>
        </w:rPr>
        <w:t>📊 Comparison Table</w:t>
      </w:r>
    </w:p>
    <w:tbl>
      <w:tblPr>
        <w:tblW w:w="0" w:type="auto"/>
        <w:tblInd w:w="-91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042"/>
        <w:gridCol w:w="3839"/>
        <w:gridCol w:w="2600"/>
        <w:gridCol w:w="3219"/>
      </w:tblGrid>
      <w:tr w:rsidR="2F4358A0" w14:paraId="3E9E3416" w14:textId="77777777" w:rsidTr="7A36CC13">
        <w:trPr>
          <w:trHeight w:val="300"/>
        </w:trPr>
        <w:tc>
          <w:tcPr>
            <w:tcW w:w="2042" w:type="dxa"/>
            <w:vAlign w:val="center"/>
          </w:tcPr>
          <w:p w14:paraId="50A5A9CE" w14:textId="235C0D5C" w:rsidR="2F4358A0" w:rsidRDefault="2F4358A0" w:rsidP="2F4358A0">
            <w:pPr>
              <w:spacing w:after="0"/>
              <w:jc w:val="center"/>
            </w:pPr>
            <w:r w:rsidRPr="2F4358A0">
              <w:rPr>
                <w:b/>
                <w:bCs/>
              </w:rPr>
              <w:t>Feature</w:t>
            </w:r>
          </w:p>
        </w:tc>
        <w:tc>
          <w:tcPr>
            <w:tcW w:w="3839" w:type="dxa"/>
            <w:vAlign w:val="center"/>
          </w:tcPr>
          <w:p w14:paraId="6C83B21B" w14:textId="11EC4942" w:rsidR="2F4358A0" w:rsidRDefault="2F4358A0" w:rsidP="2F4358A0">
            <w:pPr>
              <w:spacing w:after="0"/>
              <w:jc w:val="center"/>
            </w:pPr>
            <w:r w:rsidRPr="2F4358A0">
              <w:rPr>
                <w:b/>
                <w:bCs/>
              </w:rPr>
              <w:t>VMware</w:t>
            </w:r>
          </w:p>
        </w:tc>
        <w:tc>
          <w:tcPr>
            <w:tcW w:w="2600" w:type="dxa"/>
            <w:vAlign w:val="center"/>
          </w:tcPr>
          <w:p w14:paraId="55084190" w14:textId="21E29606" w:rsidR="2F4358A0" w:rsidRDefault="2F4358A0" w:rsidP="2F4358A0">
            <w:pPr>
              <w:spacing w:after="0"/>
              <w:jc w:val="center"/>
            </w:pPr>
            <w:r w:rsidRPr="2F4358A0">
              <w:rPr>
                <w:b/>
                <w:bCs/>
              </w:rPr>
              <w:t>VirtualBox</w:t>
            </w:r>
          </w:p>
        </w:tc>
        <w:tc>
          <w:tcPr>
            <w:tcW w:w="3219" w:type="dxa"/>
            <w:vAlign w:val="center"/>
          </w:tcPr>
          <w:p w14:paraId="4F334241" w14:textId="5CE8C45B" w:rsidR="2F4358A0" w:rsidRDefault="2F4358A0" w:rsidP="2F4358A0">
            <w:pPr>
              <w:spacing w:after="0"/>
              <w:jc w:val="center"/>
            </w:pPr>
            <w:r w:rsidRPr="2F4358A0">
              <w:rPr>
                <w:b/>
                <w:bCs/>
              </w:rPr>
              <w:t>Hyper-V</w:t>
            </w:r>
          </w:p>
        </w:tc>
      </w:tr>
      <w:tr w:rsidR="2F4358A0" w14:paraId="16884E3C" w14:textId="77777777" w:rsidTr="7A36CC13">
        <w:trPr>
          <w:trHeight w:val="300"/>
        </w:trPr>
        <w:tc>
          <w:tcPr>
            <w:tcW w:w="2042" w:type="dxa"/>
            <w:vAlign w:val="center"/>
          </w:tcPr>
          <w:p w14:paraId="1EB5D463" w14:textId="1A908B41" w:rsidR="2F4358A0" w:rsidRDefault="2F4358A0" w:rsidP="2F4358A0">
            <w:pPr>
              <w:spacing w:after="0"/>
            </w:pPr>
            <w:r w:rsidRPr="2F4358A0">
              <w:rPr>
                <w:b/>
                <w:bCs/>
              </w:rPr>
              <w:t>Platform</w:t>
            </w:r>
          </w:p>
        </w:tc>
        <w:tc>
          <w:tcPr>
            <w:tcW w:w="3839" w:type="dxa"/>
            <w:vAlign w:val="center"/>
          </w:tcPr>
          <w:p w14:paraId="57392626" w14:textId="43C817FF" w:rsidR="2F4358A0" w:rsidRDefault="2F4358A0" w:rsidP="2F4358A0">
            <w:pPr>
              <w:spacing w:after="0"/>
            </w:pPr>
            <w:r>
              <w:t>Commercial (free/workstation versions)</w:t>
            </w:r>
          </w:p>
        </w:tc>
        <w:tc>
          <w:tcPr>
            <w:tcW w:w="2600" w:type="dxa"/>
            <w:vAlign w:val="center"/>
          </w:tcPr>
          <w:p w14:paraId="160D06C6" w14:textId="45F77C98" w:rsidR="2F4358A0" w:rsidRDefault="2F4358A0" w:rsidP="2F4358A0">
            <w:pPr>
              <w:spacing w:after="0"/>
            </w:pPr>
            <w:r>
              <w:t>Free and open-source</w:t>
            </w:r>
          </w:p>
        </w:tc>
        <w:tc>
          <w:tcPr>
            <w:tcW w:w="3219" w:type="dxa"/>
            <w:vAlign w:val="center"/>
          </w:tcPr>
          <w:p w14:paraId="3B24DF3F" w14:textId="2BCAE71A" w:rsidR="2F4358A0" w:rsidRDefault="2F4358A0" w:rsidP="2F4358A0">
            <w:pPr>
              <w:spacing w:after="0"/>
            </w:pPr>
            <w:r>
              <w:t>Free with Windows Pro/Server</w:t>
            </w:r>
          </w:p>
        </w:tc>
      </w:tr>
      <w:tr w:rsidR="2F4358A0" w14:paraId="0F775C4F" w14:textId="77777777" w:rsidTr="7A36CC13">
        <w:trPr>
          <w:trHeight w:val="300"/>
        </w:trPr>
        <w:tc>
          <w:tcPr>
            <w:tcW w:w="2042" w:type="dxa"/>
            <w:vAlign w:val="center"/>
          </w:tcPr>
          <w:p w14:paraId="3873F858" w14:textId="2CDA958B" w:rsidR="2F4358A0" w:rsidRDefault="2F4358A0" w:rsidP="2F4358A0">
            <w:pPr>
              <w:spacing w:after="0"/>
            </w:pPr>
            <w:r w:rsidRPr="2F4358A0">
              <w:rPr>
                <w:b/>
                <w:bCs/>
              </w:rPr>
              <w:t>Host OS Support</w:t>
            </w:r>
          </w:p>
        </w:tc>
        <w:tc>
          <w:tcPr>
            <w:tcW w:w="3839" w:type="dxa"/>
            <w:vAlign w:val="center"/>
          </w:tcPr>
          <w:p w14:paraId="5F64CA6C" w14:textId="67BBE340" w:rsidR="2F4358A0" w:rsidRDefault="2F4358A0" w:rsidP="2F4358A0">
            <w:pPr>
              <w:spacing w:after="0"/>
            </w:pPr>
            <w:r>
              <w:t>Windows, Linux</w:t>
            </w:r>
          </w:p>
        </w:tc>
        <w:tc>
          <w:tcPr>
            <w:tcW w:w="2600" w:type="dxa"/>
            <w:vAlign w:val="center"/>
          </w:tcPr>
          <w:p w14:paraId="456D1CA3" w14:textId="5FD4EDFF" w:rsidR="2F4358A0" w:rsidRDefault="2F4358A0" w:rsidP="2F4358A0">
            <w:pPr>
              <w:spacing w:after="0"/>
            </w:pPr>
            <w:r>
              <w:t>Windows, Linux, macOS</w:t>
            </w:r>
          </w:p>
        </w:tc>
        <w:tc>
          <w:tcPr>
            <w:tcW w:w="3219" w:type="dxa"/>
            <w:vAlign w:val="center"/>
          </w:tcPr>
          <w:p w14:paraId="79B0B98D" w14:textId="23E6DC32" w:rsidR="2F4358A0" w:rsidRDefault="2F4358A0" w:rsidP="2F4358A0">
            <w:pPr>
              <w:spacing w:after="0"/>
            </w:pPr>
            <w:r>
              <w:t>Windows only</w:t>
            </w:r>
          </w:p>
        </w:tc>
      </w:tr>
      <w:tr w:rsidR="2F4358A0" w14:paraId="767C6FDF" w14:textId="77777777" w:rsidTr="7A36CC13">
        <w:trPr>
          <w:trHeight w:val="300"/>
        </w:trPr>
        <w:tc>
          <w:tcPr>
            <w:tcW w:w="2042" w:type="dxa"/>
            <w:vAlign w:val="center"/>
          </w:tcPr>
          <w:p w14:paraId="3F2CF20C" w14:textId="75BE8BE0" w:rsidR="2F4358A0" w:rsidRDefault="2F4358A0" w:rsidP="2F4358A0">
            <w:pPr>
              <w:spacing w:after="0"/>
            </w:pPr>
            <w:r w:rsidRPr="2F4358A0">
              <w:rPr>
                <w:b/>
                <w:bCs/>
              </w:rPr>
              <w:lastRenderedPageBreak/>
              <w:t>Ease of Use</w:t>
            </w:r>
          </w:p>
        </w:tc>
        <w:tc>
          <w:tcPr>
            <w:tcW w:w="3839" w:type="dxa"/>
            <w:vAlign w:val="center"/>
          </w:tcPr>
          <w:p w14:paraId="31C6A575" w14:textId="4D7F1D94" w:rsidR="2F4358A0" w:rsidRDefault="2F4358A0" w:rsidP="2F4358A0">
            <w:pPr>
              <w:spacing w:after="0"/>
            </w:pPr>
            <w:r>
              <w:t>Moderate</w:t>
            </w:r>
          </w:p>
        </w:tc>
        <w:tc>
          <w:tcPr>
            <w:tcW w:w="2600" w:type="dxa"/>
            <w:vAlign w:val="center"/>
          </w:tcPr>
          <w:p w14:paraId="14DEF7A7" w14:textId="6EB7B2BB" w:rsidR="2F4358A0" w:rsidRDefault="2F4358A0" w:rsidP="2F4358A0">
            <w:pPr>
              <w:spacing w:after="0"/>
            </w:pPr>
            <w:r>
              <w:t>Very user-friendly</w:t>
            </w:r>
          </w:p>
        </w:tc>
        <w:tc>
          <w:tcPr>
            <w:tcW w:w="3219" w:type="dxa"/>
            <w:vAlign w:val="center"/>
          </w:tcPr>
          <w:p w14:paraId="6CA8F411" w14:textId="2AF2F7A2" w:rsidR="2F4358A0" w:rsidRDefault="2F4358A0" w:rsidP="2F4358A0">
            <w:pPr>
              <w:spacing w:after="0"/>
            </w:pPr>
            <w:r>
              <w:t>Simple on Windows, CLI options</w:t>
            </w:r>
          </w:p>
        </w:tc>
      </w:tr>
      <w:tr w:rsidR="2F4358A0" w14:paraId="267003BF" w14:textId="77777777" w:rsidTr="7A36CC13">
        <w:trPr>
          <w:trHeight w:val="300"/>
        </w:trPr>
        <w:tc>
          <w:tcPr>
            <w:tcW w:w="2042" w:type="dxa"/>
            <w:vAlign w:val="center"/>
          </w:tcPr>
          <w:p w14:paraId="7D737C0D" w14:textId="4CECAB30" w:rsidR="2F4358A0" w:rsidRDefault="2F4358A0" w:rsidP="2F4358A0">
            <w:pPr>
              <w:spacing w:after="0"/>
            </w:pPr>
            <w:r w:rsidRPr="2F4358A0">
              <w:rPr>
                <w:b/>
                <w:bCs/>
              </w:rPr>
              <w:t>Performance</w:t>
            </w:r>
          </w:p>
        </w:tc>
        <w:tc>
          <w:tcPr>
            <w:tcW w:w="3839" w:type="dxa"/>
            <w:vAlign w:val="center"/>
          </w:tcPr>
          <w:p w14:paraId="1D4B3E36" w14:textId="48ABCBD5" w:rsidR="2F4358A0" w:rsidRDefault="2F4358A0" w:rsidP="2F4358A0">
            <w:pPr>
              <w:spacing w:after="0"/>
            </w:pPr>
            <w:r>
              <w:t>High</w:t>
            </w:r>
          </w:p>
        </w:tc>
        <w:tc>
          <w:tcPr>
            <w:tcW w:w="2600" w:type="dxa"/>
            <w:vAlign w:val="center"/>
          </w:tcPr>
          <w:p w14:paraId="2EC6226A" w14:textId="028F7A76" w:rsidR="2F4358A0" w:rsidRDefault="2F4358A0" w:rsidP="2F4358A0">
            <w:pPr>
              <w:spacing w:after="0"/>
            </w:pPr>
            <w:r>
              <w:t>Moderate</w:t>
            </w:r>
          </w:p>
        </w:tc>
        <w:tc>
          <w:tcPr>
            <w:tcW w:w="3219" w:type="dxa"/>
            <w:vAlign w:val="center"/>
          </w:tcPr>
          <w:p w14:paraId="731836DF" w14:textId="46AE97FA" w:rsidR="2F4358A0" w:rsidRDefault="2F4358A0" w:rsidP="2F4358A0">
            <w:pPr>
              <w:spacing w:after="0"/>
            </w:pPr>
            <w:r>
              <w:t>High on Windows</w:t>
            </w:r>
          </w:p>
        </w:tc>
      </w:tr>
      <w:tr w:rsidR="2F4358A0" w14:paraId="65A1E26B" w14:textId="77777777" w:rsidTr="7A36CC13">
        <w:trPr>
          <w:trHeight w:val="300"/>
        </w:trPr>
        <w:tc>
          <w:tcPr>
            <w:tcW w:w="2042" w:type="dxa"/>
            <w:vAlign w:val="center"/>
          </w:tcPr>
          <w:p w14:paraId="21D168B4" w14:textId="4A61051A" w:rsidR="2F4358A0" w:rsidRDefault="2F4358A0" w:rsidP="2F4358A0">
            <w:pPr>
              <w:spacing w:after="0"/>
            </w:pPr>
            <w:r w:rsidRPr="2F4358A0">
              <w:rPr>
                <w:b/>
                <w:bCs/>
              </w:rPr>
              <w:t>Enterprise Features</w:t>
            </w:r>
          </w:p>
        </w:tc>
        <w:tc>
          <w:tcPr>
            <w:tcW w:w="3839" w:type="dxa"/>
            <w:vAlign w:val="center"/>
          </w:tcPr>
          <w:p w14:paraId="0D49B139" w14:textId="66C0FAF3" w:rsidR="2F4358A0" w:rsidRDefault="2F4358A0" w:rsidP="2F4358A0">
            <w:pPr>
              <w:spacing w:after="0"/>
            </w:pPr>
            <w:r>
              <w:t xml:space="preserve">Yes (HA, DRS, </w:t>
            </w:r>
            <w:proofErr w:type="spellStart"/>
            <w:r>
              <w:t>vMotion</w:t>
            </w:r>
            <w:proofErr w:type="spellEnd"/>
            <w:r>
              <w:t>, vCenter)</w:t>
            </w:r>
          </w:p>
        </w:tc>
        <w:tc>
          <w:tcPr>
            <w:tcW w:w="2600" w:type="dxa"/>
            <w:vAlign w:val="center"/>
          </w:tcPr>
          <w:p w14:paraId="479C6AF9" w14:textId="70C0C0CF" w:rsidR="2F4358A0" w:rsidRDefault="2F4358A0" w:rsidP="2F4358A0">
            <w:pPr>
              <w:spacing w:after="0"/>
            </w:pPr>
            <w:r>
              <w:t>No</w:t>
            </w:r>
          </w:p>
        </w:tc>
        <w:tc>
          <w:tcPr>
            <w:tcW w:w="3219" w:type="dxa"/>
            <w:vAlign w:val="center"/>
          </w:tcPr>
          <w:p w14:paraId="1D55F5E7" w14:textId="71E668AD" w:rsidR="2F4358A0" w:rsidRDefault="2F4358A0" w:rsidP="2F4358A0">
            <w:pPr>
              <w:spacing w:after="0"/>
            </w:pPr>
            <w:r>
              <w:t>Limited (better on Server)</w:t>
            </w:r>
          </w:p>
        </w:tc>
      </w:tr>
      <w:tr w:rsidR="2F4358A0" w14:paraId="2ACEDFD2" w14:textId="77777777" w:rsidTr="7A36CC13">
        <w:trPr>
          <w:trHeight w:val="300"/>
        </w:trPr>
        <w:tc>
          <w:tcPr>
            <w:tcW w:w="2042" w:type="dxa"/>
            <w:vAlign w:val="center"/>
          </w:tcPr>
          <w:p w14:paraId="25095878" w14:textId="42EE587E" w:rsidR="2F4358A0" w:rsidRDefault="2F4358A0" w:rsidP="2F4358A0">
            <w:pPr>
              <w:spacing w:after="0"/>
            </w:pPr>
            <w:r w:rsidRPr="2F4358A0">
              <w:rPr>
                <w:b/>
                <w:bCs/>
              </w:rPr>
              <w:t>Use in Production</w:t>
            </w:r>
          </w:p>
        </w:tc>
        <w:tc>
          <w:tcPr>
            <w:tcW w:w="3839" w:type="dxa"/>
            <w:vAlign w:val="center"/>
          </w:tcPr>
          <w:p w14:paraId="53A32C26" w14:textId="0679F328" w:rsidR="2F4358A0" w:rsidRDefault="2F4358A0" w:rsidP="2F4358A0">
            <w:pPr>
              <w:spacing w:after="0"/>
            </w:pPr>
            <w:r>
              <w:t>Yes</w:t>
            </w:r>
          </w:p>
        </w:tc>
        <w:tc>
          <w:tcPr>
            <w:tcW w:w="2600" w:type="dxa"/>
            <w:vAlign w:val="center"/>
          </w:tcPr>
          <w:p w14:paraId="4676BDB7" w14:textId="364393FC" w:rsidR="2F4358A0" w:rsidRDefault="2F4358A0" w:rsidP="2F4358A0">
            <w:pPr>
              <w:spacing w:after="0"/>
            </w:pPr>
            <w:r>
              <w:t>Rarely</w:t>
            </w:r>
          </w:p>
        </w:tc>
        <w:tc>
          <w:tcPr>
            <w:tcW w:w="3219" w:type="dxa"/>
            <w:vAlign w:val="center"/>
          </w:tcPr>
          <w:p w14:paraId="5951D0FA" w14:textId="2FF0B1B9" w:rsidR="2F4358A0" w:rsidRDefault="2F4358A0" w:rsidP="2F4358A0">
            <w:pPr>
              <w:spacing w:after="0"/>
            </w:pPr>
            <w:r>
              <w:t>Yes (mainly in Microsoft stack)</w:t>
            </w:r>
          </w:p>
        </w:tc>
      </w:tr>
      <w:tr w:rsidR="2F4358A0" w14:paraId="429E991C" w14:textId="77777777" w:rsidTr="7A36CC13">
        <w:trPr>
          <w:trHeight w:val="300"/>
        </w:trPr>
        <w:tc>
          <w:tcPr>
            <w:tcW w:w="2042" w:type="dxa"/>
            <w:vAlign w:val="center"/>
          </w:tcPr>
          <w:p w14:paraId="19AD2247" w14:textId="5D196365" w:rsidR="2F4358A0" w:rsidRDefault="2F4358A0" w:rsidP="2F4358A0">
            <w:pPr>
              <w:spacing w:after="0"/>
            </w:pPr>
            <w:r w:rsidRPr="2F4358A0">
              <w:rPr>
                <w:b/>
                <w:bCs/>
              </w:rPr>
              <w:t>Best For</w:t>
            </w:r>
          </w:p>
        </w:tc>
        <w:tc>
          <w:tcPr>
            <w:tcW w:w="3839" w:type="dxa"/>
            <w:vAlign w:val="center"/>
          </w:tcPr>
          <w:p w14:paraId="75EAB023" w14:textId="4119B8ED" w:rsidR="2F4358A0" w:rsidRDefault="2F4358A0" w:rsidP="2F4358A0">
            <w:pPr>
              <w:spacing w:after="0"/>
            </w:pPr>
            <w:r>
              <w:t>Large enterprises, data centers</w:t>
            </w:r>
          </w:p>
        </w:tc>
        <w:tc>
          <w:tcPr>
            <w:tcW w:w="2600" w:type="dxa"/>
            <w:vAlign w:val="center"/>
          </w:tcPr>
          <w:p w14:paraId="2974446D" w14:textId="41C10B08" w:rsidR="2F4358A0" w:rsidRDefault="2F4358A0" w:rsidP="2F4358A0">
            <w:pPr>
              <w:spacing w:after="0"/>
            </w:pPr>
            <w:r>
              <w:t>Students, hobbyists, testers</w:t>
            </w:r>
          </w:p>
        </w:tc>
        <w:tc>
          <w:tcPr>
            <w:tcW w:w="3219" w:type="dxa"/>
            <w:vAlign w:val="center"/>
          </w:tcPr>
          <w:p w14:paraId="5096481F" w14:textId="61D6178E" w:rsidR="2F4358A0" w:rsidRDefault="2F4358A0" w:rsidP="2F4358A0">
            <w:pPr>
              <w:spacing w:after="0"/>
            </w:pPr>
            <w:r>
              <w:t>Windows admins, SMBs</w:t>
            </w:r>
          </w:p>
        </w:tc>
      </w:tr>
    </w:tbl>
    <w:p w14:paraId="441F2B5D" w14:textId="5C3B5AF4" w:rsidR="2F4358A0" w:rsidRDefault="2F4358A0"/>
    <w:p w14:paraId="591C6D87" w14:textId="5EB674BA" w:rsidR="2F4358A0" w:rsidRDefault="2F4358A0" w:rsidP="2F4358A0">
      <w:pPr>
        <w:pStyle w:val="Heading3"/>
        <w:spacing w:before="281" w:after="281"/>
      </w:pPr>
      <w:r w:rsidRPr="2F4358A0">
        <w:rPr>
          <w:b/>
          <w:bCs/>
        </w:rPr>
        <w:t>✅ Market Dominance Overview</w:t>
      </w:r>
    </w:p>
    <w:p w14:paraId="7C0617DF" w14:textId="412A9756" w:rsidR="2F4358A0" w:rsidRDefault="2F4358A0" w:rsidP="2F4358A0">
      <w:pPr>
        <w:pStyle w:val="ListParagraph"/>
        <w:numPr>
          <w:ilvl w:val="0"/>
          <w:numId w:val="92"/>
        </w:numPr>
        <w:spacing w:before="240" w:after="240"/>
      </w:pPr>
      <w:r w:rsidRPr="2F4358A0">
        <w:rPr>
          <w:b/>
          <w:bCs/>
        </w:rPr>
        <w:t>VMware</w:t>
      </w:r>
      <w:r w:rsidRPr="2F4358A0">
        <w:t>: Market leader in enterprise virtualization and hybrid cloud.</w:t>
      </w:r>
    </w:p>
    <w:p w14:paraId="7E9BB9B7" w14:textId="00EE7B5A" w:rsidR="2F4358A0" w:rsidRDefault="2F4358A0" w:rsidP="2F4358A0">
      <w:pPr>
        <w:pStyle w:val="ListParagraph"/>
        <w:numPr>
          <w:ilvl w:val="0"/>
          <w:numId w:val="92"/>
        </w:numPr>
        <w:spacing w:before="240" w:after="240"/>
      </w:pPr>
      <w:r w:rsidRPr="2F4358A0">
        <w:rPr>
          <w:b/>
          <w:bCs/>
        </w:rPr>
        <w:t>VirtualBox</w:t>
      </w:r>
      <w:r w:rsidRPr="2F4358A0">
        <w:t>: Popular in education, individual use, and open-source communities.</w:t>
      </w:r>
    </w:p>
    <w:p w14:paraId="52906278" w14:textId="40FD3D6E" w:rsidR="2F4358A0" w:rsidRDefault="2F4358A0" w:rsidP="2F4358A0">
      <w:pPr>
        <w:pStyle w:val="ListParagraph"/>
        <w:numPr>
          <w:ilvl w:val="0"/>
          <w:numId w:val="92"/>
        </w:numPr>
        <w:spacing w:before="240" w:after="240"/>
      </w:pPr>
      <w:r w:rsidRPr="2F4358A0">
        <w:rPr>
          <w:b/>
          <w:bCs/>
        </w:rPr>
        <w:t>Hyper-V</w:t>
      </w:r>
      <w:r w:rsidRPr="2F4358A0">
        <w:t>: Strong within Microsoft-centric businesses and data centers.</w:t>
      </w:r>
    </w:p>
    <w:p w14:paraId="00887C40" w14:textId="1E49FEBD" w:rsidR="2F4358A0" w:rsidRDefault="2F4358A0"/>
    <w:p w14:paraId="7A1CB730" w14:textId="75AC0F4E" w:rsidR="2F4358A0" w:rsidRDefault="2F4358A0" w:rsidP="2F4358A0">
      <w:pPr>
        <w:pStyle w:val="Heading3"/>
        <w:spacing w:before="281" w:after="281"/>
      </w:pPr>
      <w:r w:rsidRPr="2F4358A0">
        <w:rPr>
          <w:b/>
          <w:bCs/>
        </w:rPr>
        <w:t>🟢 Conclusion</w:t>
      </w:r>
    </w:p>
    <w:p w14:paraId="7EF91309" w14:textId="0D3ACF98" w:rsidR="2F4358A0" w:rsidRDefault="2F4358A0" w:rsidP="2F4358A0">
      <w:pPr>
        <w:pStyle w:val="ListParagraph"/>
        <w:numPr>
          <w:ilvl w:val="0"/>
          <w:numId w:val="91"/>
        </w:numPr>
        <w:spacing w:before="240" w:after="240"/>
      </w:pPr>
      <w:r w:rsidRPr="2F4358A0">
        <w:rPr>
          <w:b/>
          <w:bCs/>
        </w:rPr>
        <w:t>Use VMware</w:t>
      </w:r>
      <w:r w:rsidRPr="2F4358A0">
        <w:t xml:space="preserve"> if you need robust, scalable enterprise solutions with cloud integration.</w:t>
      </w:r>
    </w:p>
    <w:p w14:paraId="3320CB61" w14:textId="2EFE5270" w:rsidR="2F4358A0" w:rsidRDefault="2F4358A0" w:rsidP="2F4358A0">
      <w:pPr>
        <w:pStyle w:val="ListParagraph"/>
        <w:numPr>
          <w:ilvl w:val="0"/>
          <w:numId w:val="91"/>
        </w:numPr>
        <w:spacing w:before="240" w:after="240"/>
      </w:pPr>
      <w:r w:rsidRPr="2F4358A0">
        <w:rPr>
          <w:b/>
          <w:bCs/>
        </w:rPr>
        <w:t>Use VirtualBox</w:t>
      </w:r>
      <w:r w:rsidRPr="2F4358A0">
        <w:t xml:space="preserve"> for lightweight, educational, or personal VM needs.</w:t>
      </w:r>
    </w:p>
    <w:p w14:paraId="09ADF352" w14:textId="531074C4" w:rsidR="2F4358A0" w:rsidRDefault="2F4358A0" w:rsidP="2F4358A0">
      <w:pPr>
        <w:pStyle w:val="ListParagraph"/>
        <w:numPr>
          <w:ilvl w:val="0"/>
          <w:numId w:val="91"/>
        </w:numPr>
        <w:spacing w:before="240" w:after="240"/>
      </w:pPr>
      <w:r w:rsidRPr="2F4358A0">
        <w:rPr>
          <w:b/>
          <w:bCs/>
        </w:rPr>
        <w:t>Use Hyper-V</w:t>
      </w:r>
      <w:r w:rsidRPr="2F4358A0">
        <w:t xml:space="preserve"> for Windows-based infrastructures with tight Microsoft integration.</w:t>
      </w:r>
    </w:p>
    <w:p w14:paraId="79AE5E9E" w14:textId="535766B9" w:rsidR="2F4358A0" w:rsidRDefault="2F4358A0" w:rsidP="2F4358A0">
      <w:pPr>
        <w:spacing w:before="240" w:after="240"/>
      </w:pPr>
      <w:r w:rsidRPr="2F4358A0">
        <w:t xml:space="preserve">Each platform serves a different target audience, and the best choice depends on your </w:t>
      </w:r>
      <w:r w:rsidRPr="2F4358A0">
        <w:rPr>
          <w:b/>
          <w:bCs/>
        </w:rPr>
        <w:t>environment, budget, and technical goals</w:t>
      </w:r>
      <w:r w:rsidRPr="2F4358A0">
        <w:t>.</w:t>
      </w:r>
    </w:p>
    <w:p w14:paraId="2758445B" w14:textId="0877EB27" w:rsidR="2F4358A0" w:rsidRDefault="2F4358A0" w:rsidP="2F4358A0">
      <w:pPr>
        <w:pStyle w:val="NormalWeb"/>
        <w:ind w:left="720"/>
        <w:rPr>
          <w:rStyle w:val="Strong"/>
          <w:rFonts w:eastAsiaTheme="majorEastAsia"/>
          <w:b w:val="0"/>
          <w:bCs w:val="0"/>
          <w:color w:val="FF0000"/>
        </w:rPr>
      </w:pPr>
    </w:p>
    <w:p w14:paraId="02670CA1" w14:textId="4999B4E5" w:rsidR="0074583F" w:rsidRPr="00870497" w:rsidRDefault="0074583F" w:rsidP="2F478EB5">
      <w:pPr>
        <w:pStyle w:val="NormalWeb"/>
        <w:ind w:left="720"/>
        <w:rPr>
          <w:rStyle w:val="Strong"/>
          <w:rFonts w:eastAsiaTheme="majorEastAsia"/>
          <w:b w:val="0"/>
          <w:bCs w:val="0"/>
          <w:color w:val="FF0000"/>
        </w:rPr>
      </w:pPr>
      <w:r w:rsidRPr="04BF2C7B">
        <w:rPr>
          <w:rStyle w:val="Strong"/>
          <w:rFonts w:eastAsiaTheme="majorEastAsia"/>
          <w:b w:val="0"/>
          <w:bCs w:val="0"/>
          <w:color w:val="FF0000"/>
        </w:rPr>
        <w:t xml:space="preserve"> </w:t>
      </w:r>
    </w:p>
    <w:p w14:paraId="465C23C0" w14:textId="5CF2F8E0" w:rsidR="0074583F" w:rsidRPr="00870497" w:rsidRDefault="798C4040" w:rsidP="002E5D0A">
      <w:pPr>
        <w:pStyle w:val="NormalWeb"/>
        <w:numPr>
          <w:ilvl w:val="0"/>
          <w:numId w:val="29"/>
        </w:numPr>
        <w:rPr>
          <w:rStyle w:val="Strong"/>
          <w:rFonts w:eastAsiaTheme="majorEastAsia"/>
          <w:b w:val="0"/>
          <w:bCs w:val="0"/>
          <w:color w:val="FF0000"/>
        </w:rPr>
      </w:pPr>
      <w:r w:rsidRPr="798C4040">
        <w:rPr>
          <w:rStyle w:val="Strong"/>
          <w:rFonts w:eastAsiaTheme="majorEastAsia"/>
          <w:b w:val="0"/>
          <w:bCs w:val="0"/>
          <w:color w:val="FF0000"/>
        </w:rPr>
        <w:t xml:space="preserve">Introduce the concept of cloud computing. Explain the fundamental characteristics and key components that differentiate cloud computing from traditional IT infrastructure models. </w:t>
      </w:r>
    </w:p>
    <w:p w14:paraId="1EC21F29" w14:textId="4CFEC49C" w:rsidR="798C4040" w:rsidRDefault="798C4040" w:rsidP="798C4040">
      <w:pPr>
        <w:spacing w:before="240" w:after="240"/>
      </w:pPr>
      <w:r w:rsidRPr="798C4040">
        <w:t>Certainly! Here's a detailed answer for your question:</w:t>
      </w:r>
    </w:p>
    <w:p w14:paraId="450D4BEE" w14:textId="2BF09644" w:rsidR="798C4040" w:rsidRDefault="798C4040"/>
    <w:p w14:paraId="16A726B5" w14:textId="34BD4136" w:rsidR="798C4040" w:rsidRDefault="798C4040" w:rsidP="798C4040">
      <w:pPr>
        <w:pStyle w:val="Heading3"/>
        <w:spacing w:before="281" w:after="281"/>
      </w:pPr>
      <w:r w:rsidRPr="798C4040">
        <w:rPr>
          <w:b/>
          <w:bCs/>
        </w:rPr>
        <w:t>✅ Introduction to Cloud Computing</w:t>
      </w:r>
    </w:p>
    <w:p w14:paraId="7171994A" w14:textId="02B044BD" w:rsidR="798C4040" w:rsidRDefault="798C4040" w:rsidP="798C4040">
      <w:pPr>
        <w:spacing w:before="240" w:after="240"/>
      </w:pPr>
      <w:r w:rsidRPr="798C4040">
        <w:rPr>
          <w:b/>
          <w:bCs/>
        </w:rPr>
        <w:t>Cloud Computing</w:t>
      </w:r>
      <w:r w:rsidRPr="798C4040">
        <w:t xml:space="preserve"> is a model for delivering computing services—such as servers, storage, databases, networking, software, analytics, and intelligence—</w:t>
      </w:r>
      <w:r w:rsidRPr="798C4040">
        <w:rPr>
          <w:b/>
          <w:bCs/>
        </w:rPr>
        <w:t>over the Internet (“the cloud”)</w:t>
      </w:r>
      <w:r w:rsidRPr="798C4040">
        <w:t>, rather than owning and maintaining physical hardware and software yourself.</w:t>
      </w:r>
    </w:p>
    <w:p w14:paraId="2E2F8FD5" w14:textId="3382A054" w:rsidR="798C4040" w:rsidRDefault="798C4040" w:rsidP="798C4040">
      <w:pPr>
        <w:spacing w:before="240" w:after="240"/>
      </w:pPr>
      <w:r w:rsidRPr="798C4040">
        <w:lastRenderedPageBreak/>
        <w:t xml:space="preserve">It allows </w:t>
      </w:r>
      <w:r w:rsidRPr="798C4040">
        <w:rPr>
          <w:b/>
          <w:bCs/>
        </w:rPr>
        <w:t>on-demand access</w:t>
      </w:r>
      <w:r w:rsidRPr="798C4040">
        <w:t xml:space="preserve"> to resources, </w:t>
      </w:r>
      <w:r w:rsidRPr="798C4040">
        <w:rPr>
          <w:b/>
          <w:bCs/>
        </w:rPr>
        <w:t>scalability</w:t>
      </w:r>
      <w:r w:rsidRPr="798C4040">
        <w:t xml:space="preserve">, </w:t>
      </w:r>
      <w:r w:rsidRPr="798C4040">
        <w:rPr>
          <w:b/>
          <w:bCs/>
        </w:rPr>
        <w:t>cost-effectiveness</w:t>
      </w:r>
      <w:r w:rsidRPr="798C4040">
        <w:t xml:space="preserve">, and </w:t>
      </w:r>
      <w:r w:rsidRPr="798C4040">
        <w:rPr>
          <w:b/>
          <w:bCs/>
        </w:rPr>
        <w:t>flexibility</w:t>
      </w:r>
      <w:r w:rsidRPr="798C4040">
        <w:t>, making it a core part of modern IT infrastructure.</w:t>
      </w:r>
    </w:p>
    <w:p w14:paraId="6AFA5C1A" w14:textId="33913FD6" w:rsidR="798C4040" w:rsidRDefault="798C4040"/>
    <w:p w14:paraId="1869A1C4" w14:textId="5CBC9F19" w:rsidR="798C4040" w:rsidRDefault="798C4040" w:rsidP="798C4040">
      <w:pPr>
        <w:pStyle w:val="Heading2"/>
        <w:spacing w:before="299" w:after="299"/>
      </w:pPr>
      <w:r w:rsidRPr="798C4040">
        <w:rPr>
          <w:b/>
          <w:bCs/>
          <w:sz w:val="36"/>
          <w:szCs w:val="36"/>
        </w:rPr>
        <w:t>☁️ Key Characteristics of Cloud Computing</w:t>
      </w:r>
    </w:p>
    <w:p w14:paraId="0810D15F" w14:textId="2B3BDC83" w:rsidR="798C4040" w:rsidRDefault="798C4040" w:rsidP="798C4040">
      <w:pPr>
        <w:spacing w:before="240" w:after="240"/>
      </w:pPr>
      <w:r w:rsidRPr="798C4040">
        <w:t xml:space="preserve">According to the </w:t>
      </w:r>
      <w:r w:rsidRPr="798C4040">
        <w:rPr>
          <w:b/>
          <w:bCs/>
        </w:rPr>
        <w:t>NIST (National Institute of Standards and Technology)</w:t>
      </w:r>
      <w:r w:rsidRPr="798C4040">
        <w:t xml:space="preserve"> definition, cloud computing has </w:t>
      </w:r>
      <w:r w:rsidRPr="798C4040">
        <w:rPr>
          <w:b/>
          <w:bCs/>
        </w:rPr>
        <w:t>five essential characteristics</w:t>
      </w:r>
      <w:r w:rsidRPr="798C4040">
        <w:t>:</w:t>
      </w:r>
    </w:p>
    <w:p w14:paraId="10C417AA" w14:textId="711CB2AC" w:rsidR="798C4040" w:rsidRDefault="798C4040" w:rsidP="798C4040">
      <w:pPr>
        <w:pStyle w:val="Heading3"/>
        <w:spacing w:before="281" w:after="281"/>
      </w:pPr>
      <w:r w:rsidRPr="798C4040">
        <w:rPr>
          <w:b/>
          <w:bCs/>
        </w:rPr>
        <w:t>1. On-Demand Self-Service</w:t>
      </w:r>
    </w:p>
    <w:p w14:paraId="60490D8D" w14:textId="142F67AC" w:rsidR="798C4040" w:rsidRDefault="798C4040" w:rsidP="798C4040">
      <w:pPr>
        <w:pStyle w:val="ListParagraph"/>
        <w:numPr>
          <w:ilvl w:val="0"/>
          <w:numId w:val="28"/>
        </w:numPr>
        <w:spacing w:before="240" w:after="240"/>
      </w:pPr>
      <w:r w:rsidRPr="798C4040">
        <w:t xml:space="preserve">Users can automatically provision computing resources (e.g., server, storage) </w:t>
      </w:r>
      <w:r w:rsidRPr="798C4040">
        <w:rPr>
          <w:b/>
          <w:bCs/>
        </w:rPr>
        <w:t>without human interaction</w:t>
      </w:r>
      <w:r w:rsidRPr="798C4040">
        <w:t xml:space="preserve"> with the provider.</w:t>
      </w:r>
    </w:p>
    <w:p w14:paraId="2D9B87CD" w14:textId="39E4FF87" w:rsidR="798C4040" w:rsidRDefault="798C4040" w:rsidP="798C4040">
      <w:pPr>
        <w:pStyle w:val="ListParagraph"/>
        <w:numPr>
          <w:ilvl w:val="0"/>
          <w:numId w:val="28"/>
        </w:numPr>
        <w:spacing w:before="240" w:after="240"/>
      </w:pPr>
      <w:r w:rsidRPr="798C4040">
        <w:t>Example: Launching a virtual machine (VM) in AWS or Azure instantly.</w:t>
      </w:r>
    </w:p>
    <w:p w14:paraId="4CCC352F" w14:textId="035E0CC3" w:rsidR="798C4040" w:rsidRDefault="798C4040" w:rsidP="798C4040">
      <w:pPr>
        <w:pStyle w:val="Heading3"/>
        <w:spacing w:before="281" w:after="281"/>
      </w:pPr>
      <w:r w:rsidRPr="798C4040">
        <w:rPr>
          <w:b/>
          <w:bCs/>
        </w:rPr>
        <w:t>2. Broad Network Access</w:t>
      </w:r>
    </w:p>
    <w:p w14:paraId="1B1C1017" w14:textId="7810272C" w:rsidR="798C4040" w:rsidRDefault="798C4040" w:rsidP="798C4040">
      <w:pPr>
        <w:pStyle w:val="ListParagraph"/>
        <w:numPr>
          <w:ilvl w:val="0"/>
          <w:numId w:val="27"/>
        </w:numPr>
        <w:spacing w:before="240" w:after="240"/>
      </w:pPr>
      <w:r w:rsidRPr="798C4040">
        <w:t xml:space="preserve">Services are accessible </w:t>
      </w:r>
      <w:r w:rsidRPr="798C4040">
        <w:rPr>
          <w:b/>
          <w:bCs/>
        </w:rPr>
        <w:t>over the internet</w:t>
      </w:r>
      <w:r w:rsidRPr="798C4040">
        <w:t xml:space="preserve"> from anywhere using standard devices (laptops, mobiles, etc.).</w:t>
      </w:r>
    </w:p>
    <w:p w14:paraId="45AC55F2" w14:textId="7286684D" w:rsidR="798C4040" w:rsidRDefault="798C4040" w:rsidP="798C4040">
      <w:pPr>
        <w:pStyle w:val="Heading3"/>
        <w:spacing w:before="281" w:after="281"/>
      </w:pPr>
      <w:r w:rsidRPr="798C4040">
        <w:rPr>
          <w:b/>
          <w:bCs/>
        </w:rPr>
        <w:t>3. Resource Pooling</w:t>
      </w:r>
    </w:p>
    <w:p w14:paraId="38504CF3" w14:textId="003F7CE1" w:rsidR="798C4040" w:rsidRDefault="798C4040" w:rsidP="798C4040">
      <w:pPr>
        <w:pStyle w:val="ListParagraph"/>
        <w:numPr>
          <w:ilvl w:val="0"/>
          <w:numId w:val="26"/>
        </w:numPr>
        <w:spacing w:before="240" w:after="240"/>
      </w:pPr>
      <w:r w:rsidRPr="798C4040">
        <w:t xml:space="preserve">Cloud providers serve multiple customers using a </w:t>
      </w:r>
      <w:r w:rsidRPr="798C4040">
        <w:rPr>
          <w:b/>
          <w:bCs/>
        </w:rPr>
        <w:t>multi-tenant model</w:t>
      </w:r>
      <w:r w:rsidRPr="798C4040">
        <w:t xml:space="preserve"> with pooled resources (e.g., storage, RAM, CPU).</w:t>
      </w:r>
    </w:p>
    <w:p w14:paraId="759CEF02" w14:textId="19A6DB45" w:rsidR="798C4040" w:rsidRDefault="798C4040" w:rsidP="798C4040">
      <w:pPr>
        <w:pStyle w:val="ListParagraph"/>
        <w:numPr>
          <w:ilvl w:val="0"/>
          <w:numId w:val="26"/>
        </w:numPr>
        <w:spacing w:before="240" w:after="240"/>
      </w:pPr>
      <w:r w:rsidRPr="798C4040">
        <w:t xml:space="preserve">Resources are </w:t>
      </w:r>
      <w:r w:rsidRPr="798C4040">
        <w:rPr>
          <w:b/>
          <w:bCs/>
        </w:rPr>
        <w:t>dynamically assigned and reassigned</w:t>
      </w:r>
      <w:r w:rsidRPr="798C4040">
        <w:t xml:space="preserve"> according to demand.</w:t>
      </w:r>
    </w:p>
    <w:p w14:paraId="5B736C41" w14:textId="057C136D" w:rsidR="798C4040" w:rsidRDefault="798C4040" w:rsidP="798C4040">
      <w:pPr>
        <w:pStyle w:val="Heading3"/>
        <w:spacing w:before="281" w:after="281"/>
      </w:pPr>
      <w:r w:rsidRPr="798C4040">
        <w:rPr>
          <w:b/>
          <w:bCs/>
        </w:rPr>
        <w:t>4. Rapid Elasticity</w:t>
      </w:r>
    </w:p>
    <w:p w14:paraId="43544639" w14:textId="15B2F1C6" w:rsidR="798C4040" w:rsidRDefault="798C4040" w:rsidP="798C4040">
      <w:pPr>
        <w:pStyle w:val="ListParagraph"/>
        <w:numPr>
          <w:ilvl w:val="0"/>
          <w:numId w:val="25"/>
        </w:numPr>
        <w:spacing w:before="240" w:after="240"/>
      </w:pPr>
      <w:r w:rsidRPr="798C4040">
        <w:t xml:space="preserve">Resources can be </w:t>
      </w:r>
      <w:r w:rsidRPr="798C4040">
        <w:rPr>
          <w:b/>
          <w:bCs/>
        </w:rPr>
        <w:t>scaled up or down automatically</w:t>
      </w:r>
      <w:r w:rsidRPr="798C4040">
        <w:t xml:space="preserve"> based on load.</w:t>
      </w:r>
    </w:p>
    <w:p w14:paraId="31C29701" w14:textId="5D9B8605" w:rsidR="798C4040" w:rsidRDefault="798C4040" w:rsidP="798C4040">
      <w:pPr>
        <w:pStyle w:val="ListParagraph"/>
        <w:numPr>
          <w:ilvl w:val="0"/>
          <w:numId w:val="25"/>
        </w:numPr>
        <w:spacing w:before="240" w:after="240"/>
      </w:pPr>
      <w:r w:rsidRPr="798C4040">
        <w:t>Example: Adding more VMs during traffic spikes.</w:t>
      </w:r>
    </w:p>
    <w:p w14:paraId="369DB2BB" w14:textId="447A6314" w:rsidR="798C4040" w:rsidRDefault="798C4040" w:rsidP="798C4040">
      <w:pPr>
        <w:pStyle w:val="Heading3"/>
        <w:spacing w:before="281" w:after="281"/>
      </w:pPr>
      <w:r w:rsidRPr="798C4040">
        <w:rPr>
          <w:b/>
          <w:bCs/>
        </w:rPr>
        <w:t>5. Measured Service</w:t>
      </w:r>
    </w:p>
    <w:p w14:paraId="470642AE" w14:textId="303E7735" w:rsidR="798C4040" w:rsidRDefault="798C4040" w:rsidP="798C4040">
      <w:pPr>
        <w:pStyle w:val="ListParagraph"/>
        <w:numPr>
          <w:ilvl w:val="0"/>
          <w:numId w:val="24"/>
        </w:numPr>
        <w:spacing w:before="240" w:after="240"/>
      </w:pPr>
      <w:r w:rsidRPr="798C4040">
        <w:t xml:space="preserve">Cloud systems automatically control and optimize resources using a </w:t>
      </w:r>
      <w:r w:rsidRPr="798C4040">
        <w:rPr>
          <w:b/>
          <w:bCs/>
        </w:rPr>
        <w:t>metering capability</w:t>
      </w:r>
      <w:r w:rsidRPr="798C4040">
        <w:t>.</w:t>
      </w:r>
    </w:p>
    <w:p w14:paraId="378ACA54" w14:textId="0C034BD1" w:rsidR="798C4040" w:rsidRDefault="798C4040" w:rsidP="798C4040">
      <w:pPr>
        <w:pStyle w:val="ListParagraph"/>
        <w:numPr>
          <w:ilvl w:val="0"/>
          <w:numId w:val="24"/>
        </w:numPr>
        <w:spacing w:before="240" w:after="240"/>
      </w:pPr>
      <w:r w:rsidRPr="798C4040">
        <w:t xml:space="preserve">Customers pay </w:t>
      </w:r>
      <w:r w:rsidRPr="798C4040">
        <w:rPr>
          <w:b/>
          <w:bCs/>
        </w:rPr>
        <w:t>only for what they use</w:t>
      </w:r>
      <w:r w:rsidRPr="798C4040">
        <w:t xml:space="preserve"> (like electricity).</w:t>
      </w:r>
    </w:p>
    <w:p w14:paraId="34E0B99E" w14:textId="1A9F7C45" w:rsidR="798C4040" w:rsidRDefault="798C4040"/>
    <w:p w14:paraId="5DBD5221" w14:textId="4A05E61F" w:rsidR="798C4040" w:rsidRDefault="798C4040" w:rsidP="798C4040">
      <w:pPr>
        <w:pStyle w:val="Heading2"/>
        <w:spacing w:before="299" w:after="299"/>
      </w:pPr>
      <w:r w:rsidRPr="798C4040">
        <w:rPr>
          <w:b/>
          <w:bCs/>
          <w:sz w:val="36"/>
          <w:szCs w:val="36"/>
        </w:rPr>
        <w:lastRenderedPageBreak/>
        <w:t>🧩 Key Components of Cloud Computing</w:t>
      </w:r>
    </w:p>
    <w:p w14:paraId="7E09279F" w14:textId="36EAA588" w:rsidR="798C4040" w:rsidRDefault="798C4040" w:rsidP="798C4040">
      <w:pPr>
        <w:pStyle w:val="Heading3"/>
        <w:spacing w:before="281" w:after="281"/>
      </w:pPr>
      <w:r w:rsidRPr="798C4040">
        <w:rPr>
          <w:b/>
          <w:bCs/>
        </w:rPr>
        <w:t>1. Service Models</w:t>
      </w:r>
    </w:p>
    <w:p w14:paraId="180F275F" w14:textId="63E7B798" w:rsidR="798C4040" w:rsidRDefault="798C4040" w:rsidP="798C4040">
      <w:pPr>
        <w:spacing w:before="240" w:after="240"/>
      </w:pPr>
      <w:r w:rsidRPr="798C4040">
        <w:t xml:space="preserve">These define </w:t>
      </w:r>
      <w:r w:rsidRPr="798C4040">
        <w:rPr>
          <w:b/>
          <w:bCs/>
        </w:rPr>
        <w:t>what</w:t>
      </w:r>
      <w:r w:rsidRPr="798C4040">
        <w:t xml:space="preserve"> services the cloud offers:</w:t>
      </w:r>
    </w:p>
    <w:p w14:paraId="27BCD103" w14:textId="7EB50446" w:rsidR="798C4040" w:rsidRDefault="798C4040" w:rsidP="798C4040">
      <w:pPr>
        <w:pStyle w:val="ListParagraph"/>
        <w:numPr>
          <w:ilvl w:val="0"/>
          <w:numId w:val="23"/>
        </w:numPr>
        <w:spacing w:before="240" w:after="240"/>
        <w:rPr>
          <w:b/>
          <w:bCs/>
        </w:rPr>
      </w:pPr>
      <w:r w:rsidRPr="798C4040">
        <w:rPr>
          <w:b/>
          <w:bCs/>
        </w:rPr>
        <w:t>IaaS (Infrastructure as a Service):</w:t>
      </w:r>
    </w:p>
    <w:p w14:paraId="4A9E067B" w14:textId="00DC41AD" w:rsidR="798C4040" w:rsidRDefault="798C4040" w:rsidP="798C4040">
      <w:pPr>
        <w:pStyle w:val="ListParagraph"/>
        <w:numPr>
          <w:ilvl w:val="1"/>
          <w:numId w:val="23"/>
        </w:numPr>
        <w:spacing w:before="240" w:after="240"/>
      </w:pPr>
      <w:r w:rsidRPr="798C4040">
        <w:t>Provides virtualized hardware.</w:t>
      </w:r>
    </w:p>
    <w:p w14:paraId="18C5CC10" w14:textId="0909D1D7" w:rsidR="798C4040" w:rsidRDefault="798C4040" w:rsidP="798C4040">
      <w:pPr>
        <w:pStyle w:val="ListParagraph"/>
        <w:numPr>
          <w:ilvl w:val="1"/>
          <w:numId w:val="23"/>
        </w:numPr>
        <w:spacing w:before="240" w:after="240"/>
      </w:pPr>
      <w:r w:rsidRPr="798C4040">
        <w:t>Example: Amazon EC2, Microsoft Azure VM.</w:t>
      </w:r>
    </w:p>
    <w:p w14:paraId="69F4B941" w14:textId="56EB73FC" w:rsidR="798C4040" w:rsidRDefault="798C4040" w:rsidP="798C4040">
      <w:pPr>
        <w:pStyle w:val="ListParagraph"/>
        <w:numPr>
          <w:ilvl w:val="0"/>
          <w:numId w:val="23"/>
        </w:numPr>
        <w:spacing w:before="240" w:after="240"/>
        <w:rPr>
          <w:b/>
          <w:bCs/>
        </w:rPr>
      </w:pPr>
      <w:r w:rsidRPr="798C4040">
        <w:rPr>
          <w:b/>
          <w:bCs/>
        </w:rPr>
        <w:t>PaaS (Platform as a Service):</w:t>
      </w:r>
    </w:p>
    <w:p w14:paraId="4C46B912" w14:textId="640B98A8" w:rsidR="798C4040" w:rsidRDefault="798C4040" w:rsidP="798C4040">
      <w:pPr>
        <w:pStyle w:val="ListParagraph"/>
        <w:numPr>
          <w:ilvl w:val="1"/>
          <w:numId w:val="23"/>
        </w:numPr>
        <w:spacing w:before="240" w:after="240"/>
      </w:pPr>
      <w:r w:rsidRPr="798C4040">
        <w:t>Provides a platform for developers to build apps without managing infrastructure.</w:t>
      </w:r>
    </w:p>
    <w:p w14:paraId="549F1823" w14:textId="4BAAEB90" w:rsidR="798C4040" w:rsidRDefault="798C4040" w:rsidP="798C4040">
      <w:pPr>
        <w:pStyle w:val="ListParagraph"/>
        <w:numPr>
          <w:ilvl w:val="1"/>
          <w:numId w:val="23"/>
        </w:numPr>
        <w:spacing w:before="240" w:after="240"/>
      </w:pPr>
      <w:r w:rsidRPr="798C4040">
        <w:t>Example: Google App Engine, Heroku.</w:t>
      </w:r>
    </w:p>
    <w:p w14:paraId="075E2A9A" w14:textId="78DDD57F" w:rsidR="798C4040" w:rsidRDefault="798C4040" w:rsidP="798C4040">
      <w:pPr>
        <w:pStyle w:val="ListParagraph"/>
        <w:numPr>
          <w:ilvl w:val="0"/>
          <w:numId w:val="23"/>
        </w:numPr>
        <w:spacing w:before="240" w:after="240"/>
        <w:rPr>
          <w:b/>
          <w:bCs/>
        </w:rPr>
      </w:pPr>
      <w:r w:rsidRPr="798C4040">
        <w:rPr>
          <w:b/>
          <w:bCs/>
        </w:rPr>
        <w:t>SaaS (Software as a Service):</w:t>
      </w:r>
    </w:p>
    <w:p w14:paraId="23B0BDFD" w14:textId="51CE972B" w:rsidR="798C4040" w:rsidRDefault="798C4040" w:rsidP="798C4040">
      <w:pPr>
        <w:pStyle w:val="ListParagraph"/>
        <w:numPr>
          <w:ilvl w:val="1"/>
          <w:numId w:val="23"/>
        </w:numPr>
        <w:spacing w:before="240" w:after="240"/>
      </w:pPr>
      <w:r w:rsidRPr="798C4040">
        <w:t>Delivers applications via the internet.</w:t>
      </w:r>
    </w:p>
    <w:p w14:paraId="692E2F5F" w14:textId="3A21098D" w:rsidR="798C4040" w:rsidRDefault="798C4040" w:rsidP="798C4040">
      <w:pPr>
        <w:pStyle w:val="ListParagraph"/>
        <w:numPr>
          <w:ilvl w:val="1"/>
          <w:numId w:val="23"/>
        </w:numPr>
        <w:spacing w:before="240" w:after="240"/>
      </w:pPr>
      <w:r w:rsidRPr="798C4040">
        <w:t>Example: Gmail, Microsoft 365, Dropbox.</w:t>
      </w:r>
    </w:p>
    <w:p w14:paraId="2FD4F5FF" w14:textId="13213005" w:rsidR="798C4040" w:rsidRDefault="798C4040" w:rsidP="798C4040">
      <w:pPr>
        <w:pStyle w:val="Heading3"/>
        <w:spacing w:before="281" w:after="281"/>
      </w:pPr>
      <w:r w:rsidRPr="798C4040">
        <w:rPr>
          <w:b/>
          <w:bCs/>
        </w:rPr>
        <w:t>2. Deployment Models</w:t>
      </w:r>
    </w:p>
    <w:p w14:paraId="29BE453F" w14:textId="71A52547" w:rsidR="798C4040" w:rsidRDefault="798C4040" w:rsidP="798C4040">
      <w:pPr>
        <w:spacing w:before="240" w:after="240"/>
      </w:pPr>
      <w:r w:rsidRPr="798C4040">
        <w:t xml:space="preserve">These define </w:t>
      </w:r>
      <w:r w:rsidRPr="798C4040">
        <w:rPr>
          <w:b/>
          <w:bCs/>
        </w:rPr>
        <w:t>how</w:t>
      </w:r>
      <w:r w:rsidRPr="798C4040">
        <w:t xml:space="preserve"> the cloud is deployed:</w:t>
      </w:r>
    </w:p>
    <w:p w14:paraId="76459677" w14:textId="75C62CCC" w:rsidR="798C4040" w:rsidRDefault="798C4040" w:rsidP="798C4040">
      <w:pPr>
        <w:pStyle w:val="ListParagraph"/>
        <w:numPr>
          <w:ilvl w:val="0"/>
          <w:numId w:val="22"/>
        </w:numPr>
        <w:spacing w:before="240" w:after="240"/>
      </w:pPr>
      <w:r w:rsidRPr="798C4040">
        <w:rPr>
          <w:b/>
          <w:bCs/>
        </w:rPr>
        <w:t>Public Cloud</w:t>
      </w:r>
      <w:r w:rsidRPr="798C4040">
        <w:t>: Services delivered over the public internet (e.g., AWS, Azure).</w:t>
      </w:r>
    </w:p>
    <w:p w14:paraId="18BA423B" w14:textId="71AB8E3D" w:rsidR="798C4040" w:rsidRDefault="798C4040" w:rsidP="798C4040">
      <w:pPr>
        <w:pStyle w:val="ListParagraph"/>
        <w:numPr>
          <w:ilvl w:val="0"/>
          <w:numId w:val="22"/>
        </w:numPr>
        <w:spacing w:before="240" w:after="240"/>
      </w:pPr>
      <w:r w:rsidRPr="798C4040">
        <w:rPr>
          <w:b/>
          <w:bCs/>
        </w:rPr>
        <w:t>Private Cloud</w:t>
      </w:r>
      <w:r w:rsidRPr="798C4040">
        <w:t>: Exclusive cloud environment for a single organization.</w:t>
      </w:r>
    </w:p>
    <w:p w14:paraId="2828A36B" w14:textId="43BE60FC" w:rsidR="798C4040" w:rsidRDefault="798C4040" w:rsidP="798C4040">
      <w:pPr>
        <w:pStyle w:val="ListParagraph"/>
        <w:numPr>
          <w:ilvl w:val="0"/>
          <w:numId w:val="22"/>
        </w:numPr>
        <w:spacing w:before="240" w:after="240"/>
      </w:pPr>
      <w:r w:rsidRPr="798C4040">
        <w:rPr>
          <w:b/>
          <w:bCs/>
        </w:rPr>
        <w:t>Hybrid Cloud</w:t>
      </w:r>
      <w:r w:rsidRPr="798C4040">
        <w:t>: Combination of public and private cloud environments.</w:t>
      </w:r>
    </w:p>
    <w:p w14:paraId="0D9E2777" w14:textId="7106F47E" w:rsidR="798C4040" w:rsidRDefault="798C4040" w:rsidP="798C4040">
      <w:pPr>
        <w:pStyle w:val="ListParagraph"/>
        <w:numPr>
          <w:ilvl w:val="0"/>
          <w:numId w:val="22"/>
        </w:numPr>
        <w:spacing w:before="240" w:after="240"/>
      </w:pPr>
      <w:r w:rsidRPr="798C4040">
        <w:rPr>
          <w:b/>
          <w:bCs/>
        </w:rPr>
        <w:t>Community Cloud</w:t>
      </w:r>
      <w:r w:rsidRPr="798C4040">
        <w:t>: Shared infrastructure for a specific group or community.</w:t>
      </w:r>
    </w:p>
    <w:p w14:paraId="17796CAE" w14:textId="33BA5676" w:rsidR="798C4040" w:rsidRDefault="798C4040" w:rsidP="798C4040">
      <w:pPr>
        <w:pStyle w:val="Heading3"/>
        <w:spacing w:before="281" w:after="281"/>
      </w:pPr>
      <w:r w:rsidRPr="798C4040">
        <w:rPr>
          <w:b/>
          <w:bCs/>
        </w:rPr>
        <w:t>3. Virtualization</w:t>
      </w:r>
    </w:p>
    <w:p w14:paraId="72D10AEC" w14:textId="48B82C3D" w:rsidR="798C4040" w:rsidRDefault="798C4040" w:rsidP="798C4040">
      <w:pPr>
        <w:pStyle w:val="ListParagraph"/>
        <w:numPr>
          <w:ilvl w:val="0"/>
          <w:numId w:val="21"/>
        </w:numPr>
        <w:spacing w:before="240" w:after="240"/>
      </w:pPr>
      <w:r w:rsidRPr="798C4040">
        <w:t>Fundamental to cloud computing.</w:t>
      </w:r>
    </w:p>
    <w:p w14:paraId="201DA341" w14:textId="202F7EC9" w:rsidR="798C4040" w:rsidRDefault="798C4040" w:rsidP="798C4040">
      <w:pPr>
        <w:pStyle w:val="ListParagraph"/>
        <w:numPr>
          <w:ilvl w:val="0"/>
          <w:numId w:val="21"/>
        </w:numPr>
        <w:spacing w:before="240" w:after="240"/>
      </w:pPr>
      <w:r w:rsidRPr="798C4040">
        <w:t>Allows multiple virtual machines (VMs) to run on a single physical machine.</w:t>
      </w:r>
    </w:p>
    <w:p w14:paraId="039ED535" w14:textId="029380EA" w:rsidR="798C4040" w:rsidRDefault="798C4040" w:rsidP="798C4040">
      <w:pPr>
        <w:pStyle w:val="Heading3"/>
        <w:spacing w:before="281" w:after="281"/>
      </w:pPr>
      <w:r w:rsidRPr="798C4040">
        <w:rPr>
          <w:b/>
          <w:bCs/>
        </w:rPr>
        <w:t>4. Automation &amp; Orchestration</w:t>
      </w:r>
    </w:p>
    <w:p w14:paraId="423DE774" w14:textId="29BAA0C4" w:rsidR="798C4040" w:rsidRDefault="798C4040" w:rsidP="798C4040">
      <w:pPr>
        <w:pStyle w:val="ListParagraph"/>
        <w:numPr>
          <w:ilvl w:val="0"/>
          <w:numId w:val="20"/>
        </w:numPr>
        <w:spacing w:before="240" w:after="240"/>
      </w:pPr>
      <w:r w:rsidRPr="798C4040">
        <w:t>Automates the provisioning, scaling, and management of cloud resources (e.g., using tools like Terraform or Kubernetes).</w:t>
      </w:r>
    </w:p>
    <w:p w14:paraId="5F07572C" w14:textId="11A98ACF" w:rsidR="798C4040" w:rsidRDefault="798C4040"/>
    <w:p w14:paraId="0925FEE5" w14:textId="0DA1198E" w:rsidR="798C4040" w:rsidRDefault="798C4040" w:rsidP="798C4040">
      <w:pPr>
        <w:pStyle w:val="Heading2"/>
        <w:spacing w:before="299" w:after="299"/>
      </w:pPr>
      <w:r w:rsidRPr="798C4040">
        <w:rPr>
          <w:b/>
          <w:bCs/>
          <w:sz w:val="36"/>
          <w:szCs w:val="36"/>
        </w:rPr>
        <w:t>🆚 Cloud Computing vs. Traditional IT Infrastructure</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4"/>
        <w:gridCol w:w="3612"/>
        <w:gridCol w:w="3148"/>
      </w:tblGrid>
      <w:tr w:rsidR="798C4040" w14:paraId="078B36DF" w14:textId="77777777" w:rsidTr="798C4040">
        <w:trPr>
          <w:trHeight w:val="300"/>
        </w:trPr>
        <w:tc>
          <w:tcPr>
            <w:tcW w:w="2124" w:type="dxa"/>
            <w:vAlign w:val="center"/>
          </w:tcPr>
          <w:p w14:paraId="75FC2FAD" w14:textId="03F4E4E0" w:rsidR="798C4040" w:rsidRDefault="798C4040" w:rsidP="798C4040">
            <w:pPr>
              <w:spacing w:after="0"/>
              <w:jc w:val="center"/>
            </w:pPr>
            <w:r w:rsidRPr="798C4040">
              <w:rPr>
                <w:b/>
                <w:bCs/>
              </w:rPr>
              <w:t>Feature</w:t>
            </w:r>
          </w:p>
        </w:tc>
        <w:tc>
          <w:tcPr>
            <w:tcW w:w="3612" w:type="dxa"/>
            <w:vAlign w:val="center"/>
          </w:tcPr>
          <w:p w14:paraId="335AB068" w14:textId="1EB1D656" w:rsidR="798C4040" w:rsidRDefault="798C4040" w:rsidP="798C4040">
            <w:pPr>
              <w:spacing w:after="0"/>
              <w:jc w:val="center"/>
            </w:pPr>
            <w:r w:rsidRPr="798C4040">
              <w:rPr>
                <w:b/>
                <w:bCs/>
              </w:rPr>
              <w:t>Cloud Computing</w:t>
            </w:r>
          </w:p>
        </w:tc>
        <w:tc>
          <w:tcPr>
            <w:tcW w:w="3148" w:type="dxa"/>
            <w:vAlign w:val="center"/>
          </w:tcPr>
          <w:p w14:paraId="69934C2F" w14:textId="2F7ECCDC" w:rsidR="798C4040" w:rsidRDefault="798C4040" w:rsidP="798C4040">
            <w:pPr>
              <w:spacing w:after="0"/>
              <w:jc w:val="center"/>
            </w:pPr>
            <w:r w:rsidRPr="798C4040">
              <w:rPr>
                <w:b/>
                <w:bCs/>
              </w:rPr>
              <w:t>Traditional IT</w:t>
            </w:r>
          </w:p>
        </w:tc>
      </w:tr>
      <w:tr w:rsidR="798C4040" w14:paraId="6915C4C6" w14:textId="77777777" w:rsidTr="798C4040">
        <w:trPr>
          <w:trHeight w:val="300"/>
        </w:trPr>
        <w:tc>
          <w:tcPr>
            <w:tcW w:w="2124" w:type="dxa"/>
            <w:vAlign w:val="center"/>
          </w:tcPr>
          <w:p w14:paraId="41800561" w14:textId="36F91815" w:rsidR="798C4040" w:rsidRDefault="798C4040" w:rsidP="798C4040">
            <w:pPr>
              <w:spacing w:after="0"/>
            </w:pPr>
            <w:r w:rsidRPr="798C4040">
              <w:rPr>
                <w:b/>
                <w:bCs/>
              </w:rPr>
              <w:t>Cost</w:t>
            </w:r>
          </w:p>
        </w:tc>
        <w:tc>
          <w:tcPr>
            <w:tcW w:w="3612" w:type="dxa"/>
            <w:vAlign w:val="center"/>
          </w:tcPr>
          <w:p w14:paraId="5FF48D1C" w14:textId="4D6D42D5" w:rsidR="798C4040" w:rsidRDefault="798C4040" w:rsidP="798C4040">
            <w:pPr>
              <w:spacing w:after="0"/>
            </w:pPr>
            <w:r>
              <w:t>Pay-as-you-go</w:t>
            </w:r>
          </w:p>
        </w:tc>
        <w:tc>
          <w:tcPr>
            <w:tcW w:w="3148" w:type="dxa"/>
            <w:vAlign w:val="center"/>
          </w:tcPr>
          <w:p w14:paraId="00C39B93" w14:textId="086B80E3" w:rsidR="798C4040" w:rsidRDefault="798C4040" w:rsidP="798C4040">
            <w:pPr>
              <w:spacing w:after="0"/>
            </w:pPr>
            <w:r>
              <w:t>Upfront capital investment</w:t>
            </w:r>
          </w:p>
        </w:tc>
      </w:tr>
      <w:tr w:rsidR="798C4040" w14:paraId="527A197A" w14:textId="77777777" w:rsidTr="798C4040">
        <w:trPr>
          <w:trHeight w:val="300"/>
        </w:trPr>
        <w:tc>
          <w:tcPr>
            <w:tcW w:w="2124" w:type="dxa"/>
            <w:vAlign w:val="center"/>
          </w:tcPr>
          <w:p w14:paraId="73F0ACBA" w14:textId="660064F8" w:rsidR="798C4040" w:rsidRDefault="798C4040" w:rsidP="798C4040">
            <w:pPr>
              <w:spacing w:after="0"/>
            </w:pPr>
            <w:r w:rsidRPr="798C4040">
              <w:rPr>
                <w:b/>
                <w:bCs/>
              </w:rPr>
              <w:lastRenderedPageBreak/>
              <w:t>Scalability</w:t>
            </w:r>
          </w:p>
        </w:tc>
        <w:tc>
          <w:tcPr>
            <w:tcW w:w="3612" w:type="dxa"/>
            <w:vAlign w:val="center"/>
          </w:tcPr>
          <w:p w14:paraId="70CF68DA" w14:textId="767B3794" w:rsidR="798C4040" w:rsidRDefault="798C4040" w:rsidP="798C4040">
            <w:pPr>
              <w:spacing w:after="0"/>
            </w:pPr>
            <w:r>
              <w:t>Highly scalable</w:t>
            </w:r>
          </w:p>
        </w:tc>
        <w:tc>
          <w:tcPr>
            <w:tcW w:w="3148" w:type="dxa"/>
            <w:vAlign w:val="center"/>
          </w:tcPr>
          <w:p w14:paraId="17B69EB7" w14:textId="32E11431" w:rsidR="798C4040" w:rsidRDefault="798C4040" w:rsidP="798C4040">
            <w:pPr>
              <w:spacing w:after="0"/>
            </w:pPr>
            <w:r>
              <w:t>Difficult and time-consuming</w:t>
            </w:r>
          </w:p>
        </w:tc>
      </w:tr>
      <w:tr w:rsidR="798C4040" w14:paraId="615936B4" w14:textId="77777777" w:rsidTr="798C4040">
        <w:trPr>
          <w:trHeight w:val="300"/>
        </w:trPr>
        <w:tc>
          <w:tcPr>
            <w:tcW w:w="2124" w:type="dxa"/>
            <w:vAlign w:val="center"/>
          </w:tcPr>
          <w:p w14:paraId="1AD6DF7C" w14:textId="38E2BD86" w:rsidR="798C4040" w:rsidRDefault="798C4040" w:rsidP="798C4040">
            <w:pPr>
              <w:spacing w:after="0"/>
            </w:pPr>
            <w:r w:rsidRPr="798C4040">
              <w:rPr>
                <w:b/>
                <w:bCs/>
              </w:rPr>
              <w:t>Maintenance</w:t>
            </w:r>
          </w:p>
        </w:tc>
        <w:tc>
          <w:tcPr>
            <w:tcW w:w="3612" w:type="dxa"/>
            <w:vAlign w:val="center"/>
          </w:tcPr>
          <w:p w14:paraId="4205E969" w14:textId="023BC28A" w:rsidR="798C4040" w:rsidRDefault="798C4040" w:rsidP="798C4040">
            <w:pPr>
              <w:spacing w:after="0"/>
            </w:pPr>
            <w:r>
              <w:t>Managed by provider</w:t>
            </w:r>
          </w:p>
        </w:tc>
        <w:tc>
          <w:tcPr>
            <w:tcW w:w="3148" w:type="dxa"/>
            <w:vAlign w:val="center"/>
          </w:tcPr>
          <w:p w14:paraId="6C244EF4" w14:textId="01D961E4" w:rsidR="798C4040" w:rsidRDefault="798C4040" w:rsidP="798C4040">
            <w:pPr>
              <w:spacing w:after="0"/>
            </w:pPr>
            <w:r>
              <w:t>Handled in-house</w:t>
            </w:r>
          </w:p>
        </w:tc>
      </w:tr>
      <w:tr w:rsidR="798C4040" w14:paraId="394CEB15" w14:textId="77777777" w:rsidTr="798C4040">
        <w:trPr>
          <w:trHeight w:val="300"/>
        </w:trPr>
        <w:tc>
          <w:tcPr>
            <w:tcW w:w="2124" w:type="dxa"/>
            <w:vAlign w:val="center"/>
          </w:tcPr>
          <w:p w14:paraId="5010AFB4" w14:textId="37EF39F9" w:rsidR="798C4040" w:rsidRDefault="798C4040" w:rsidP="798C4040">
            <w:pPr>
              <w:spacing w:after="0"/>
            </w:pPr>
            <w:r w:rsidRPr="798C4040">
              <w:rPr>
                <w:b/>
                <w:bCs/>
              </w:rPr>
              <w:t>Deployment Time</w:t>
            </w:r>
          </w:p>
        </w:tc>
        <w:tc>
          <w:tcPr>
            <w:tcW w:w="3612" w:type="dxa"/>
            <w:vAlign w:val="center"/>
          </w:tcPr>
          <w:p w14:paraId="436E60CE" w14:textId="5E043690" w:rsidR="798C4040" w:rsidRDefault="798C4040" w:rsidP="798C4040">
            <w:pPr>
              <w:spacing w:after="0"/>
            </w:pPr>
            <w:r>
              <w:t>Minutes to hours</w:t>
            </w:r>
          </w:p>
        </w:tc>
        <w:tc>
          <w:tcPr>
            <w:tcW w:w="3148" w:type="dxa"/>
            <w:vAlign w:val="center"/>
          </w:tcPr>
          <w:p w14:paraId="24CDBDC2" w14:textId="676EDDFB" w:rsidR="798C4040" w:rsidRDefault="798C4040" w:rsidP="798C4040">
            <w:pPr>
              <w:spacing w:after="0"/>
            </w:pPr>
            <w:r>
              <w:t>Days to weeks</w:t>
            </w:r>
          </w:p>
        </w:tc>
      </w:tr>
      <w:tr w:rsidR="798C4040" w14:paraId="446AEE39" w14:textId="77777777" w:rsidTr="798C4040">
        <w:trPr>
          <w:trHeight w:val="300"/>
        </w:trPr>
        <w:tc>
          <w:tcPr>
            <w:tcW w:w="2124" w:type="dxa"/>
            <w:vAlign w:val="center"/>
          </w:tcPr>
          <w:p w14:paraId="3833C5C4" w14:textId="650D7DD4" w:rsidR="798C4040" w:rsidRDefault="798C4040" w:rsidP="798C4040">
            <w:pPr>
              <w:spacing w:after="0"/>
            </w:pPr>
            <w:r w:rsidRPr="798C4040">
              <w:rPr>
                <w:b/>
                <w:bCs/>
              </w:rPr>
              <w:t>Flexibility</w:t>
            </w:r>
          </w:p>
        </w:tc>
        <w:tc>
          <w:tcPr>
            <w:tcW w:w="3612" w:type="dxa"/>
            <w:vAlign w:val="center"/>
          </w:tcPr>
          <w:p w14:paraId="4A2A0A3D" w14:textId="66C7E074" w:rsidR="798C4040" w:rsidRDefault="798C4040" w:rsidP="798C4040">
            <w:pPr>
              <w:spacing w:after="0"/>
            </w:pPr>
            <w:r>
              <w:t>Easily change resource allocations</w:t>
            </w:r>
          </w:p>
        </w:tc>
        <w:tc>
          <w:tcPr>
            <w:tcW w:w="3148" w:type="dxa"/>
            <w:vAlign w:val="center"/>
          </w:tcPr>
          <w:p w14:paraId="6DAB6DE8" w14:textId="462F5933" w:rsidR="798C4040" w:rsidRDefault="798C4040" w:rsidP="798C4040">
            <w:pPr>
              <w:spacing w:after="0"/>
            </w:pPr>
            <w:r>
              <w:t>Static infrastructure</w:t>
            </w:r>
          </w:p>
        </w:tc>
      </w:tr>
      <w:tr w:rsidR="798C4040" w14:paraId="6B4F0F2C" w14:textId="77777777" w:rsidTr="798C4040">
        <w:trPr>
          <w:trHeight w:val="300"/>
        </w:trPr>
        <w:tc>
          <w:tcPr>
            <w:tcW w:w="2124" w:type="dxa"/>
            <w:vAlign w:val="center"/>
          </w:tcPr>
          <w:p w14:paraId="1E33B69F" w14:textId="1E185696" w:rsidR="798C4040" w:rsidRDefault="798C4040" w:rsidP="798C4040">
            <w:pPr>
              <w:spacing w:after="0"/>
            </w:pPr>
            <w:r w:rsidRPr="798C4040">
              <w:rPr>
                <w:b/>
                <w:bCs/>
              </w:rPr>
              <w:t>Accessibility</w:t>
            </w:r>
          </w:p>
        </w:tc>
        <w:tc>
          <w:tcPr>
            <w:tcW w:w="3612" w:type="dxa"/>
            <w:vAlign w:val="center"/>
          </w:tcPr>
          <w:p w14:paraId="082D643B" w14:textId="3B79D221" w:rsidR="798C4040" w:rsidRDefault="798C4040" w:rsidP="798C4040">
            <w:pPr>
              <w:spacing w:after="0"/>
            </w:pPr>
            <w:r>
              <w:t>Global access via internet</w:t>
            </w:r>
          </w:p>
        </w:tc>
        <w:tc>
          <w:tcPr>
            <w:tcW w:w="3148" w:type="dxa"/>
            <w:vAlign w:val="center"/>
          </w:tcPr>
          <w:p w14:paraId="2E045270" w14:textId="03B91BDE" w:rsidR="798C4040" w:rsidRDefault="798C4040" w:rsidP="798C4040">
            <w:pPr>
              <w:spacing w:after="0"/>
            </w:pPr>
            <w:r>
              <w:t>Local network dependent</w:t>
            </w:r>
          </w:p>
        </w:tc>
      </w:tr>
    </w:tbl>
    <w:p w14:paraId="67BB4A36" w14:textId="36623CA5" w:rsidR="798C4040" w:rsidRDefault="798C4040"/>
    <w:p w14:paraId="2269F389" w14:textId="120D605C" w:rsidR="798C4040" w:rsidRDefault="798C4040" w:rsidP="798C4040">
      <w:pPr>
        <w:pStyle w:val="Heading2"/>
        <w:spacing w:before="299" w:after="299"/>
      </w:pPr>
      <w:r w:rsidRPr="798C4040">
        <w:rPr>
          <w:b/>
          <w:bCs/>
          <w:sz w:val="36"/>
          <w:szCs w:val="36"/>
        </w:rPr>
        <w:t>✅ Conclusion</w:t>
      </w:r>
    </w:p>
    <w:p w14:paraId="694E4870" w14:textId="2C54AF8B" w:rsidR="798C4040" w:rsidRDefault="798C4040" w:rsidP="798C4040">
      <w:pPr>
        <w:spacing w:before="240" w:after="240"/>
      </w:pPr>
      <w:r w:rsidRPr="798C4040">
        <w:t xml:space="preserve">Cloud computing </w:t>
      </w:r>
      <w:r w:rsidRPr="798C4040">
        <w:rPr>
          <w:b/>
          <w:bCs/>
        </w:rPr>
        <w:t>transforms the traditional IT model</w:t>
      </w:r>
      <w:r w:rsidRPr="798C4040">
        <w:t xml:space="preserve"> by offering </w:t>
      </w:r>
      <w:r w:rsidRPr="798C4040">
        <w:rPr>
          <w:b/>
          <w:bCs/>
        </w:rPr>
        <w:t>flexibility, scalability, and cost-efficiency</w:t>
      </w:r>
      <w:r w:rsidRPr="798C4040">
        <w:t>. Organizations are increasingly adopting cloud services to modernize operations, reduce costs, and improve agility.</w:t>
      </w:r>
    </w:p>
    <w:p w14:paraId="569622B1" w14:textId="574A7D5B" w:rsidR="798C4040" w:rsidRDefault="798C4040"/>
    <w:p w14:paraId="1E11AD55" w14:textId="0364F501" w:rsidR="798C4040" w:rsidRDefault="798C4040" w:rsidP="798C4040">
      <w:pPr>
        <w:pStyle w:val="NormalWeb"/>
        <w:ind w:left="360"/>
        <w:rPr>
          <w:rStyle w:val="Strong"/>
          <w:rFonts w:eastAsiaTheme="majorEastAsia"/>
          <w:b w:val="0"/>
          <w:bCs w:val="0"/>
          <w:color w:val="FF0000"/>
        </w:rPr>
      </w:pPr>
    </w:p>
    <w:p w14:paraId="75086AF8" w14:textId="6757BE2C" w:rsidR="2F478EB5" w:rsidRDefault="798C4040" w:rsidP="798C4040">
      <w:pPr>
        <w:pStyle w:val="Heading3"/>
        <w:spacing w:before="281" w:after="281"/>
      </w:pPr>
      <w:r w:rsidRPr="798C4040">
        <w:rPr>
          <w:b/>
          <w:bCs/>
        </w:rPr>
        <w:t xml:space="preserve"> </w:t>
      </w:r>
    </w:p>
    <w:p w14:paraId="57D45D7C" w14:textId="515425E0" w:rsidR="0074583F" w:rsidRPr="00870497" w:rsidRDefault="0074583F" w:rsidP="002E5D0A">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t xml:space="preserve">Describe the main cloud computing models: Infrastructure as a Service (IaaS), Platform as a Service (PaaS), and Software as a Service (SaaS). Provide examples of applications and services that fit into each model. </w:t>
      </w:r>
    </w:p>
    <w:p w14:paraId="4B06F273" w14:textId="123E268B" w:rsidR="6474D92F" w:rsidRDefault="6474D92F" w:rsidP="6474D92F">
      <w:pPr>
        <w:pStyle w:val="NormalWeb"/>
        <w:ind w:left="720"/>
        <w:rPr>
          <w:rStyle w:val="Strong"/>
          <w:rFonts w:eastAsiaTheme="majorEastAsia"/>
          <w:b w:val="0"/>
          <w:bCs w:val="0"/>
          <w:color w:val="FF0000"/>
        </w:rPr>
      </w:pPr>
    </w:p>
    <w:p w14:paraId="58F7134A" w14:textId="0E7FAAAB" w:rsidR="2F478EB5" w:rsidRDefault="0685406E" w:rsidP="0685406E">
      <w:pPr>
        <w:pStyle w:val="Heading3"/>
        <w:spacing w:before="281" w:after="281"/>
      </w:pPr>
      <w:r w:rsidRPr="0685406E">
        <w:rPr>
          <w:b/>
          <w:bCs/>
        </w:rPr>
        <w:t>Main Cloud Computing Models: IaaS, PaaS, and SaaS</w:t>
      </w:r>
    </w:p>
    <w:p w14:paraId="2ACD5502" w14:textId="68ABC2D6" w:rsidR="2F478EB5" w:rsidRDefault="0685406E" w:rsidP="0685406E">
      <w:pPr>
        <w:spacing w:before="240" w:after="240"/>
      </w:pPr>
      <w:r w:rsidRPr="0685406E">
        <w:t xml:space="preserve">Cloud computing services are generally offered in </w:t>
      </w:r>
      <w:r w:rsidRPr="0685406E">
        <w:rPr>
          <w:b/>
          <w:bCs/>
        </w:rPr>
        <w:t>three service models</w:t>
      </w:r>
      <w:r w:rsidRPr="0685406E">
        <w:t>, each providing a different level of control, flexibility, and responsibility.</w:t>
      </w:r>
    </w:p>
    <w:p w14:paraId="493A722A" w14:textId="1684E334" w:rsidR="2F478EB5" w:rsidRDefault="2F478EB5" w:rsidP="0685406E"/>
    <w:p w14:paraId="1DBF53D4" w14:textId="286741D1" w:rsidR="2F478EB5" w:rsidRDefault="0685406E" w:rsidP="0685406E">
      <w:pPr>
        <w:pStyle w:val="Heading3"/>
        <w:spacing w:before="281" w:after="281"/>
      </w:pPr>
      <w:r w:rsidRPr="0685406E">
        <w:rPr>
          <w:b/>
          <w:bCs/>
        </w:rPr>
        <w:t>✅ 1. Infrastructure as a Service (IaaS)</w:t>
      </w:r>
    </w:p>
    <w:p w14:paraId="551C4BC0" w14:textId="4524DDC3" w:rsidR="2F478EB5" w:rsidRDefault="0685406E" w:rsidP="0685406E">
      <w:pPr>
        <w:spacing w:before="240" w:after="240"/>
      </w:pPr>
      <w:r w:rsidRPr="0685406E">
        <w:rPr>
          <w:b/>
          <w:bCs/>
        </w:rPr>
        <w:t>Definition</w:t>
      </w:r>
      <w:r w:rsidRPr="0685406E">
        <w:t>:</w:t>
      </w:r>
    </w:p>
    <w:p w14:paraId="31C695AB" w14:textId="4D06E4D9" w:rsidR="2F478EB5" w:rsidRDefault="0685406E" w:rsidP="0685406E">
      <w:pPr>
        <w:spacing w:before="240" w:after="240"/>
      </w:pPr>
      <w:r w:rsidRPr="0685406E">
        <w:t xml:space="preserve"> IaaS provides users with </w:t>
      </w:r>
      <w:r w:rsidRPr="0685406E">
        <w:rPr>
          <w:b/>
          <w:bCs/>
        </w:rPr>
        <w:t>virtualized computing resources</w:t>
      </w:r>
      <w:r w:rsidRPr="0685406E">
        <w:t xml:space="preserve"> over the internet. These include servers, storage, networking, and virtualization, while users manage operating systems, applications, and data.</w:t>
      </w:r>
    </w:p>
    <w:p w14:paraId="1FFEE603" w14:textId="2FEAEABF" w:rsidR="2F478EB5" w:rsidRDefault="0685406E" w:rsidP="0685406E">
      <w:pPr>
        <w:spacing w:before="240" w:after="240"/>
      </w:pPr>
      <w:r w:rsidRPr="0685406E">
        <w:rPr>
          <w:b/>
          <w:bCs/>
        </w:rPr>
        <w:t>Examples</w:t>
      </w:r>
      <w:r w:rsidRPr="0685406E">
        <w:t>:</w:t>
      </w:r>
    </w:p>
    <w:p w14:paraId="5F9A44DD" w14:textId="558DCEB4" w:rsidR="2F478EB5" w:rsidRDefault="0685406E" w:rsidP="00121F52">
      <w:pPr>
        <w:pStyle w:val="ListParagraph"/>
        <w:numPr>
          <w:ilvl w:val="0"/>
          <w:numId w:val="135"/>
        </w:numPr>
        <w:spacing w:before="240" w:after="240"/>
        <w:rPr>
          <w:b/>
          <w:bCs/>
        </w:rPr>
      </w:pPr>
      <w:r w:rsidRPr="0685406E">
        <w:rPr>
          <w:b/>
          <w:bCs/>
        </w:rPr>
        <w:t>Amazon EC2</w:t>
      </w:r>
    </w:p>
    <w:p w14:paraId="6D94CA6D" w14:textId="2F22A3FB" w:rsidR="2F478EB5" w:rsidRDefault="0685406E" w:rsidP="00121F52">
      <w:pPr>
        <w:pStyle w:val="ListParagraph"/>
        <w:numPr>
          <w:ilvl w:val="0"/>
          <w:numId w:val="135"/>
        </w:numPr>
        <w:spacing w:before="240" w:after="240"/>
        <w:rPr>
          <w:b/>
          <w:bCs/>
        </w:rPr>
      </w:pPr>
      <w:r w:rsidRPr="0685406E">
        <w:rPr>
          <w:b/>
          <w:bCs/>
        </w:rPr>
        <w:lastRenderedPageBreak/>
        <w:t>Microsoft Azure Virtual Machines</w:t>
      </w:r>
    </w:p>
    <w:p w14:paraId="7A6B6DC7" w14:textId="77C9607A" w:rsidR="2F478EB5" w:rsidRDefault="0685406E" w:rsidP="00121F52">
      <w:pPr>
        <w:pStyle w:val="ListParagraph"/>
        <w:numPr>
          <w:ilvl w:val="0"/>
          <w:numId w:val="135"/>
        </w:numPr>
        <w:spacing w:before="240" w:after="240"/>
        <w:rPr>
          <w:b/>
          <w:bCs/>
        </w:rPr>
      </w:pPr>
      <w:r w:rsidRPr="0685406E">
        <w:rPr>
          <w:b/>
          <w:bCs/>
        </w:rPr>
        <w:t>Google Compute Engine</w:t>
      </w:r>
    </w:p>
    <w:p w14:paraId="3B0163EB" w14:textId="32F07D79" w:rsidR="2F478EB5" w:rsidRDefault="0685406E" w:rsidP="00121F52">
      <w:pPr>
        <w:pStyle w:val="ListParagraph"/>
        <w:numPr>
          <w:ilvl w:val="0"/>
          <w:numId w:val="135"/>
        </w:numPr>
        <w:spacing w:before="240" w:after="240"/>
        <w:rPr>
          <w:b/>
          <w:bCs/>
        </w:rPr>
      </w:pPr>
      <w:proofErr w:type="spellStart"/>
      <w:r w:rsidRPr="0685406E">
        <w:rPr>
          <w:b/>
          <w:bCs/>
        </w:rPr>
        <w:t>DigitalOcean</w:t>
      </w:r>
      <w:proofErr w:type="spellEnd"/>
    </w:p>
    <w:p w14:paraId="096F0DB1" w14:textId="0F2116A9" w:rsidR="2F478EB5" w:rsidRDefault="0685406E" w:rsidP="0685406E">
      <w:pPr>
        <w:spacing w:before="240" w:after="240"/>
      </w:pPr>
      <w:r w:rsidRPr="0685406E">
        <w:rPr>
          <w:b/>
          <w:bCs/>
        </w:rPr>
        <w:t>Use Cases</w:t>
      </w:r>
      <w:r w:rsidRPr="0685406E">
        <w:t>:</w:t>
      </w:r>
    </w:p>
    <w:p w14:paraId="5D362EC0" w14:textId="33559954" w:rsidR="2F478EB5" w:rsidRDefault="0685406E" w:rsidP="00121F52">
      <w:pPr>
        <w:pStyle w:val="ListParagraph"/>
        <w:numPr>
          <w:ilvl w:val="0"/>
          <w:numId w:val="134"/>
        </w:numPr>
        <w:spacing w:before="240" w:after="240"/>
      </w:pPr>
      <w:r w:rsidRPr="0685406E">
        <w:t>Hosting custom web applications</w:t>
      </w:r>
    </w:p>
    <w:p w14:paraId="213A11CA" w14:textId="3CC56755" w:rsidR="2F478EB5" w:rsidRDefault="0685406E" w:rsidP="00121F52">
      <w:pPr>
        <w:pStyle w:val="ListParagraph"/>
        <w:numPr>
          <w:ilvl w:val="0"/>
          <w:numId w:val="134"/>
        </w:numPr>
        <w:spacing w:before="240" w:after="240"/>
      </w:pPr>
      <w:r w:rsidRPr="0685406E">
        <w:t>Creating scalable development and testing environments</w:t>
      </w:r>
    </w:p>
    <w:p w14:paraId="590CA14E" w14:textId="15A19655" w:rsidR="2F478EB5" w:rsidRDefault="0685406E" w:rsidP="00121F52">
      <w:pPr>
        <w:pStyle w:val="ListParagraph"/>
        <w:numPr>
          <w:ilvl w:val="0"/>
          <w:numId w:val="134"/>
        </w:numPr>
        <w:spacing w:before="240" w:after="240"/>
      </w:pPr>
      <w:r w:rsidRPr="0685406E">
        <w:t>Running virtual data centers</w:t>
      </w:r>
    </w:p>
    <w:p w14:paraId="02481CA7" w14:textId="486ED0B0" w:rsidR="2F478EB5" w:rsidRDefault="0685406E" w:rsidP="0685406E">
      <w:pPr>
        <w:spacing w:before="240" w:after="240"/>
      </w:pPr>
      <w:r w:rsidRPr="0685406E">
        <w:rPr>
          <w:b/>
          <w:bCs/>
        </w:rPr>
        <w:t>Advantages</w:t>
      </w:r>
      <w:r w:rsidRPr="0685406E">
        <w:t>:</w:t>
      </w:r>
    </w:p>
    <w:p w14:paraId="39529C4D" w14:textId="075039A9" w:rsidR="2F478EB5" w:rsidRDefault="0685406E" w:rsidP="00121F52">
      <w:pPr>
        <w:pStyle w:val="ListParagraph"/>
        <w:numPr>
          <w:ilvl w:val="0"/>
          <w:numId w:val="133"/>
        </w:numPr>
        <w:spacing w:before="240" w:after="240"/>
      </w:pPr>
      <w:r w:rsidRPr="0685406E">
        <w:t>Full control over OS and application stack</w:t>
      </w:r>
    </w:p>
    <w:p w14:paraId="61347C44" w14:textId="6A955CB0" w:rsidR="2F478EB5" w:rsidRDefault="0685406E" w:rsidP="00121F52">
      <w:pPr>
        <w:pStyle w:val="ListParagraph"/>
        <w:numPr>
          <w:ilvl w:val="0"/>
          <w:numId w:val="133"/>
        </w:numPr>
        <w:spacing w:before="240" w:after="240"/>
      </w:pPr>
      <w:r w:rsidRPr="0685406E">
        <w:t>Scalable and flexible infrastructure</w:t>
      </w:r>
    </w:p>
    <w:p w14:paraId="186C85CE" w14:textId="218346FA" w:rsidR="2F478EB5" w:rsidRDefault="0685406E" w:rsidP="00121F52">
      <w:pPr>
        <w:pStyle w:val="ListParagraph"/>
        <w:numPr>
          <w:ilvl w:val="0"/>
          <w:numId w:val="133"/>
        </w:numPr>
        <w:spacing w:before="240" w:after="240"/>
      </w:pPr>
      <w:r w:rsidRPr="0685406E">
        <w:t>No need to buy physical servers</w:t>
      </w:r>
    </w:p>
    <w:p w14:paraId="3242151C" w14:textId="7FBA0C83" w:rsidR="2F478EB5" w:rsidRDefault="2F478EB5" w:rsidP="0685406E"/>
    <w:p w14:paraId="7D40B85C" w14:textId="6D6D7FB6" w:rsidR="2F478EB5" w:rsidRDefault="0685406E" w:rsidP="0685406E">
      <w:pPr>
        <w:pStyle w:val="Heading3"/>
        <w:spacing w:before="281" w:after="281"/>
      </w:pPr>
      <w:r w:rsidRPr="0685406E">
        <w:rPr>
          <w:b/>
          <w:bCs/>
        </w:rPr>
        <w:t>✅ 2. Platform as a Service (PaaS)</w:t>
      </w:r>
    </w:p>
    <w:p w14:paraId="4E3E86CF" w14:textId="2C464B7F" w:rsidR="2F478EB5" w:rsidRDefault="0685406E" w:rsidP="0685406E">
      <w:pPr>
        <w:spacing w:before="240" w:after="240"/>
      </w:pPr>
      <w:r w:rsidRPr="0685406E">
        <w:rPr>
          <w:b/>
          <w:bCs/>
        </w:rPr>
        <w:t>Definition</w:t>
      </w:r>
      <w:r w:rsidRPr="0685406E">
        <w:t>:</w:t>
      </w:r>
    </w:p>
    <w:p w14:paraId="5CA7CDD5" w14:textId="7A49F74C" w:rsidR="2F478EB5" w:rsidRDefault="0685406E" w:rsidP="0685406E">
      <w:pPr>
        <w:spacing w:before="240" w:after="240"/>
      </w:pPr>
      <w:r w:rsidRPr="0685406E">
        <w:t xml:space="preserve"> PaaS delivers a </w:t>
      </w:r>
      <w:r w:rsidRPr="0685406E">
        <w:rPr>
          <w:b/>
          <w:bCs/>
        </w:rPr>
        <w:t>ready-to-use development environment</w:t>
      </w:r>
      <w:r w:rsidRPr="0685406E">
        <w:t xml:space="preserve"> that includes operating systems, programming languages, libraries, and tools. Developers focus only on building applications.</w:t>
      </w:r>
    </w:p>
    <w:p w14:paraId="6BE908CF" w14:textId="2592ECC2" w:rsidR="2F478EB5" w:rsidRDefault="0685406E" w:rsidP="0685406E">
      <w:pPr>
        <w:spacing w:before="240" w:after="240"/>
      </w:pPr>
      <w:r w:rsidRPr="0685406E">
        <w:rPr>
          <w:b/>
          <w:bCs/>
        </w:rPr>
        <w:t>Examples</w:t>
      </w:r>
      <w:r w:rsidRPr="0685406E">
        <w:t>:</w:t>
      </w:r>
    </w:p>
    <w:p w14:paraId="5B0898C1" w14:textId="1904BD8F" w:rsidR="2F478EB5" w:rsidRDefault="0685406E" w:rsidP="00121F52">
      <w:pPr>
        <w:pStyle w:val="ListParagraph"/>
        <w:numPr>
          <w:ilvl w:val="0"/>
          <w:numId w:val="132"/>
        </w:numPr>
        <w:spacing w:before="240" w:after="240"/>
        <w:rPr>
          <w:b/>
          <w:bCs/>
        </w:rPr>
      </w:pPr>
      <w:r w:rsidRPr="0685406E">
        <w:rPr>
          <w:b/>
          <w:bCs/>
        </w:rPr>
        <w:t>Google App Engine</w:t>
      </w:r>
    </w:p>
    <w:p w14:paraId="190EFBFE" w14:textId="33F7DCA5" w:rsidR="2F478EB5" w:rsidRDefault="0685406E" w:rsidP="00121F52">
      <w:pPr>
        <w:pStyle w:val="ListParagraph"/>
        <w:numPr>
          <w:ilvl w:val="0"/>
          <w:numId w:val="132"/>
        </w:numPr>
        <w:spacing w:before="240" w:after="240"/>
        <w:rPr>
          <w:b/>
          <w:bCs/>
        </w:rPr>
      </w:pPr>
      <w:r w:rsidRPr="0685406E">
        <w:rPr>
          <w:b/>
          <w:bCs/>
        </w:rPr>
        <w:t>Microsoft Azure App Services</w:t>
      </w:r>
    </w:p>
    <w:p w14:paraId="0740C8C2" w14:textId="482B2576" w:rsidR="2F478EB5" w:rsidRDefault="0685406E" w:rsidP="00121F52">
      <w:pPr>
        <w:pStyle w:val="ListParagraph"/>
        <w:numPr>
          <w:ilvl w:val="0"/>
          <w:numId w:val="132"/>
        </w:numPr>
        <w:spacing w:before="240" w:after="240"/>
        <w:rPr>
          <w:b/>
          <w:bCs/>
        </w:rPr>
      </w:pPr>
      <w:r w:rsidRPr="0685406E">
        <w:rPr>
          <w:b/>
          <w:bCs/>
        </w:rPr>
        <w:t>Heroku</w:t>
      </w:r>
    </w:p>
    <w:p w14:paraId="6C34899C" w14:textId="4D33C2FA" w:rsidR="2F478EB5" w:rsidRDefault="0685406E" w:rsidP="00121F52">
      <w:pPr>
        <w:pStyle w:val="ListParagraph"/>
        <w:numPr>
          <w:ilvl w:val="0"/>
          <w:numId w:val="132"/>
        </w:numPr>
        <w:spacing w:before="240" w:after="240"/>
        <w:rPr>
          <w:b/>
          <w:bCs/>
        </w:rPr>
      </w:pPr>
      <w:r w:rsidRPr="0685406E">
        <w:rPr>
          <w:b/>
          <w:bCs/>
        </w:rPr>
        <w:t>Red Hat OpenShift</w:t>
      </w:r>
    </w:p>
    <w:p w14:paraId="76656B78" w14:textId="7C113A26" w:rsidR="2F478EB5" w:rsidRDefault="0685406E" w:rsidP="0685406E">
      <w:pPr>
        <w:spacing w:before="240" w:after="240"/>
      </w:pPr>
      <w:r w:rsidRPr="0685406E">
        <w:rPr>
          <w:b/>
          <w:bCs/>
        </w:rPr>
        <w:t>Use Cases</w:t>
      </w:r>
      <w:r w:rsidRPr="0685406E">
        <w:t>:</w:t>
      </w:r>
    </w:p>
    <w:p w14:paraId="06D564F5" w14:textId="2C8588B8" w:rsidR="2F478EB5" w:rsidRDefault="0685406E" w:rsidP="00121F52">
      <w:pPr>
        <w:pStyle w:val="ListParagraph"/>
        <w:numPr>
          <w:ilvl w:val="0"/>
          <w:numId w:val="131"/>
        </w:numPr>
        <w:spacing w:before="240" w:after="240"/>
      </w:pPr>
      <w:r w:rsidRPr="0685406E">
        <w:t>Building and deploying apps quickly</w:t>
      </w:r>
    </w:p>
    <w:p w14:paraId="2587850B" w14:textId="6B38E434" w:rsidR="2F478EB5" w:rsidRDefault="0685406E" w:rsidP="00121F52">
      <w:pPr>
        <w:pStyle w:val="ListParagraph"/>
        <w:numPr>
          <w:ilvl w:val="0"/>
          <w:numId w:val="131"/>
        </w:numPr>
        <w:spacing w:before="240" w:after="240"/>
      </w:pPr>
      <w:r w:rsidRPr="0685406E">
        <w:t>Automating development workflows</w:t>
      </w:r>
    </w:p>
    <w:p w14:paraId="030C46A2" w14:textId="5EA6CBD3" w:rsidR="2F478EB5" w:rsidRDefault="0685406E" w:rsidP="00121F52">
      <w:pPr>
        <w:pStyle w:val="ListParagraph"/>
        <w:numPr>
          <w:ilvl w:val="0"/>
          <w:numId w:val="131"/>
        </w:numPr>
        <w:spacing w:before="240" w:after="240"/>
      </w:pPr>
      <w:r w:rsidRPr="0685406E">
        <w:t>Developing APIs and microservices</w:t>
      </w:r>
    </w:p>
    <w:p w14:paraId="3BD55D1F" w14:textId="1F642450" w:rsidR="2F478EB5" w:rsidRDefault="0685406E" w:rsidP="0685406E">
      <w:pPr>
        <w:spacing w:before="240" w:after="240"/>
      </w:pPr>
      <w:r w:rsidRPr="0685406E">
        <w:rPr>
          <w:b/>
          <w:bCs/>
        </w:rPr>
        <w:t>Advantages</w:t>
      </w:r>
      <w:r w:rsidRPr="0685406E">
        <w:t>:</w:t>
      </w:r>
    </w:p>
    <w:p w14:paraId="020CC893" w14:textId="13A4C99F" w:rsidR="2F478EB5" w:rsidRDefault="0685406E" w:rsidP="00121F52">
      <w:pPr>
        <w:pStyle w:val="ListParagraph"/>
        <w:numPr>
          <w:ilvl w:val="0"/>
          <w:numId w:val="130"/>
        </w:numPr>
        <w:spacing w:before="240" w:after="240"/>
      </w:pPr>
      <w:r w:rsidRPr="0685406E">
        <w:t>Simplifies development and deployment</w:t>
      </w:r>
    </w:p>
    <w:p w14:paraId="7F3F8BC4" w14:textId="30A9139E" w:rsidR="2F478EB5" w:rsidRDefault="0685406E" w:rsidP="00121F52">
      <w:pPr>
        <w:pStyle w:val="ListParagraph"/>
        <w:numPr>
          <w:ilvl w:val="0"/>
          <w:numId w:val="130"/>
        </w:numPr>
        <w:spacing w:before="240" w:after="240"/>
      </w:pPr>
      <w:r w:rsidRPr="0685406E">
        <w:t>Built-in scalability and high availability</w:t>
      </w:r>
    </w:p>
    <w:p w14:paraId="77E532FF" w14:textId="070D61D8" w:rsidR="2F478EB5" w:rsidRDefault="0685406E" w:rsidP="00121F52">
      <w:pPr>
        <w:pStyle w:val="ListParagraph"/>
        <w:numPr>
          <w:ilvl w:val="0"/>
          <w:numId w:val="130"/>
        </w:numPr>
        <w:spacing w:before="240" w:after="240"/>
      </w:pPr>
      <w:r w:rsidRPr="0685406E">
        <w:t>No need to manage servers or OS</w:t>
      </w:r>
    </w:p>
    <w:p w14:paraId="2B9AB8B6" w14:textId="67AECBAB" w:rsidR="2F478EB5" w:rsidRDefault="2F478EB5" w:rsidP="0685406E"/>
    <w:p w14:paraId="6B05E7FE" w14:textId="4DEBCB4E" w:rsidR="2F478EB5" w:rsidRDefault="0685406E" w:rsidP="0685406E">
      <w:pPr>
        <w:pStyle w:val="Heading3"/>
        <w:spacing w:before="281" w:after="281"/>
      </w:pPr>
      <w:r w:rsidRPr="0685406E">
        <w:rPr>
          <w:b/>
          <w:bCs/>
        </w:rPr>
        <w:lastRenderedPageBreak/>
        <w:t>✅ 3. Software as a Service (SaaS)</w:t>
      </w:r>
    </w:p>
    <w:p w14:paraId="686E5A31" w14:textId="69D6CB2F" w:rsidR="2F478EB5" w:rsidRDefault="0685406E" w:rsidP="0685406E">
      <w:pPr>
        <w:spacing w:before="240" w:after="240"/>
      </w:pPr>
      <w:r w:rsidRPr="0685406E">
        <w:rPr>
          <w:b/>
          <w:bCs/>
        </w:rPr>
        <w:t>Definition</w:t>
      </w:r>
      <w:r w:rsidRPr="0685406E">
        <w:t>:</w:t>
      </w:r>
    </w:p>
    <w:p w14:paraId="2C8988DE" w14:textId="74D227D6" w:rsidR="2F478EB5" w:rsidRDefault="0685406E" w:rsidP="0685406E">
      <w:pPr>
        <w:spacing w:before="240" w:after="240"/>
      </w:pPr>
      <w:r w:rsidRPr="0685406E">
        <w:t xml:space="preserve"> SaaS offers </w:t>
      </w:r>
      <w:r w:rsidRPr="0685406E">
        <w:rPr>
          <w:b/>
          <w:bCs/>
        </w:rPr>
        <w:t>fully functional applications</w:t>
      </w:r>
      <w:r w:rsidRPr="0685406E">
        <w:t xml:space="preserve"> delivered over the internet. Users access software through a browser, and the provider manages everything behind the scenes.</w:t>
      </w:r>
    </w:p>
    <w:p w14:paraId="2626CCC9" w14:textId="716F5F2D" w:rsidR="2F478EB5" w:rsidRDefault="0685406E" w:rsidP="0685406E">
      <w:pPr>
        <w:spacing w:before="240" w:after="240"/>
      </w:pPr>
      <w:r w:rsidRPr="0685406E">
        <w:rPr>
          <w:b/>
          <w:bCs/>
        </w:rPr>
        <w:t>Examples</w:t>
      </w:r>
      <w:r w:rsidRPr="0685406E">
        <w:t>:</w:t>
      </w:r>
    </w:p>
    <w:p w14:paraId="12D24907" w14:textId="7608AB73" w:rsidR="2F478EB5" w:rsidRDefault="0685406E" w:rsidP="00121F52">
      <w:pPr>
        <w:pStyle w:val="ListParagraph"/>
        <w:numPr>
          <w:ilvl w:val="0"/>
          <w:numId w:val="129"/>
        </w:numPr>
        <w:spacing w:before="240" w:after="240"/>
        <w:rPr>
          <w:b/>
          <w:bCs/>
        </w:rPr>
      </w:pPr>
      <w:r w:rsidRPr="0685406E">
        <w:rPr>
          <w:b/>
          <w:bCs/>
        </w:rPr>
        <w:t>Gmail, Google Drive</w:t>
      </w:r>
    </w:p>
    <w:p w14:paraId="33C3D238" w14:textId="47817982" w:rsidR="2F478EB5" w:rsidRDefault="0685406E" w:rsidP="00121F52">
      <w:pPr>
        <w:pStyle w:val="ListParagraph"/>
        <w:numPr>
          <w:ilvl w:val="0"/>
          <w:numId w:val="129"/>
        </w:numPr>
        <w:spacing w:before="240" w:after="240"/>
        <w:rPr>
          <w:b/>
          <w:bCs/>
        </w:rPr>
      </w:pPr>
      <w:r w:rsidRPr="0685406E">
        <w:rPr>
          <w:b/>
          <w:bCs/>
        </w:rPr>
        <w:t>Microsoft 365 (Word, Excel, Outlook)</w:t>
      </w:r>
    </w:p>
    <w:p w14:paraId="3983CEAD" w14:textId="22662148" w:rsidR="2F478EB5" w:rsidRDefault="0685406E" w:rsidP="00121F52">
      <w:pPr>
        <w:pStyle w:val="ListParagraph"/>
        <w:numPr>
          <w:ilvl w:val="0"/>
          <w:numId w:val="129"/>
        </w:numPr>
        <w:spacing w:before="240" w:after="240"/>
        <w:rPr>
          <w:b/>
          <w:bCs/>
        </w:rPr>
      </w:pPr>
      <w:r w:rsidRPr="0685406E">
        <w:rPr>
          <w:b/>
          <w:bCs/>
        </w:rPr>
        <w:t>Salesforce</w:t>
      </w:r>
    </w:p>
    <w:p w14:paraId="531A6E9D" w14:textId="5DEE15F9" w:rsidR="2F478EB5" w:rsidRDefault="0685406E" w:rsidP="00121F52">
      <w:pPr>
        <w:pStyle w:val="ListParagraph"/>
        <w:numPr>
          <w:ilvl w:val="0"/>
          <w:numId w:val="129"/>
        </w:numPr>
        <w:spacing w:before="240" w:after="240"/>
        <w:rPr>
          <w:b/>
          <w:bCs/>
        </w:rPr>
      </w:pPr>
      <w:r w:rsidRPr="0685406E">
        <w:rPr>
          <w:b/>
          <w:bCs/>
        </w:rPr>
        <w:t>Zoom, Slack</w:t>
      </w:r>
    </w:p>
    <w:p w14:paraId="7A533424" w14:textId="0DDD3CB0" w:rsidR="2F478EB5" w:rsidRDefault="0685406E" w:rsidP="0685406E">
      <w:pPr>
        <w:spacing w:before="240" w:after="240"/>
      </w:pPr>
      <w:r w:rsidRPr="0685406E">
        <w:rPr>
          <w:b/>
          <w:bCs/>
        </w:rPr>
        <w:t>Use Cases</w:t>
      </w:r>
      <w:r w:rsidRPr="0685406E">
        <w:t>:</w:t>
      </w:r>
    </w:p>
    <w:p w14:paraId="51DAE296" w14:textId="542A7367" w:rsidR="2F478EB5" w:rsidRDefault="0685406E" w:rsidP="00121F52">
      <w:pPr>
        <w:pStyle w:val="ListParagraph"/>
        <w:numPr>
          <w:ilvl w:val="0"/>
          <w:numId w:val="128"/>
        </w:numPr>
        <w:spacing w:before="240" w:after="240"/>
      </w:pPr>
      <w:r w:rsidRPr="0685406E">
        <w:t>Business communication and collaboration</w:t>
      </w:r>
    </w:p>
    <w:p w14:paraId="1855E53E" w14:textId="50AB74E6" w:rsidR="2F478EB5" w:rsidRDefault="0685406E" w:rsidP="00121F52">
      <w:pPr>
        <w:pStyle w:val="ListParagraph"/>
        <w:numPr>
          <w:ilvl w:val="0"/>
          <w:numId w:val="128"/>
        </w:numPr>
        <w:spacing w:before="240" w:after="240"/>
      </w:pPr>
      <w:r w:rsidRPr="0685406E">
        <w:t>CRM and ERP systems</w:t>
      </w:r>
    </w:p>
    <w:p w14:paraId="28AA8A90" w14:textId="1292272D" w:rsidR="2F478EB5" w:rsidRDefault="0685406E" w:rsidP="00121F52">
      <w:pPr>
        <w:pStyle w:val="ListParagraph"/>
        <w:numPr>
          <w:ilvl w:val="0"/>
          <w:numId w:val="128"/>
        </w:numPr>
        <w:spacing w:before="240" w:after="240"/>
      </w:pPr>
      <w:r w:rsidRPr="0685406E">
        <w:t>Document creation and storage</w:t>
      </w:r>
    </w:p>
    <w:p w14:paraId="096E6DB3" w14:textId="0DCDBEB6" w:rsidR="2F478EB5" w:rsidRDefault="0685406E" w:rsidP="0685406E">
      <w:pPr>
        <w:spacing w:before="240" w:after="240"/>
      </w:pPr>
      <w:r w:rsidRPr="0685406E">
        <w:rPr>
          <w:b/>
          <w:bCs/>
        </w:rPr>
        <w:t>Advantages</w:t>
      </w:r>
      <w:r w:rsidRPr="0685406E">
        <w:t>:</w:t>
      </w:r>
    </w:p>
    <w:p w14:paraId="54B6B981" w14:textId="6E4C572F" w:rsidR="2F478EB5" w:rsidRDefault="0685406E" w:rsidP="00121F52">
      <w:pPr>
        <w:pStyle w:val="ListParagraph"/>
        <w:numPr>
          <w:ilvl w:val="0"/>
          <w:numId w:val="127"/>
        </w:numPr>
        <w:spacing w:before="240" w:after="240"/>
      </w:pPr>
      <w:r w:rsidRPr="0685406E">
        <w:t>No installation or maintenance required</w:t>
      </w:r>
    </w:p>
    <w:p w14:paraId="2BE4F9D3" w14:textId="23902CE0" w:rsidR="2F478EB5" w:rsidRDefault="0685406E" w:rsidP="00121F52">
      <w:pPr>
        <w:pStyle w:val="ListParagraph"/>
        <w:numPr>
          <w:ilvl w:val="0"/>
          <w:numId w:val="127"/>
        </w:numPr>
        <w:spacing w:before="240" w:after="240"/>
      </w:pPr>
      <w:r w:rsidRPr="0685406E">
        <w:t>Accessible from any device</w:t>
      </w:r>
    </w:p>
    <w:p w14:paraId="17D8C44F" w14:textId="3BCF6C81" w:rsidR="2F478EB5" w:rsidRDefault="0685406E" w:rsidP="00121F52">
      <w:pPr>
        <w:pStyle w:val="ListParagraph"/>
        <w:numPr>
          <w:ilvl w:val="0"/>
          <w:numId w:val="127"/>
        </w:numPr>
        <w:spacing w:before="240" w:after="240"/>
      </w:pPr>
      <w:r w:rsidRPr="0685406E">
        <w:t>Automatic updates and support</w:t>
      </w:r>
    </w:p>
    <w:p w14:paraId="4C037915" w14:textId="712A5EF1" w:rsidR="2F478EB5" w:rsidRDefault="2F478EB5" w:rsidP="0685406E"/>
    <w:p w14:paraId="4394A2C0" w14:textId="6D2F4619" w:rsidR="2F478EB5" w:rsidRDefault="0685406E" w:rsidP="0685406E">
      <w:pPr>
        <w:pStyle w:val="Heading3"/>
        <w:spacing w:before="281" w:after="281"/>
      </w:pPr>
      <w:r w:rsidRPr="0685406E">
        <w:rPr>
          <w:b/>
          <w:bCs/>
        </w:rPr>
        <w:t>📊 Comparison Table</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006"/>
        <w:gridCol w:w="2346"/>
        <w:gridCol w:w="2746"/>
        <w:gridCol w:w="2693"/>
      </w:tblGrid>
      <w:tr w:rsidR="0685406E" w14:paraId="560E173A" w14:textId="77777777" w:rsidTr="7A36CC13">
        <w:trPr>
          <w:trHeight w:val="300"/>
        </w:trPr>
        <w:tc>
          <w:tcPr>
            <w:tcW w:w="2006" w:type="dxa"/>
            <w:vAlign w:val="center"/>
          </w:tcPr>
          <w:p w14:paraId="2A53634A" w14:textId="382D41CE" w:rsidR="0685406E" w:rsidRDefault="0685406E" w:rsidP="0685406E">
            <w:pPr>
              <w:spacing w:after="0"/>
              <w:jc w:val="center"/>
            </w:pPr>
            <w:r w:rsidRPr="0685406E">
              <w:rPr>
                <w:b/>
                <w:bCs/>
              </w:rPr>
              <w:t>Feature</w:t>
            </w:r>
          </w:p>
        </w:tc>
        <w:tc>
          <w:tcPr>
            <w:tcW w:w="2346" w:type="dxa"/>
            <w:vAlign w:val="center"/>
          </w:tcPr>
          <w:p w14:paraId="0441141B" w14:textId="056BEE2D" w:rsidR="0685406E" w:rsidRDefault="0685406E" w:rsidP="0685406E">
            <w:pPr>
              <w:spacing w:after="0"/>
              <w:jc w:val="center"/>
            </w:pPr>
            <w:r w:rsidRPr="0685406E">
              <w:rPr>
                <w:b/>
                <w:bCs/>
              </w:rPr>
              <w:t>IaaS</w:t>
            </w:r>
          </w:p>
        </w:tc>
        <w:tc>
          <w:tcPr>
            <w:tcW w:w="2746" w:type="dxa"/>
            <w:vAlign w:val="center"/>
          </w:tcPr>
          <w:p w14:paraId="50FCCDF2" w14:textId="5C568EC9" w:rsidR="0685406E" w:rsidRDefault="0685406E" w:rsidP="0685406E">
            <w:pPr>
              <w:spacing w:after="0"/>
              <w:jc w:val="center"/>
            </w:pPr>
            <w:r w:rsidRPr="0685406E">
              <w:rPr>
                <w:b/>
                <w:bCs/>
              </w:rPr>
              <w:t>PaaS</w:t>
            </w:r>
          </w:p>
        </w:tc>
        <w:tc>
          <w:tcPr>
            <w:tcW w:w="2693" w:type="dxa"/>
            <w:vAlign w:val="center"/>
          </w:tcPr>
          <w:p w14:paraId="06882F0B" w14:textId="3AB10AE1" w:rsidR="0685406E" w:rsidRDefault="0685406E" w:rsidP="0685406E">
            <w:pPr>
              <w:spacing w:after="0"/>
              <w:jc w:val="center"/>
            </w:pPr>
            <w:r w:rsidRPr="0685406E">
              <w:rPr>
                <w:b/>
                <w:bCs/>
              </w:rPr>
              <w:t>SaaS</w:t>
            </w:r>
          </w:p>
        </w:tc>
      </w:tr>
      <w:tr w:rsidR="0685406E" w14:paraId="1DD296AB" w14:textId="77777777" w:rsidTr="7A36CC13">
        <w:trPr>
          <w:trHeight w:val="300"/>
        </w:trPr>
        <w:tc>
          <w:tcPr>
            <w:tcW w:w="2006" w:type="dxa"/>
            <w:vAlign w:val="center"/>
          </w:tcPr>
          <w:p w14:paraId="41DAE322" w14:textId="323BA1BF" w:rsidR="0685406E" w:rsidRDefault="0685406E" w:rsidP="0685406E">
            <w:pPr>
              <w:spacing w:after="0"/>
            </w:pPr>
            <w:r>
              <w:t>User Manages</w:t>
            </w:r>
          </w:p>
        </w:tc>
        <w:tc>
          <w:tcPr>
            <w:tcW w:w="2346" w:type="dxa"/>
            <w:vAlign w:val="center"/>
          </w:tcPr>
          <w:p w14:paraId="2AFA230F" w14:textId="01CD3467" w:rsidR="0685406E" w:rsidRDefault="0685406E" w:rsidP="0685406E">
            <w:pPr>
              <w:spacing w:after="0"/>
            </w:pPr>
            <w:r>
              <w:t>OS, apps, runtime, data</w:t>
            </w:r>
          </w:p>
        </w:tc>
        <w:tc>
          <w:tcPr>
            <w:tcW w:w="2746" w:type="dxa"/>
            <w:vAlign w:val="center"/>
          </w:tcPr>
          <w:p w14:paraId="03923813" w14:textId="5E6A496B" w:rsidR="0685406E" w:rsidRDefault="0685406E" w:rsidP="0685406E">
            <w:pPr>
              <w:spacing w:after="0"/>
            </w:pPr>
            <w:r>
              <w:t>Apps and data</w:t>
            </w:r>
          </w:p>
        </w:tc>
        <w:tc>
          <w:tcPr>
            <w:tcW w:w="2693" w:type="dxa"/>
            <w:vAlign w:val="center"/>
          </w:tcPr>
          <w:p w14:paraId="4AFFF396" w14:textId="47633E8C" w:rsidR="0685406E" w:rsidRDefault="0685406E" w:rsidP="0685406E">
            <w:pPr>
              <w:spacing w:after="0"/>
            </w:pPr>
            <w:r>
              <w:t>Just usage of the app</w:t>
            </w:r>
          </w:p>
        </w:tc>
      </w:tr>
      <w:tr w:rsidR="0685406E" w14:paraId="62D55752" w14:textId="77777777" w:rsidTr="7A36CC13">
        <w:trPr>
          <w:trHeight w:val="300"/>
        </w:trPr>
        <w:tc>
          <w:tcPr>
            <w:tcW w:w="2006" w:type="dxa"/>
            <w:vAlign w:val="center"/>
          </w:tcPr>
          <w:p w14:paraId="0AC469CA" w14:textId="36D065C8" w:rsidR="0685406E" w:rsidRDefault="0685406E" w:rsidP="0685406E">
            <w:pPr>
              <w:spacing w:after="0"/>
            </w:pPr>
            <w:r>
              <w:t>Provider Manages</w:t>
            </w:r>
          </w:p>
        </w:tc>
        <w:tc>
          <w:tcPr>
            <w:tcW w:w="2346" w:type="dxa"/>
            <w:vAlign w:val="center"/>
          </w:tcPr>
          <w:p w14:paraId="60266907" w14:textId="4CF2282C" w:rsidR="0685406E" w:rsidRDefault="0685406E" w:rsidP="0685406E">
            <w:pPr>
              <w:spacing w:after="0"/>
            </w:pPr>
            <w:r>
              <w:t>Hardware, virtualization</w:t>
            </w:r>
          </w:p>
        </w:tc>
        <w:tc>
          <w:tcPr>
            <w:tcW w:w="2746" w:type="dxa"/>
            <w:vAlign w:val="center"/>
          </w:tcPr>
          <w:p w14:paraId="3016195C" w14:textId="76C358BF" w:rsidR="0685406E" w:rsidRDefault="0685406E" w:rsidP="0685406E">
            <w:pPr>
              <w:spacing w:after="0"/>
            </w:pPr>
            <w:r>
              <w:t>Infra + OS + runtime</w:t>
            </w:r>
          </w:p>
        </w:tc>
        <w:tc>
          <w:tcPr>
            <w:tcW w:w="2693" w:type="dxa"/>
            <w:vAlign w:val="center"/>
          </w:tcPr>
          <w:p w14:paraId="19579B46" w14:textId="0CF2FBAC" w:rsidR="0685406E" w:rsidRDefault="0685406E" w:rsidP="0685406E">
            <w:pPr>
              <w:spacing w:after="0"/>
            </w:pPr>
            <w:r>
              <w:t>Everything (infra + app)</w:t>
            </w:r>
          </w:p>
        </w:tc>
      </w:tr>
      <w:tr w:rsidR="0685406E" w14:paraId="6594FE35" w14:textId="77777777" w:rsidTr="7A36CC13">
        <w:trPr>
          <w:trHeight w:val="300"/>
        </w:trPr>
        <w:tc>
          <w:tcPr>
            <w:tcW w:w="2006" w:type="dxa"/>
            <w:vAlign w:val="center"/>
          </w:tcPr>
          <w:p w14:paraId="7FE5DC69" w14:textId="22FBCAD6" w:rsidR="0685406E" w:rsidRDefault="0685406E" w:rsidP="0685406E">
            <w:pPr>
              <w:spacing w:after="0"/>
            </w:pPr>
            <w:r>
              <w:t>Customization Level</w:t>
            </w:r>
          </w:p>
        </w:tc>
        <w:tc>
          <w:tcPr>
            <w:tcW w:w="2346" w:type="dxa"/>
            <w:vAlign w:val="center"/>
          </w:tcPr>
          <w:p w14:paraId="5DC5D35F" w14:textId="60F4FDCC" w:rsidR="0685406E" w:rsidRDefault="0685406E" w:rsidP="0685406E">
            <w:pPr>
              <w:spacing w:after="0"/>
            </w:pPr>
            <w:r>
              <w:t>High</w:t>
            </w:r>
          </w:p>
        </w:tc>
        <w:tc>
          <w:tcPr>
            <w:tcW w:w="2746" w:type="dxa"/>
            <w:vAlign w:val="center"/>
          </w:tcPr>
          <w:p w14:paraId="434B8BCE" w14:textId="1D517301" w:rsidR="0685406E" w:rsidRDefault="0685406E" w:rsidP="0685406E">
            <w:pPr>
              <w:spacing w:after="0"/>
            </w:pPr>
            <w:r>
              <w:t>Medium</w:t>
            </w:r>
          </w:p>
        </w:tc>
        <w:tc>
          <w:tcPr>
            <w:tcW w:w="2693" w:type="dxa"/>
            <w:vAlign w:val="center"/>
          </w:tcPr>
          <w:p w14:paraId="61E5198A" w14:textId="69B0820D" w:rsidR="0685406E" w:rsidRDefault="0685406E" w:rsidP="0685406E">
            <w:pPr>
              <w:spacing w:after="0"/>
            </w:pPr>
            <w:r>
              <w:t>Low</w:t>
            </w:r>
          </w:p>
        </w:tc>
      </w:tr>
      <w:tr w:rsidR="0685406E" w14:paraId="64B3D1C8" w14:textId="77777777" w:rsidTr="7A36CC13">
        <w:trPr>
          <w:trHeight w:val="300"/>
        </w:trPr>
        <w:tc>
          <w:tcPr>
            <w:tcW w:w="2006" w:type="dxa"/>
            <w:vAlign w:val="center"/>
          </w:tcPr>
          <w:p w14:paraId="783D3CBF" w14:textId="5F3EF28B" w:rsidR="0685406E" w:rsidRDefault="0685406E" w:rsidP="0685406E">
            <w:pPr>
              <w:spacing w:after="0"/>
            </w:pPr>
            <w:r>
              <w:t>Target Users</w:t>
            </w:r>
          </w:p>
        </w:tc>
        <w:tc>
          <w:tcPr>
            <w:tcW w:w="2346" w:type="dxa"/>
            <w:vAlign w:val="center"/>
          </w:tcPr>
          <w:p w14:paraId="7F791054" w14:textId="7A638F78" w:rsidR="0685406E" w:rsidRDefault="0685406E" w:rsidP="0685406E">
            <w:pPr>
              <w:spacing w:after="0"/>
            </w:pPr>
            <w:r>
              <w:t>IT admins, DevOps</w:t>
            </w:r>
          </w:p>
        </w:tc>
        <w:tc>
          <w:tcPr>
            <w:tcW w:w="2746" w:type="dxa"/>
            <w:vAlign w:val="center"/>
          </w:tcPr>
          <w:p w14:paraId="6EBF4366" w14:textId="029A0392" w:rsidR="0685406E" w:rsidRDefault="0685406E" w:rsidP="0685406E">
            <w:pPr>
              <w:spacing w:after="0"/>
            </w:pPr>
            <w:r>
              <w:t>Developers</w:t>
            </w:r>
          </w:p>
        </w:tc>
        <w:tc>
          <w:tcPr>
            <w:tcW w:w="2693" w:type="dxa"/>
            <w:vAlign w:val="center"/>
          </w:tcPr>
          <w:p w14:paraId="7378EAB5" w14:textId="1FD4BC92" w:rsidR="0685406E" w:rsidRDefault="0685406E" w:rsidP="0685406E">
            <w:pPr>
              <w:spacing w:after="0"/>
            </w:pPr>
            <w:r>
              <w:t>End users</w:t>
            </w:r>
          </w:p>
        </w:tc>
      </w:tr>
      <w:tr w:rsidR="0685406E" w14:paraId="099DD012" w14:textId="77777777" w:rsidTr="7A36CC13">
        <w:trPr>
          <w:trHeight w:val="300"/>
        </w:trPr>
        <w:tc>
          <w:tcPr>
            <w:tcW w:w="2006" w:type="dxa"/>
            <w:vAlign w:val="center"/>
          </w:tcPr>
          <w:p w14:paraId="7E30F4D9" w14:textId="625F91CC" w:rsidR="0685406E" w:rsidRDefault="0685406E" w:rsidP="0685406E">
            <w:pPr>
              <w:spacing w:after="0"/>
            </w:pPr>
            <w:r>
              <w:t>Example</w:t>
            </w:r>
          </w:p>
        </w:tc>
        <w:tc>
          <w:tcPr>
            <w:tcW w:w="2346" w:type="dxa"/>
            <w:vAlign w:val="center"/>
          </w:tcPr>
          <w:p w14:paraId="49F3F2B6" w14:textId="116A1191" w:rsidR="0685406E" w:rsidRDefault="0685406E" w:rsidP="0685406E">
            <w:pPr>
              <w:spacing w:after="0"/>
            </w:pPr>
            <w:r>
              <w:t>AWS EC2, Azure VM</w:t>
            </w:r>
          </w:p>
        </w:tc>
        <w:tc>
          <w:tcPr>
            <w:tcW w:w="2746" w:type="dxa"/>
            <w:vAlign w:val="center"/>
          </w:tcPr>
          <w:p w14:paraId="0970936E" w14:textId="741A598B" w:rsidR="0685406E" w:rsidRDefault="0685406E" w:rsidP="0685406E">
            <w:pPr>
              <w:spacing w:after="0"/>
            </w:pPr>
            <w:r>
              <w:t>Google App Engine, Heroku</w:t>
            </w:r>
          </w:p>
        </w:tc>
        <w:tc>
          <w:tcPr>
            <w:tcW w:w="2693" w:type="dxa"/>
            <w:vAlign w:val="center"/>
          </w:tcPr>
          <w:p w14:paraId="0270E7D7" w14:textId="5FFC4E09" w:rsidR="0685406E" w:rsidRDefault="0685406E" w:rsidP="0685406E">
            <w:pPr>
              <w:spacing w:after="0"/>
            </w:pPr>
            <w:r>
              <w:t>Gmail, Dropbox, Salesforce</w:t>
            </w:r>
          </w:p>
        </w:tc>
      </w:tr>
    </w:tbl>
    <w:p w14:paraId="7523ED7A" w14:textId="6E73FF25" w:rsidR="2F478EB5" w:rsidRDefault="2F478EB5" w:rsidP="0685406E"/>
    <w:p w14:paraId="00322B96" w14:textId="1972DB23" w:rsidR="2F478EB5" w:rsidRDefault="0685406E" w:rsidP="0685406E">
      <w:pPr>
        <w:pStyle w:val="Heading3"/>
        <w:spacing w:before="281" w:after="281"/>
      </w:pPr>
      <w:r w:rsidRPr="0685406E">
        <w:rPr>
          <w:b/>
          <w:bCs/>
        </w:rPr>
        <w:lastRenderedPageBreak/>
        <w:t>✅ Conclusion</w:t>
      </w:r>
    </w:p>
    <w:p w14:paraId="5E6E18D9" w14:textId="0FF1C8D4" w:rsidR="2F478EB5" w:rsidRDefault="0685406E" w:rsidP="00121F52">
      <w:pPr>
        <w:pStyle w:val="ListParagraph"/>
        <w:numPr>
          <w:ilvl w:val="0"/>
          <w:numId w:val="126"/>
        </w:numPr>
        <w:spacing w:before="240" w:after="240"/>
      </w:pPr>
      <w:r w:rsidRPr="0685406E">
        <w:rPr>
          <w:b/>
          <w:bCs/>
        </w:rPr>
        <w:t>IaaS</w:t>
      </w:r>
      <w:r w:rsidRPr="0685406E">
        <w:t>: Ideal for those who want maximum control over infrastructure.</w:t>
      </w:r>
    </w:p>
    <w:p w14:paraId="7785CC52" w14:textId="51EF4297" w:rsidR="2F478EB5" w:rsidRDefault="0685406E" w:rsidP="00121F52">
      <w:pPr>
        <w:pStyle w:val="ListParagraph"/>
        <w:numPr>
          <w:ilvl w:val="0"/>
          <w:numId w:val="126"/>
        </w:numPr>
        <w:spacing w:before="240" w:after="240"/>
      </w:pPr>
      <w:r w:rsidRPr="0685406E">
        <w:rPr>
          <w:b/>
          <w:bCs/>
        </w:rPr>
        <w:t>PaaS</w:t>
      </w:r>
      <w:r w:rsidRPr="0685406E">
        <w:t>: Ideal for developers who want to focus on app development without worrying about the underlying stack.</w:t>
      </w:r>
    </w:p>
    <w:p w14:paraId="1EBAA173" w14:textId="0BDFB3DC" w:rsidR="2F478EB5" w:rsidRDefault="0685406E" w:rsidP="00121F52">
      <w:pPr>
        <w:pStyle w:val="ListParagraph"/>
        <w:numPr>
          <w:ilvl w:val="0"/>
          <w:numId w:val="126"/>
        </w:numPr>
        <w:spacing w:before="240" w:after="240"/>
      </w:pPr>
      <w:r w:rsidRPr="0685406E">
        <w:rPr>
          <w:b/>
          <w:bCs/>
        </w:rPr>
        <w:t>SaaS</w:t>
      </w:r>
      <w:r w:rsidRPr="0685406E">
        <w:t>: Ideal for end users who want ready-to-use software with no maintenance.</w:t>
      </w:r>
    </w:p>
    <w:p w14:paraId="1CF6303C" w14:textId="3C4EF66F" w:rsidR="2F478EB5" w:rsidRDefault="0685406E" w:rsidP="0685406E">
      <w:pPr>
        <w:spacing w:before="240" w:after="240"/>
      </w:pPr>
      <w:r w:rsidRPr="0685406E">
        <w:t xml:space="preserve">Understanding these models helps organizations </w:t>
      </w:r>
      <w:r w:rsidRPr="0685406E">
        <w:rPr>
          <w:b/>
          <w:bCs/>
        </w:rPr>
        <w:t>choose the right cloud solution</w:t>
      </w:r>
      <w:r w:rsidRPr="0685406E">
        <w:t xml:space="preserve"> based on their goals, technical expertise, and workload needs.</w:t>
      </w:r>
    </w:p>
    <w:p w14:paraId="2E81C4E0" w14:textId="36D0EEE2" w:rsidR="2F478EB5" w:rsidRDefault="2F478EB5" w:rsidP="2F478EB5">
      <w:pPr>
        <w:pStyle w:val="NormalWeb"/>
        <w:ind w:left="720"/>
        <w:rPr>
          <w:rStyle w:val="Strong"/>
          <w:rFonts w:eastAsiaTheme="majorEastAsia"/>
          <w:b w:val="0"/>
          <w:bCs w:val="0"/>
          <w:color w:val="FF0000"/>
        </w:rPr>
      </w:pPr>
    </w:p>
    <w:p w14:paraId="79154063" w14:textId="73072D7E" w:rsidR="0074583F" w:rsidRPr="00870497" w:rsidRDefault="798C4040" w:rsidP="2F478EB5">
      <w:pPr>
        <w:pStyle w:val="NormalWeb"/>
        <w:numPr>
          <w:ilvl w:val="0"/>
          <w:numId w:val="29"/>
        </w:numPr>
        <w:rPr>
          <w:rStyle w:val="Strong"/>
          <w:rFonts w:eastAsiaTheme="majorEastAsia"/>
          <w:b w:val="0"/>
          <w:bCs w:val="0"/>
          <w:color w:val="FF0000"/>
        </w:rPr>
      </w:pPr>
      <w:r w:rsidRPr="798C4040">
        <w:rPr>
          <w:rStyle w:val="Strong"/>
          <w:rFonts w:eastAsiaTheme="majorEastAsia"/>
          <w:b w:val="0"/>
          <w:bCs w:val="0"/>
          <w:color w:val="FF0000"/>
        </w:rPr>
        <w:t>Explain how virtualization technologies support the implementation of cloud computing. Discuss the role of virtualization in enabling scalability, resource pooling, and on-demand self-service in cloud environments.</w:t>
      </w:r>
    </w:p>
    <w:p w14:paraId="23CE2F55" w14:textId="2D2901E7" w:rsidR="798C4040" w:rsidRDefault="798C4040" w:rsidP="798C4040">
      <w:pPr>
        <w:spacing w:before="240" w:after="240"/>
      </w:pPr>
      <w:r w:rsidRPr="798C4040">
        <w:t>Here’s a clear and detailed answer to your question:</w:t>
      </w:r>
    </w:p>
    <w:p w14:paraId="3BC43D02" w14:textId="0B810D3B" w:rsidR="798C4040" w:rsidRDefault="798C4040"/>
    <w:p w14:paraId="5203A995" w14:textId="1AAAFC4B" w:rsidR="798C4040" w:rsidRDefault="798C4040" w:rsidP="798C4040">
      <w:pPr>
        <w:pStyle w:val="Heading2"/>
        <w:spacing w:before="299" w:after="299"/>
      </w:pPr>
      <w:r w:rsidRPr="798C4040">
        <w:rPr>
          <w:b/>
          <w:bCs/>
          <w:sz w:val="36"/>
          <w:szCs w:val="36"/>
        </w:rPr>
        <w:t>✅ How Virtualization Technologies Support Cloud Computing</w:t>
      </w:r>
    </w:p>
    <w:p w14:paraId="3E98F92C" w14:textId="458FFA3C" w:rsidR="798C4040" w:rsidRDefault="798C4040" w:rsidP="798C4040">
      <w:pPr>
        <w:spacing w:before="240" w:after="240"/>
      </w:pPr>
      <w:r w:rsidRPr="798C4040">
        <w:rPr>
          <w:b/>
          <w:bCs/>
        </w:rPr>
        <w:t>Virtualization</w:t>
      </w:r>
      <w:r w:rsidRPr="798C4040">
        <w:t xml:space="preserve"> is the foundational technology that powers </w:t>
      </w:r>
      <w:r w:rsidRPr="798C4040">
        <w:rPr>
          <w:b/>
          <w:bCs/>
        </w:rPr>
        <w:t>cloud computing</w:t>
      </w:r>
      <w:r w:rsidRPr="798C4040">
        <w:t xml:space="preserve">. It allows multiple virtual machines (VMs) to run on a single physical machine by abstracting hardware resources. This abstraction makes cloud services </w:t>
      </w:r>
      <w:r w:rsidRPr="798C4040">
        <w:rPr>
          <w:b/>
          <w:bCs/>
        </w:rPr>
        <w:t>scalable</w:t>
      </w:r>
      <w:r w:rsidRPr="798C4040">
        <w:t xml:space="preserve">, </w:t>
      </w:r>
      <w:r w:rsidRPr="798C4040">
        <w:rPr>
          <w:b/>
          <w:bCs/>
        </w:rPr>
        <w:t>cost-efficient</w:t>
      </w:r>
      <w:r w:rsidRPr="798C4040">
        <w:t xml:space="preserve">, and </w:t>
      </w:r>
      <w:r w:rsidRPr="798C4040">
        <w:rPr>
          <w:b/>
          <w:bCs/>
        </w:rPr>
        <w:t>easy to manage</w:t>
      </w:r>
      <w:r w:rsidRPr="798C4040">
        <w:t>.</w:t>
      </w:r>
    </w:p>
    <w:p w14:paraId="63E9D09A" w14:textId="50BF40EE" w:rsidR="798C4040" w:rsidRDefault="798C4040"/>
    <w:p w14:paraId="35BF5A38" w14:textId="58C8F3D7" w:rsidR="798C4040" w:rsidRDefault="798C4040" w:rsidP="798C4040">
      <w:pPr>
        <w:pStyle w:val="Heading2"/>
        <w:spacing w:before="299" w:after="299"/>
      </w:pPr>
      <w:r w:rsidRPr="798C4040">
        <w:rPr>
          <w:b/>
          <w:bCs/>
          <w:sz w:val="36"/>
          <w:szCs w:val="36"/>
        </w:rPr>
        <w:t>🧩 What is Virtualization?</w:t>
      </w:r>
    </w:p>
    <w:p w14:paraId="24732023" w14:textId="26E3A062" w:rsidR="798C4040" w:rsidRDefault="798C4040" w:rsidP="798C4040">
      <w:pPr>
        <w:spacing w:before="240" w:after="240"/>
      </w:pPr>
      <w:r w:rsidRPr="798C4040">
        <w:rPr>
          <w:b/>
          <w:bCs/>
        </w:rPr>
        <w:t>Virtualization</w:t>
      </w:r>
      <w:r w:rsidRPr="798C4040">
        <w:t xml:space="preserve"> is the process of creating a </w:t>
      </w:r>
      <w:r w:rsidRPr="798C4040">
        <w:rPr>
          <w:b/>
          <w:bCs/>
        </w:rPr>
        <w:t>virtual version</w:t>
      </w:r>
      <w:r w:rsidRPr="798C4040">
        <w:t xml:space="preserve"> of a physical resource, such as servers, storage devices, networks, or operating systems. It is enabled by software called a </w:t>
      </w:r>
      <w:r w:rsidRPr="798C4040">
        <w:rPr>
          <w:b/>
          <w:bCs/>
        </w:rPr>
        <w:t>hypervisor</w:t>
      </w:r>
      <w:r w:rsidRPr="798C4040">
        <w:t xml:space="preserve"> (e.g., VMware </w:t>
      </w:r>
      <w:proofErr w:type="spellStart"/>
      <w:r w:rsidRPr="798C4040">
        <w:t>ESXi</w:t>
      </w:r>
      <w:proofErr w:type="spellEnd"/>
      <w:r w:rsidRPr="798C4040">
        <w:t>, Microsoft Hyper-V, KVM).</w:t>
      </w:r>
    </w:p>
    <w:p w14:paraId="29495A10" w14:textId="498CC18C" w:rsidR="798C4040" w:rsidRDefault="798C4040"/>
    <w:p w14:paraId="02FB8BC6" w14:textId="5124506A" w:rsidR="798C4040" w:rsidRDefault="798C4040" w:rsidP="798C4040">
      <w:pPr>
        <w:pStyle w:val="Heading2"/>
        <w:spacing w:before="299" w:after="299"/>
      </w:pPr>
      <w:r w:rsidRPr="798C4040">
        <w:rPr>
          <w:b/>
          <w:bCs/>
          <w:sz w:val="36"/>
          <w:szCs w:val="36"/>
        </w:rPr>
        <w:lastRenderedPageBreak/>
        <w:t>☁️ Role of Virtualization in Cloud Computing</w:t>
      </w:r>
    </w:p>
    <w:p w14:paraId="7E71EBD9" w14:textId="2861E5DE" w:rsidR="798C4040" w:rsidRDefault="798C4040" w:rsidP="798C4040">
      <w:pPr>
        <w:pStyle w:val="Heading3"/>
        <w:spacing w:before="281" w:after="281"/>
      </w:pPr>
      <w:r w:rsidRPr="798C4040">
        <w:rPr>
          <w:b/>
          <w:bCs/>
        </w:rPr>
        <w:t>1. ✅ Enabling Resource Pooling</w:t>
      </w:r>
    </w:p>
    <w:p w14:paraId="65A7AFD5" w14:textId="12E3F92F" w:rsidR="798C4040" w:rsidRDefault="798C4040" w:rsidP="798C4040">
      <w:pPr>
        <w:pStyle w:val="ListParagraph"/>
        <w:numPr>
          <w:ilvl w:val="0"/>
          <w:numId w:val="19"/>
        </w:numPr>
        <w:spacing w:before="240" w:after="240"/>
      </w:pPr>
      <w:r w:rsidRPr="798C4040">
        <w:t xml:space="preserve">Virtualization allows physical resources (CPU, RAM, storage) to be </w:t>
      </w:r>
      <w:r w:rsidRPr="798C4040">
        <w:rPr>
          <w:b/>
          <w:bCs/>
        </w:rPr>
        <w:t>abstracted and pooled</w:t>
      </w:r>
      <w:r w:rsidRPr="798C4040">
        <w:t xml:space="preserve"> into a central resource.</w:t>
      </w:r>
    </w:p>
    <w:p w14:paraId="7F154360" w14:textId="59272448" w:rsidR="798C4040" w:rsidRDefault="798C4040" w:rsidP="798C4040">
      <w:pPr>
        <w:pStyle w:val="ListParagraph"/>
        <w:numPr>
          <w:ilvl w:val="0"/>
          <w:numId w:val="19"/>
        </w:numPr>
        <w:spacing w:before="240" w:after="240"/>
      </w:pPr>
      <w:r w:rsidRPr="798C4040">
        <w:t xml:space="preserve">These pooled resources can be </w:t>
      </w:r>
      <w:r w:rsidRPr="798C4040">
        <w:rPr>
          <w:b/>
          <w:bCs/>
        </w:rPr>
        <w:t>dynamically allocated</w:t>
      </w:r>
      <w:r w:rsidRPr="798C4040">
        <w:t xml:space="preserve"> to multiple virtual machines or containers.</w:t>
      </w:r>
    </w:p>
    <w:p w14:paraId="59B1C9C1" w14:textId="449D462B" w:rsidR="798C4040" w:rsidRDefault="798C4040" w:rsidP="798C4040">
      <w:pPr>
        <w:pStyle w:val="ListParagraph"/>
        <w:numPr>
          <w:ilvl w:val="0"/>
          <w:numId w:val="19"/>
        </w:numPr>
        <w:spacing w:before="240" w:after="240"/>
      </w:pPr>
      <w:r w:rsidRPr="798C4040">
        <w:t xml:space="preserve">This helps cloud providers </w:t>
      </w:r>
      <w:r w:rsidRPr="798C4040">
        <w:rPr>
          <w:b/>
          <w:bCs/>
        </w:rPr>
        <w:t>host multiple tenants</w:t>
      </w:r>
      <w:r w:rsidRPr="798C4040">
        <w:t xml:space="preserve"> on the same physical hardware efficiently.</w:t>
      </w:r>
    </w:p>
    <w:p w14:paraId="20386D40" w14:textId="4CEAFA8F" w:rsidR="798C4040" w:rsidRDefault="798C4040" w:rsidP="798C4040">
      <w:pPr>
        <w:spacing w:before="240" w:after="240"/>
      </w:pPr>
      <w:r w:rsidRPr="798C4040">
        <w:rPr>
          <w:b/>
          <w:bCs/>
        </w:rPr>
        <w:t>Example</w:t>
      </w:r>
      <w:r w:rsidRPr="798C4040">
        <w:t>: A physical server can host several VMs running different OSes and applications for different clients.</w:t>
      </w:r>
    </w:p>
    <w:p w14:paraId="2C4F5998" w14:textId="71B4F022" w:rsidR="798C4040" w:rsidRDefault="798C4040"/>
    <w:p w14:paraId="7BAB1CBF" w14:textId="505B5533" w:rsidR="798C4040" w:rsidRDefault="798C4040" w:rsidP="798C4040">
      <w:pPr>
        <w:pStyle w:val="Heading3"/>
        <w:spacing w:before="281" w:after="281"/>
      </w:pPr>
      <w:r w:rsidRPr="798C4040">
        <w:rPr>
          <w:b/>
          <w:bCs/>
        </w:rPr>
        <w:t>2. ✅ Supporting Scalability</w:t>
      </w:r>
    </w:p>
    <w:p w14:paraId="1A4D933A" w14:textId="41FD7C39" w:rsidR="798C4040" w:rsidRDefault="798C4040" w:rsidP="798C4040">
      <w:pPr>
        <w:pStyle w:val="ListParagraph"/>
        <w:numPr>
          <w:ilvl w:val="0"/>
          <w:numId w:val="18"/>
        </w:numPr>
        <w:spacing w:before="240" w:after="240"/>
      </w:pPr>
      <w:r w:rsidRPr="798C4040">
        <w:t xml:space="preserve">Virtual machines and containers can be </w:t>
      </w:r>
      <w:r w:rsidRPr="798C4040">
        <w:rPr>
          <w:b/>
          <w:bCs/>
        </w:rPr>
        <w:t>created, cloned, or migrated</w:t>
      </w:r>
      <w:r w:rsidRPr="798C4040">
        <w:t xml:space="preserve"> rapidly.</w:t>
      </w:r>
    </w:p>
    <w:p w14:paraId="4E84DBAE" w14:textId="1CFA6956" w:rsidR="798C4040" w:rsidRDefault="798C4040" w:rsidP="798C4040">
      <w:pPr>
        <w:pStyle w:val="ListParagraph"/>
        <w:numPr>
          <w:ilvl w:val="0"/>
          <w:numId w:val="18"/>
        </w:numPr>
        <w:spacing w:before="240" w:after="240"/>
      </w:pPr>
      <w:r w:rsidRPr="798C4040">
        <w:t xml:space="preserve">Resources like CPU, memory, or disk space can be </w:t>
      </w:r>
      <w:r w:rsidRPr="798C4040">
        <w:rPr>
          <w:b/>
          <w:bCs/>
        </w:rPr>
        <w:t>scaled up or down dynamically</w:t>
      </w:r>
      <w:r w:rsidRPr="798C4040">
        <w:t xml:space="preserve"> based on demand.</w:t>
      </w:r>
    </w:p>
    <w:p w14:paraId="2934F90E" w14:textId="71597732" w:rsidR="798C4040" w:rsidRDefault="798C4040" w:rsidP="798C4040">
      <w:pPr>
        <w:pStyle w:val="ListParagraph"/>
        <w:numPr>
          <w:ilvl w:val="0"/>
          <w:numId w:val="18"/>
        </w:numPr>
        <w:spacing w:before="240" w:after="240"/>
      </w:pPr>
      <w:r w:rsidRPr="798C4040">
        <w:t xml:space="preserve">This enables </w:t>
      </w:r>
      <w:r w:rsidRPr="798C4040">
        <w:rPr>
          <w:b/>
          <w:bCs/>
        </w:rPr>
        <w:t>horizontal (adding more VMs)</w:t>
      </w:r>
      <w:r w:rsidRPr="798C4040">
        <w:t xml:space="preserve"> and </w:t>
      </w:r>
      <w:r w:rsidRPr="798C4040">
        <w:rPr>
          <w:b/>
          <w:bCs/>
        </w:rPr>
        <w:t>vertical (adding more power to an existing VM)</w:t>
      </w:r>
      <w:r w:rsidRPr="798C4040">
        <w:t xml:space="preserve"> scaling.</w:t>
      </w:r>
    </w:p>
    <w:p w14:paraId="101A2946" w14:textId="2811135A" w:rsidR="798C4040" w:rsidRDefault="798C4040" w:rsidP="798C4040">
      <w:pPr>
        <w:spacing w:before="240" w:after="240"/>
      </w:pPr>
      <w:r w:rsidRPr="798C4040">
        <w:rPr>
          <w:b/>
          <w:bCs/>
        </w:rPr>
        <w:t>Example</w:t>
      </w:r>
      <w:r w:rsidRPr="798C4040">
        <w:t>: During a traffic spike on a website, more VMs can be automatically created to balance the load.</w:t>
      </w:r>
    </w:p>
    <w:p w14:paraId="07FBB71C" w14:textId="64A6CA96" w:rsidR="798C4040" w:rsidRDefault="798C4040"/>
    <w:p w14:paraId="1E6AD2EA" w14:textId="4EF07F09" w:rsidR="798C4040" w:rsidRDefault="798C4040" w:rsidP="798C4040">
      <w:pPr>
        <w:pStyle w:val="Heading3"/>
        <w:spacing w:before="281" w:after="281"/>
      </w:pPr>
      <w:r w:rsidRPr="798C4040">
        <w:rPr>
          <w:b/>
          <w:bCs/>
        </w:rPr>
        <w:t>3. ✅ On-Demand Self-Service</w:t>
      </w:r>
    </w:p>
    <w:p w14:paraId="70866F68" w14:textId="33C9FA67" w:rsidR="798C4040" w:rsidRDefault="798C4040" w:rsidP="798C4040">
      <w:pPr>
        <w:pStyle w:val="ListParagraph"/>
        <w:numPr>
          <w:ilvl w:val="0"/>
          <w:numId w:val="17"/>
        </w:numPr>
        <w:spacing w:before="240" w:after="240"/>
      </w:pPr>
      <w:r w:rsidRPr="798C4040">
        <w:t xml:space="preserve">With virtualization, cloud platforms offer </w:t>
      </w:r>
      <w:r w:rsidRPr="798C4040">
        <w:rPr>
          <w:b/>
          <w:bCs/>
        </w:rPr>
        <w:t>pre-configured virtual machines or containers</w:t>
      </w:r>
      <w:r w:rsidRPr="798C4040">
        <w:t>.</w:t>
      </w:r>
    </w:p>
    <w:p w14:paraId="22A8A7C7" w14:textId="0C870D81" w:rsidR="798C4040" w:rsidRDefault="798C4040" w:rsidP="798C4040">
      <w:pPr>
        <w:pStyle w:val="ListParagraph"/>
        <w:numPr>
          <w:ilvl w:val="0"/>
          <w:numId w:val="17"/>
        </w:numPr>
        <w:spacing w:before="240" w:after="240"/>
      </w:pPr>
      <w:r w:rsidRPr="798C4040">
        <w:t xml:space="preserve">Users can </w:t>
      </w:r>
      <w:r w:rsidRPr="798C4040">
        <w:rPr>
          <w:b/>
          <w:bCs/>
        </w:rPr>
        <w:t>provision and deprovision</w:t>
      </w:r>
      <w:r w:rsidRPr="798C4040">
        <w:t xml:space="preserve"> their own resources via self-service portals or APIs without manual intervention.</w:t>
      </w:r>
    </w:p>
    <w:p w14:paraId="3FBF908C" w14:textId="7500D3E0" w:rsidR="798C4040" w:rsidRDefault="798C4040" w:rsidP="798C4040">
      <w:pPr>
        <w:spacing w:before="240" w:after="240"/>
      </w:pPr>
      <w:r w:rsidRPr="798C4040">
        <w:rPr>
          <w:b/>
          <w:bCs/>
        </w:rPr>
        <w:t>Example</w:t>
      </w:r>
      <w:r w:rsidRPr="798C4040">
        <w:t>: AWS EC2 or Microsoft Azure lets users launch VMs with just a few clicks or a single command.</w:t>
      </w:r>
    </w:p>
    <w:p w14:paraId="311F5FE5" w14:textId="3F23D6F6" w:rsidR="798C4040" w:rsidRDefault="798C4040"/>
    <w:p w14:paraId="05CE3030" w14:textId="0D57F428" w:rsidR="798C4040" w:rsidRDefault="798C4040" w:rsidP="798C4040">
      <w:pPr>
        <w:pStyle w:val="Heading2"/>
        <w:spacing w:before="299" w:after="299"/>
      </w:pPr>
      <w:r w:rsidRPr="798C4040">
        <w:rPr>
          <w:b/>
          <w:bCs/>
          <w:sz w:val="36"/>
          <w:szCs w:val="36"/>
        </w:rPr>
        <w:lastRenderedPageBreak/>
        <w:t>🛠️ How Virtualization Enables Cloud Models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413"/>
        <w:gridCol w:w="5654"/>
      </w:tblGrid>
      <w:tr w:rsidR="798C4040" w14:paraId="5D982C18" w14:textId="77777777" w:rsidTr="798C4040">
        <w:trPr>
          <w:trHeight w:val="300"/>
        </w:trPr>
        <w:tc>
          <w:tcPr>
            <w:tcW w:w="3413" w:type="dxa"/>
            <w:vAlign w:val="center"/>
          </w:tcPr>
          <w:p w14:paraId="55151F92" w14:textId="520D3A3D" w:rsidR="798C4040" w:rsidRDefault="798C4040" w:rsidP="798C4040">
            <w:pPr>
              <w:spacing w:after="0"/>
              <w:jc w:val="center"/>
            </w:pPr>
            <w:r w:rsidRPr="798C4040">
              <w:rPr>
                <w:b/>
                <w:bCs/>
              </w:rPr>
              <w:t>Cloud Feature</w:t>
            </w:r>
          </w:p>
        </w:tc>
        <w:tc>
          <w:tcPr>
            <w:tcW w:w="5654" w:type="dxa"/>
            <w:vAlign w:val="center"/>
          </w:tcPr>
          <w:p w14:paraId="0364C84C" w14:textId="6E351D96" w:rsidR="798C4040" w:rsidRDefault="798C4040" w:rsidP="798C4040">
            <w:pPr>
              <w:spacing w:after="0"/>
              <w:jc w:val="center"/>
            </w:pPr>
            <w:r w:rsidRPr="798C4040">
              <w:rPr>
                <w:b/>
                <w:bCs/>
              </w:rPr>
              <w:t>Role of Virtualization</w:t>
            </w:r>
          </w:p>
        </w:tc>
      </w:tr>
      <w:tr w:rsidR="798C4040" w14:paraId="2BDB63F6" w14:textId="77777777" w:rsidTr="798C4040">
        <w:trPr>
          <w:trHeight w:val="300"/>
        </w:trPr>
        <w:tc>
          <w:tcPr>
            <w:tcW w:w="3413" w:type="dxa"/>
            <w:vAlign w:val="center"/>
          </w:tcPr>
          <w:p w14:paraId="01D5E8C8" w14:textId="3E9D7BBF" w:rsidR="798C4040" w:rsidRDefault="798C4040" w:rsidP="798C4040">
            <w:pPr>
              <w:spacing w:after="0"/>
            </w:pPr>
            <w:r w:rsidRPr="798C4040">
              <w:rPr>
                <w:b/>
                <w:bCs/>
              </w:rPr>
              <w:t>IaaS</w:t>
            </w:r>
            <w:r>
              <w:t xml:space="preserve"> (e.g., AWS EC2)</w:t>
            </w:r>
          </w:p>
        </w:tc>
        <w:tc>
          <w:tcPr>
            <w:tcW w:w="5654" w:type="dxa"/>
            <w:vAlign w:val="center"/>
          </w:tcPr>
          <w:p w14:paraId="0514D62A" w14:textId="2BB3B84B" w:rsidR="798C4040" w:rsidRDefault="798C4040" w:rsidP="798C4040">
            <w:pPr>
              <w:spacing w:after="0"/>
            </w:pPr>
            <w:r>
              <w:t>Virtualization provides VMs as a service.</w:t>
            </w:r>
          </w:p>
        </w:tc>
      </w:tr>
      <w:tr w:rsidR="798C4040" w14:paraId="41FB7B6F" w14:textId="77777777" w:rsidTr="798C4040">
        <w:trPr>
          <w:trHeight w:val="300"/>
        </w:trPr>
        <w:tc>
          <w:tcPr>
            <w:tcW w:w="3413" w:type="dxa"/>
            <w:vAlign w:val="center"/>
          </w:tcPr>
          <w:p w14:paraId="51B0A0A5" w14:textId="4FED9ED9" w:rsidR="798C4040" w:rsidRDefault="798C4040" w:rsidP="798C4040">
            <w:pPr>
              <w:spacing w:after="0"/>
            </w:pPr>
            <w:r w:rsidRPr="798C4040">
              <w:rPr>
                <w:b/>
                <w:bCs/>
              </w:rPr>
              <w:t>PaaS</w:t>
            </w:r>
            <w:r>
              <w:t xml:space="preserve"> (e.g., Google App Engine)</w:t>
            </w:r>
          </w:p>
        </w:tc>
        <w:tc>
          <w:tcPr>
            <w:tcW w:w="5654" w:type="dxa"/>
            <w:vAlign w:val="center"/>
          </w:tcPr>
          <w:p w14:paraId="026B2AB7" w14:textId="310A89F2" w:rsidR="798C4040" w:rsidRDefault="798C4040" w:rsidP="798C4040">
            <w:pPr>
              <w:spacing w:after="0"/>
            </w:pPr>
            <w:r>
              <w:t>Containers and VMs isolate app environments.</w:t>
            </w:r>
          </w:p>
        </w:tc>
      </w:tr>
      <w:tr w:rsidR="798C4040" w14:paraId="3FC0D8AC" w14:textId="77777777" w:rsidTr="798C4040">
        <w:trPr>
          <w:trHeight w:val="300"/>
        </w:trPr>
        <w:tc>
          <w:tcPr>
            <w:tcW w:w="3413" w:type="dxa"/>
            <w:vAlign w:val="center"/>
          </w:tcPr>
          <w:p w14:paraId="427172B1" w14:textId="34E44468" w:rsidR="798C4040" w:rsidRDefault="798C4040" w:rsidP="798C4040">
            <w:pPr>
              <w:spacing w:after="0"/>
            </w:pPr>
            <w:r w:rsidRPr="798C4040">
              <w:rPr>
                <w:b/>
                <w:bCs/>
              </w:rPr>
              <w:t>SaaS</w:t>
            </w:r>
            <w:r>
              <w:t xml:space="preserve"> (e.g., Office 365)</w:t>
            </w:r>
          </w:p>
        </w:tc>
        <w:tc>
          <w:tcPr>
            <w:tcW w:w="5654" w:type="dxa"/>
            <w:vAlign w:val="center"/>
          </w:tcPr>
          <w:p w14:paraId="792CA3B8" w14:textId="7B511E7E" w:rsidR="798C4040" w:rsidRDefault="798C4040" w:rsidP="798C4040">
            <w:pPr>
              <w:spacing w:after="0"/>
            </w:pPr>
            <w:r>
              <w:t>Underlying infrastructure uses VMs/containers to scale.</w:t>
            </w:r>
          </w:p>
        </w:tc>
      </w:tr>
    </w:tbl>
    <w:p w14:paraId="23EADAD0" w14:textId="5F426A10" w:rsidR="798C4040" w:rsidRDefault="798C4040"/>
    <w:p w14:paraId="28624719" w14:textId="252523D7" w:rsidR="798C4040" w:rsidRDefault="798C4040" w:rsidP="798C4040">
      <w:pPr>
        <w:pStyle w:val="Heading2"/>
        <w:spacing w:before="299" w:after="299"/>
      </w:pPr>
      <w:r w:rsidRPr="798C4040">
        <w:rPr>
          <w:b/>
          <w:bCs/>
          <w:sz w:val="36"/>
          <w:szCs w:val="36"/>
        </w:rPr>
        <w:t>🎯 Benefits of Virtualization in Cloud Computing</w:t>
      </w:r>
    </w:p>
    <w:p w14:paraId="230CA619" w14:textId="550A8FF9" w:rsidR="798C4040" w:rsidRDefault="798C4040" w:rsidP="798C4040">
      <w:pPr>
        <w:pStyle w:val="ListParagraph"/>
        <w:numPr>
          <w:ilvl w:val="0"/>
          <w:numId w:val="16"/>
        </w:numPr>
        <w:spacing w:before="240" w:after="240"/>
      </w:pPr>
      <w:r w:rsidRPr="798C4040">
        <w:rPr>
          <w:b/>
          <w:bCs/>
        </w:rPr>
        <w:t>Efficiency</w:t>
      </w:r>
      <w:r w:rsidRPr="798C4040">
        <w:t>: Maximizes utilization of hardware.</w:t>
      </w:r>
    </w:p>
    <w:p w14:paraId="14C2ED9C" w14:textId="0F58D981" w:rsidR="798C4040" w:rsidRDefault="798C4040" w:rsidP="798C4040">
      <w:pPr>
        <w:pStyle w:val="ListParagraph"/>
        <w:numPr>
          <w:ilvl w:val="0"/>
          <w:numId w:val="16"/>
        </w:numPr>
        <w:spacing w:before="240" w:after="240"/>
      </w:pPr>
      <w:r w:rsidRPr="798C4040">
        <w:rPr>
          <w:b/>
          <w:bCs/>
        </w:rPr>
        <w:t>Isolation</w:t>
      </w:r>
      <w:r w:rsidRPr="798C4040">
        <w:t>: Each VM/container operates independently.</w:t>
      </w:r>
    </w:p>
    <w:p w14:paraId="5D8D511B" w14:textId="0F963923" w:rsidR="798C4040" w:rsidRDefault="798C4040" w:rsidP="798C4040">
      <w:pPr>
        <w:pStyle w:val="ListParagraph"/>
        <w:numPr>
          <w:ilvl w:val="0"/>
          <w:numId w:val="16"/>
        </w:numPr>
        <w:spacing w:before="240" w:after="240"/>
      </w:pPr>
      <w:r w:rsidRPr="798C4040">
        <w:rPr>
          <w:b/>
          <w:bCs/>
        </w:rPr>
        <w:t>Portability</w:t>
      </w:r>
      <w:r w:rsidRPr="798C4040">
        <w:t>: VMs/containers can be moved across hosts.</w:t>
      </w:r>
    </w:p>
    <w:p w14:paraId="3F0B040E" w14:textId="3FB5A275" w:rsidR="798C4040" w:rsidRDefault="798C4040" w:rsidP="798C4040">
      <w:pPr>
        <w:pStyle w:val="ListParagraph"/>
        <w:numPr>
          <w:ilvl w:val="0"/>
          <w:numId w:val="16"/>
        </w:numPr>
        <w:spacing w:before="240" w:after="240"/>
      </w:pPr>
      <w:r w:rsidRPr="798C4040">
        <w:rPr>
          <w:b/>
          <w:bCs/>
        </w:rPr>
        <w:t>High Availability</w:t>
      </w:r>
      <w:r w:rsidRPr="798C4040">
        <w:t>: Easy to back up and recover VMs.</w:t>
      </w:r>
    </w:p>
    <w:p w14:paraId="474A1FA4" w14:textId="2AB6AE68" w:rsidR="798C4040" w:rsidRDefault="798C4040" w:rsidP="798C4040">
      <w:pPr>
        <w:pStyle w:val="ListParagraph"/>
        <w:numPr>
          <w:ilvl w:val="0"/>
          <w:numId w:val="16"/>
        </w:numPr>
        <w:spacing w:before="240" w:after="240"/>
      </w:pPr>
      <w:r w:rsidRPr="798C4040">
        <w:rPr>
          <w:b/>
          <w:bCs/>
        </w:rPr>
        <w:t>Cost-Effective</w:t>
      </w:r>
      <w:r w:rsidRPr="798C4040">
        <w:t>: Reduces physical hardware needs.</w:t>
      </w:r>
    </w:p>
    <w:p w14:paraId="67A67765" w14:textId="0F963485" w:rsidR="798C4040" w:rsidRDefault="798C4040"/>
    <w:p w14:paraId="654D0D0E" w14:textId="389DBA3F" w:rsidR="798C4040" w:rsidRDefault="798C4040" w:rsidP="798C4040">
      <w:pPr>
        <w:pStyle w:val="Heading2"/>
        <w:spacing w:before="299" w:after="299"/>
      </w:pPr>
      <w:r w:rsidRPr="798C4040">
        <w:rPr>
          <w:b/>
          <w:bCs/>
          <w:sz w:val="36"/>
          <w:szCs w:val="36"/>
        </w:rPr>
        <w:t>✅ Conclusion</w:t>
      </w:r>
    </w:p>
    <w:p w14:paraId="4B728AF0" w14:textId="457BB78D" w:rsidR="798C4040" w:rsidRDefault="798C4040" w:rsidP="798C4040">
      <w:pPr>
        <w:spacing w:before="240" w:after="240"/>
      </w:pPr>
      <w:r w:rsidRPr="798C4040">
        <w:t xml:space="preserve">Virtualization is the </w:t>
      </w:r>
      <w:r w:rsidRPr="798C4040">
        <w:rPr>
          <w:b/>
          <w:bCs/>
        </w:rPr>
        <w:t>backbone of cloud computing</w:t>
      </w:r>
      <w:r w:rsidRPr="798C4040">
        <w:t xml:space="preserve">. It allows service providers to offer </w:t>
      </w:r>
      <w:r w:rsidRPr="798C4040">
        <w:rPr>
          <w:b/>
          <w:bCs/>
        </w:rPr>
        <w:t>flexible, scalable, and efficient</w:t>
      </w:r>
      <w:r w:rsidRPr="798C4040">
        <w:t xml:space="preserve"> computing environments. Without virtualization, </w:t>
      </w:r>
      <w:r w:rsidRPr="798C4040">
        <w:rPr>
          <w:b/>
          <w:bCs/>
        </w:rPr>
        <w:t>on-demand provisioning</w:t>
      </w:r>
      <w:r w:rsidRPr="798C4040">
        <w:t xml:space="preserve">, </w:t>
      </w:r>
      <w:r w:rsidRPr="798C4040">
        <w:rPr>
          <w:b/>
          <w:bCs/>
        </w:rPr>
        <w:t>resource sharing</w:t>
      </w:r>
      <w:r w:rsidRPr="798C4040">
        <w:t xml:space="preserve">, and </w:t>
      </w:r>
      <w:r w:rsidRPr="798C4040">
        <w:rPr>
          <w:b/>
          <w:bCs/>
        </w:rPr>
        <w:t>multi-tenancy</w:t>
      </w:r>
      <w:r w:rsidRPr="798C4040">
        <w:t>—the core principles of the cloud—would not be possible.</w:t>
      </w:r>
    </w:p>
    <w:p w14:paraId="4B1F58A8" w14:textId="04481E15" w:rsidR="798C4040" w:rsidRDefault="798C4040"/>
    <w:p w14:paraId="78FC65F2" w14:textId="1AD185A3" w:rsidR="798C4040" w:rsidRDefault="798C4040" w:rsidP="798C4040">
      <w:pPr>
        <w:spacing w:before="240" w:after="240"/>
      </w:pPr>
    </w:p>
    <w:p w14:paraId="08ADAE56" w14:textId="378D0F42" w:rsidR="798C4040" w:rsidRDefault="798C4040" w:rsidP="798C4040">
      <w:pPr>
        <w:pStyle w:val="NormalWeb"/>
        <w:ind w:left="360"/>
        <w:rPr>
          <w:rStyle w:val="Strong"/>
          <w:rFonts w:eastAsiaTheme="majorEastAsia"/>
          <w:b w:val="0"/>
          <w:bCs w:val="0"/>
          <w:color w:val="FF0000"/>
        </w:rPr>
      </w:pPr>
    </w:p>
    <w:p w14:paraId="09133BA3" w14:textId="4DFBF8E7" w:rsidR="0074583F" w:rsidRPr="00870497" w:rsidRDefault="7A36CC13" w:rsidP="7A36CC13">
      <w:pPr>
        <w:pStyle w:val="NormalWeb"/>
        <w:ind w:left="720"/>
        <w:rPr>
          <w:rStyle w:val="Strong"/>
          <w:rFonts w:eastAsiaTheme="majorEastAsia"/>
          <w:b w:val="0"/>
          <w:bCs w:val="0"/>
          <w:color w:val="FF0000"/>
        </w:rPr>
      </w:pPr>
      <w:r w:rsidRPr="7A36CC13">
        <w:rPr>
          <w:rStyle w:val="Strong"/>
          <w:rFonts w:eastAsiaTheme="majorEastAsia"/>
          <w:b w:val="0"/>
          <w:bCs w:val="0"/>
          <w:color w:val="FF0000"/>
        </w:rPr>
        <w:t xml:space="preserve"> </w:t>
      </w:r>
    </w:p>
    <w:p w14:paraId="4693C5CF" w14:textId="4C88FC35" w:rsidR="687E559F" w:rsidRDefault="798C4040" w:rsidP="798C4040">
      <w:pPr>
        <w:pStyle w:val="Heading3"/>
        <w:spacing w:before="281" w:after="281"/>
      </w:pPr>
      <w:r w:rsidRPr="798C4040">
        <w:rPr>
          <w:b/>
          <w:bCs/>
        </w:rPr>
        <w:t xml:space="preserve"> </w:t>
      </w:r>
    </w:p>
    <w:p w14:paraId="41E38AAC" w14:textId="16AD1981" w:rsidR="0074583F" w:rsidRPr="00870497" w:rsidRDefault="0074583F" w:rsidP="002E5D0A">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t xml:space="preserve">Discuss the security considerations specific to virtualized environments and cloud computing. What are the main challenges and best practices for ensuring data security and compliance in virtualized and cloud-hosted infrastructures? </w:t>
      </w:r>
    </w:p>
    <w:p w14:paraId="4ED88F12" w14:textId="59418A23" w:rsidR="66625162" w:rsidRDefault="798C4040" w:rsidP="798C4040">
      <w:pPr>
        <w:pStyle w:val="Heading3"/>
        <w:spacing w:before="281" w:after="281"/>
      </w:pPr>
      <w:r w:rsidRPr="798C4040">
        <w:rPr>
          <w:b/>
          <w:bCs/>
        </w:rPr>
        <w:lastRenderedPageBreak/>
        <w:t xml:space="preserve"> ✅ Security Considerations in Virtualized Environments and Cloud Computing</w:t>
      </w:r>
    </w:p>
    <w:p w14:paraId="044907E8" w14:textId="23978A3A" w:rsidR="66625162" w:rsidRDefault="798C4040" w:rsidP="798C4040">
      <w:pPr>
        <w:spacing w:before="240" w:after="240"/>
      </w:pPr>
      <w:r w:rsidRPr="798C4040">
        <w:t xml:space="preserve">Virtualized environments and cloud computing offer flexibility, scalability, and cost savings—but they also introduce </w:t>
      </w:r>
      <w:r w:rsidRPr="798C4040">
        <w:rPr>
          <w:b/>
          <w:bCs/>
        </w:rPr>
        <w:t>new security risks</w:t>
      </w:r>
      <w:r w:rsidRPr="798C4040">
        <w:t xml:space="preserve"> and </w:t>
      </w:r>
      <w:r w:rsidRPr="798C4040">
        <w:rPr>
          <w:b/>
          <w:bCs/>
        </w:rPr>
        <w:t>compliance challenges</w:t>
      </w:r>
      <w:r w:rsidRPr="798C4040">
        <w:t xml:space="preserve"> due to multi-tenancy, shared resources, and dynamic provisioning.</w:t>
      </w:r>
    </w:p>
    <w:p w14:paraId="68C1E887" w14:textId="2F30E9C9" w:rsidR="66625162" w:rsidRDefault="66625162" w:rsidP="66625162">
      <w:pPr>
        <w:spacing w:before="240" w:after="240"/>
      </w:pPr>
    </w:p>
    <w:p w14:paraId="690135DC" w14:textId="4E151B0C" w:rsidR="66625162" w:rsidRDefault="798C4040" w:rsidP="798C4040">
      <w:pPr>
        <w:pStyle w:val="Heading2"/>
        <w:spacing w:before="299" w:after="299"/>
      </w:pPr>
      <w:r w:rsidRPr="798C4040">
        <w:rPr>
          <w:b/>
          <w:bCs/>
          <w:sz w:val="36"/>
          <w:szCs w:val="36"/>
        </w:rPr>
        <w:t>🔐 Main Security Challenges</w:t>
      </w:r>
    </w:p>
    <w:p w14:paraId="6B02EA3B" w14:textId="2479CF92" w:rsidR="66625162" w:rsidRDefault="798C4040" w:rsidP="798C4040">
      <w:pPr>
        <w:pStyle w:val="Heading3"/>
        <w:spacing w:before="281" w:after="281"/>
      </w:pPr>
      <w:r w:rsidRPr="798C4040">
        <w:rPr>
          <w:b/>
          <w:bCs/>
        </w:rPr>
        <w:t>1. Isolation Failure</w:t>
      </w:r>
    </w:p>
    <w:p w14:paraId="59277E1E" w14:textId="55F0B711" w:rsidR="66625162" w:rsidRDefault="798C4040" w:rsidP="798C4040">
      <w:pPr>
        <w:pStyle w:val="ListParagraph"/>
        <w:numPr>
          <w:ilvl w:val="0"/>
          <w:numId w:val="15"/>
        </w:numPr>
        <w:spacing w:before="240" w:after="240"/>
      </w:pPr>
      <w:r w:rsidRPr="798C4040">
        <w:rPr>
          <w:b/>
          <w:bCs/>
        </w:rPr>
        <w:t>Risk</w:t>
      </w:r>
      <w:r w:rsidRPr="798C4040">
        <w:t>: Improper separation between VMs can lead to data leakage or unauthorized access.</w:t>
      </w:r>
    </w:p>
    <w:p w14:paraId="51B8449B" w14:textId="2E8E12C8" w:rsidR="66625162" w:rsidRDefault="798C4040" w:rsidP="798C4040">
      <w:pPr>
        <w:pStyle w:val="ListParagraph"/>
        <w:numPr>
          <w:ilvl w:val="0"/>
          <w:numId w:val="15"/>
        </w:numPr>
        <w:spacing w:before="240" w:after="240"/>
      </w:pPr>
      <w:r w:rsidRPr="798C4040">
        <w:rPr>
          <w:b/>
          <w:bCs/>
        </w:rPr>
        <w:t>Example</w:t>
      </w:r>
      <w:r w:rsidRPr="798C4040">
        <w:t>: One compromised VM could affect others on the same host if not properly isolated.</w:t>
      </w:r>
    </w:p>
    <w:p w14:paraId="3CA427A3" w14:textId="186BF9DD" w:rsidR="66625162" w:rsidRDefault="798C4040" w:rsidP="798C4040">
      <w:pPr>
        <w:pStyle w:val="Heading3"/>
        <w:spacing w:before="281" w:after="281"/>
      </w:pPr>
      <w:r w:rsidRPr="798C4040">
        <w:rPr>
          <w:b/>
          <w:bCs/>
        </w:rPr>
        <w:t>2. Hypervisor Vulnerabilities</w:t>
      </w:r>
    </w:p>
    <w:p w14:paraId="7C0437B1" w14:textId="58A3006C" w:rsidR="66625162" w:rsidRDefault="798C4040" w:rsidP="798C4040">
      <w:pPr>
        <w:pStyle w:val="ListParagraph"/>
        <w:numPr>
          <w:ilvl w:val="0"/>
          <w:numId w:val="14"/>
        </w:numPr>
        <w:spacing w:before="240" w:after="240"/>
      </w:pPr>
      <w:r w:rsidRPr="798C4040">
        <w:rPr>
          <w:b/>
          <w:bCs/>
        </w:rPr>
        <w:t>Risk</w:t>
      </w:r>
      <w:r w:rsidRPr="798C4040">
        <w:t>: Attacks targeting the hypervisor (especially in Type 1) can control all VMs.</w:t>
      </w:r>
    </w:p>
    <w:p w14:paraId="640D379D" w14:textId="4C8B0C25" w:rsidR="66625162" w:rsidRDefault="798C4040" w:rsidP="798C4040">
      <w:pPr>
        <w:pStyle w:val="ListParagraph"/>
        <w:numPr>
          <w:ilvl w:val="0"/>
          <w:numId w:val="14"/>
        </w:numPr>
        <w:spacing w:before="240" w:after="240"/>
      </w:pPr>
      <w:r w:rsidRPr="798C4040">
        <w:rPr>
          <w:b/>
          <w:bCs/>
        </w:rPr>
        <w:t>Mitigation</w:t>
      </w:r>
      <w:r w:rsidRPr="798C4040">
        <w:t>: Keep hypervisors updated and restrict admin access.</w:t>
      </w:r>
    </w:p>
    <w:p w14:paraId="77EF3DA1" w14:textId="7137F1FB" w:rsidR="66625162" w:rsidRDefault="798C4040" w:rsidP="798C4040">
      <w:pPr>
        <w:pStyle w:val="Heading3"/>
        <w:spacing w:before="281" w:after="281"/>
      </w:pPr>
      <w:r w:rsidRPr="798C4040">
        <w:rPr>
          <w:b/>
          <w:bCs/>
        </w:rPr>
        <w:t>3. VM Sprawl</w:t>
      </w:r>
    </w:p>
    <w:p w14:paraId="2D147536" w14:textId="0928CD22" w:rsidR="66625162" w:rsidRDefault="798C4040" w:rsidP="798C4040">
      <w:pPr>
        <w:pStyle w:val="ListParagraph"/>
        <w:numPr>
          <w:ilvl w:val="0"/>
          <w:numId w:val="13"/>
        </w:numPr>
        <w:spacing w:before="240" w:after="240"/>
      </w:pPr>
      <w:r w:rsidRPr="798C4040">
        <w:rPr>
          <w:b/>
          <w:bCs/>
        </w:rPr>
        <w:t>Risk</w:t>
      </w:r>
      <w:r w:rsidRPr="798C4040">
        <w:t>: Uncontrolled creation of VMs leads to difficulty in tracking and securing all instances.</w:t>
      </w:r>
    </w:p>
    <w:p w14:paraId="3C2CCF24" w14:textId="6CE2D8D2" w:rsidR="66625162" w:rsidRDefault="798C4040" w:rsidP="798C4040">
      <w:pPr>
        <w:pStyle w:val="ListParagraph"/>
        <w:numPr>
          <w:ilvl w:val="0"/>
          <w:numId w:val="13"/>
        </w:numPr>
        <w:spacing w:before="240" w:after="240"/>
      </w:pPr>
      <w:r w:rsidRPr="798C4040">
        <w:rPr>
          <w:b/>
          <w:bCs/>
        </w:rPr>
        <w:t>Mitigation</w:t>
      </w:r>
      <w:r w:rsidRPr="798C4040">
        <w:t>: Use automation tools and policies for lifecycle management.</w:t>
      </w:r>
    </w:p>
    <w:p w14:paraId="6C4C12C9" w14:textId="06FE1BEF" w:rsidR="66625162" w:rsidRDefault="798C4040" w:rsidP="798C4040">
      <w:pPr>
        <w:pStyle w:val="Heading3"/>
        <w:spacing w:before="281" w:after="281"/>
      </w:pPr>
      <w:r w:rsidRPr="798C4040">
        <w:rPr>
          <w:b/>
          <w:bCs/>
        </w:rPr>
        <w:t>4. Data Breaches &amp; Loss</w:t>
      </w:r>
    </w:p>
    <w:p w14:paraId="08954A71" w14:textId="2645A201" w:rsidR="66625162" w:rsidRDefault="798C4040" w:rsidP="798C4040">
      <w:pPr>
        <w:pStyle w:val="ListParagraph"/>
        <w:numPr>
          <w:ilvl w:val="0"/>
          <w:numId w:val="12"/>
        </w:numPr>
        <w:spacing w:before="240" w:after="240"/>
      </w:pPr>
      <w:r w:rsidRPr="798C4040">
        <w:rPr>
          <w:b/>
          <w:bCs/>
        </w:rPr>
        <w:t>Risk</w:t>
      </w:r>
      <w:r w:rsidRPr="798C4040">
        <w:t>: Data stored on shared physical infrastructure can be intercepted or lost.</w:t>
      </w:r>
    </w:p>
    <w:p w14:paraId="72C7420A" w14:textId="0278AEB3" w:rsidR="66625162" w:rsidRDefault="798C4040" w:rsidP="798C4040">
      <w:pPr>
        <w:pStyle w:val="ListParagraph"/>
        <w:numPr>
          <w:ilvl w:val="0"/>
          <w:numId w:val="12"/>
        </w:numPr>
        <w:spacing w:before="240" w:after="240"/>
      </w:pPr>
      <w:r w:rsidRPr="798C4040">
        <w:rPr>
          <w:b/>
          <w:bCs/>
        </w:rPr>
        <w:t>Example</w:t>
      </w:r>
      <w:r w:rsidRPr="798C4040">
        <w:t>: A misconfigured S3 bucket exposing customer records.</w:t>
      </w:r>
    </w:p>
    <w:p w14:paraId="51E4D670" w14:textId="267913BB" w:rsidR="66625162" w:rsidRDefault="798C4040" w:rsidP="798C4040">
      <w:pPr>
        <w:pStyle w:val="Heading3"/>
        <w:spacing w:before="281" w:after="281"/>
      </w:pPr>
      <w:r w:rsidRPr="798C4040">
        <w:rPr>
          <w:b/>
          <w:bCs/>
        </w:rPr>
        <w:t>5. Insecure APIs and Interfaces</w:t>
      </w:r>
    </w:p>
    <w:p w14:paraId="2FC06644" w14:textId="3529204A" w:rsidR="66625162" w:rsidRDefault="798C4040" w:rsidP="798C4040">
      <w:pPr>
        <w:pStyle w:val="ListParagraph"/>
        <w:numPr>
          <w:ilvl w:val="0"/>
          <w:numId w:val="11"/>
        </w:numPr>
        <w:spacing w:before="240" w:after="240"/>
      </w:pPr>
      <w:r w:rsidRPr="798C4040">
        <w:rPr>
          <w:b/>
          <w:bCs/>
        </w:rPr>
        <w:t>Risk</w:t>
      </w:r>
      <w:r w:rsidRPr="798C4040">
        <w:t>: Cloud APIs are often publicly accessible. Poorly secured APIs are vulnerable.</w:t>
      </w:r>
    </w:p>
    <w:p w14:paraId="20B5A22D" w14:textId="3749F01A" w:rsidR="66625162" w:rsidRDefault="798C4040" w:rsidP="798C4040">
      <w:pPr>
        <w:pStyle w:val="ListParagraph"/>
        <w:numPr>
          <w:ilvl w:val="0"/>
          <w:numId w:val="11"/>
        </w:numPr>
        <w:spacing w:before="240" w:after="240"/>
      </w:pPr>
      <w:r w:rsidRPr="798C4040">
        <w:rPr>
          <w:b/>
          <w:bCs/>
        </w:rPr>
        <w:t>Mitigation</w:t>
      </w:r>
      <w:r w:rsidRPr="798C4040">
        <w:t>: Use strong authentication, rate limiting, and API gateways.</w:t>
      </w:r>
    </w:p>
    <w:p w14:paraId="39FC8980" w14:textId="2757FBD2" w:rsidR="66625162" w:rsidRDefault="798C4040" w:rsidP="798C4040">
      <w:pPr>
        <w:pStyle w:val="Heading3"/>
        <w:spacing w:before="281" w:after="281"/>
      </w:pPr>
      <w:r w:rsidRPr="798C4040">
        <w:rPr>
          <w:b/>
          <w:bCs/>
        </w:rPr>
        <w:t>6. Account Hijacking</w:t>
      </w:r>
    </w:p>
    <w:p w14:paraId="0CE0E6F6" w14:textId="48C7384C" w:rsidR="66625162" w:rsidRDefault="798C4040" w:rsidP="798C4040">
      <w:pPr>
        <w:pStyle w:val="ListParagraph"/>
        <w:numPr>
          <w:ilvl w:val="0"/>
          <w:numId w:val="10"/>
        </w:numPr>
        <w:spacing w:before="240" w:after="240"/>
      </w:pPr>
      <w:r w:rsidRPr="798C4040">
        <w:rPr>
          <w:b/>
          <w:bCs/>
        </w:rPr>
        <w:t>Risk</w:t>
      </w:r>
      <w:r w:rsidRPr="798C4040">
        <w:t>: If cloud credentials are compromised, attackers can access all services.</w:t>
      </w:r>
    </w:p>
    <w:p w14:paraId="73BCDAAE" w14:textId="1196466C" w:rsidR="66625162" w:rsidRDefault="798C4040" w:rsidP="798C4040">
      <w:pPr>
        <w:pStyle w:val="ListParagraph"/>
        <w:numPr>
          <w:ilvl w:val="0"/>
          <w:numId w:val="10"/>
        </w:numPr>
        <w:spacing w:before="240" w:after="240"/>
      </w:pPr>
      <w:r w:rsidRPr="798C4040">
        <w:rPr>
          <w:b/>
          <w:bCs/>
        </w:rPr>
        <w:t>Mitigation</w:t>
      </w:r>
      <w:r w:rsidRPr="798C4040">
        <w:t>: Implement MFA (Multi-Factor Authentication) and activity logging.</w:t>
      </w:r>
    </w:p>
    <w:p w14:paraId="6037BCC7" w14:textId="7C2CDE1B" w:rsidR="66625162" w:rsidRDefault="798C4040" w:rsidP="798C4040">
      <w:pPr>
        <w:pStyle w:val="Heading3"/>
        <w:spacing w:before="281" w:after="281"/>
      </w:pPr>
      <w:r w:rsidRPr="798C4040">
        <w:rPr>
          <w:b/>
          <w:bCs/>
        </w:rPr>
        <w:lastRenderedPageBreak/>
        <w:t>7. Lack of Visibility and Control</w:t>
      </w:r>
    </w:p>
    <w:p w14:paraId="4B184324" w14:textId="15601DD6" w:rsidR="66625162" w:rsidRDefault="798C4040" w:rsidP="798C4040">
      <w:pPr>
        <w:pStyle w:val="ListParagraph"/>
        <w:numPr>
          <w:ilvl w:val="0"/>
          <w:numId w:val="9"/>
        </w:numPr>
        <w:spacing w:before="240" w:after="240"/>
      </w:pPr>
      <w:r w:rsidRPr="798C4040">
        <w:rPr>
          <w:b/>
          <w:bCs/>
        </w:rPr>
        <w:t>Risk</w:t>
      </w:r>
      <w:r w:rsidRPr="798C4040">
        <w:t>: Especially in public cloud, users often lack direct access to infrastructure.</w:t>
      </w:r>
    </w:p>
    <w:p w14:paraId="43DDD285" w14:textId="7B50C1A0" w:rsidR="66625162" w:rsidRDefault="798C4040" w:rsidP="798C4040">
      <w:pPr>
        <w:pStyle w:val="ListParagraph"/>
        <w:numPr>
          <w:ilvl w:val="0"/>
          <w:numId w:val="9"/>
        </w:numPr>
        <w:spacing w:before="240" w:after="240"/>
      </w:pPr>
      <w:r w:rsidRPr="798C4040">
        <w:rPr>
          <w:b/>
          <w:bCs/>
        </w:rPr>
        <w:t>Mitigation</w:t>
      </w:r>
      <w:r w:rsidRPr="798C4040">
        <w:t>: Use cloud-native monitoring tools (like AWS CloudTrail, Azure Monitor).</w:t>
      </w:r>
    </w:p>
    <w:p w14:paraId="45814BC9" w14:textId="1350725B" w:rsidR="66625162" w:rsidRDefault="66625162" w:rsidP="66625162">
      <w:pPr>
        <w:spacing w:before="240" w:after="240"/>
      </w:pPr>
    </w:p>
    <w:p w14:paraId="6B5B9501" w14:textId="0CB81772" w:rsidR="66625162" w:rsidRDefault="798C4040" w:rsidP="798C4040">
      <w:pPr>
        <w:pStyle w:val="Heading2"/>
        <w:spacing w:before="299" w:after="299"/>
      </w:pPr>
      <w:r w:rsidRPr="798C4040">
        <w:rPr>
          <w:b/>
          <w:bCs/>
          <w:sz w:val="36"/>
          <w:szCs w:val="36"/>
        </w:rPr>
        <w:t>✅ Best Practices for Security in Virtualized &amp; Cloud Environments</w:t>
      </w:r>
    </w:p>
    <w:p w14:paraId="2AA05A00" w14:textId="773D9A77" w:rsidR="66625162" w:rsidRDefault="798C4040" w:rsidP="798C4040">
      <w:pPr>
        <w:pStyle w:val="Heading3"/>
        <w:spacing w:before="281" w:after="281"/>
      </w:pPr>
      <w:r w:rsidRPr="798C4040">
        <w:rPr>
          <w:b/>
          <w:bCs/>
        </w:rPr>
        <w:t>🔹 1. Implement Strong Access Controls</w:t>
      </w:r>
    </w:p>
    <w:p w14:paraId="73754E38" w14:textId="5A3824E9" w:rsidR="66625162" w:rsidRDefault="798C4040" w:rsidP="798C4040">
      <w:pPr>
        <w:pStyle w:val="ListParagraph"/>
        <w:numPr>
          <w:ilvl w:val="0"/>
          <w:numId w:val="8"/>
        </w:numPr>
        <w:spacing w:before="240" w:after="240"/>
      </w:pPr>
      <w:r w:rsidRPr="798C4040">
        <w:t xml:space="preserve">Use </w:t>
      </w:r>
      <w:r w:rsidRPr="798C4040">
        <w:rPr>
          <w:b/>
          <w:bCs/>
        </w:rPr>
        <w:t>role-based access control (RBAC)</w:t>
      </w:r>
      <w:r w:rsidRPr="798C4040">
        <w:t>.</w:t>
      </w:r>
    </w:p>
    <w:p w14:paraId="2299B30D" w14:textId="5F8ABA03" w:rsidR="66625162" w:rsidRDefault="798C4040" w:rsidP="798C4040">
      <w:pPr>
        <w:pStyle w:val="ListParagraph"/>
        <w:numPr>
          <w:ilvl w:val="0"/>
          <w:numId w:val="8"/>
        </w:numPr>
        <w:spacing w:before="240" w:after="240"/>
      </w:pPr>
      <w:r w:rsidRPr="798C4040">
        <w:t xml:space="preserve">Enforce </w:t>
      </w:r>
      <w:r w:rsidRPr="798C4040">
        <w:rPr>
          <w:b/>
          <w:bCs/>
        </w:rPr>
        <w:t>least privilege</w:t>
      </w:r>
      <w:r w:rsidRPr="798C4040">
        <w:t xml:space="preserve"> principle.</w:t>
      </w:r>
    </w:p>
    <w:p w14:paraId="6B804FC6" w14:textId="121D66FD" w:rsidR="66625162" w:rsidRDefault="798C4040" w:rsidP="798C4040">
      <w:pPr>
        <w:pStyle w:val="ListParagraph"/>
        <w:numPr>
          <w:ilvl w:val="0"/>
          <w:numId w:val="8"/>
        </w:numPr>
        <w:spacing w:before="240" w:after="240"/>
      </w:pPr>
      <w:r w:rsidRPr="798C4040">
        <w:t xml:space="preserve">Use </w:t>
      </w:r>
      <w:r w:rsidRPr="798C4040">
        <w:rPr>
          <w:b/>
          <w:bCs/>
        </w:rPr>
        <w:t>multi-factor authentication (MFA)</w:t>
      </w:r>
      <w:r w:rsidRPr="798C4040">
        <w:t>.</w:t>
      </w:r>
    </w:p>
    <w:p w14:paraId="73698D30" w14:textId="2812983D" w:rsidR="66625162" w:rsidRDefault="798C4040" w:rsidP="798C4040">
      <w:pPr>
        <w:pStyle w:val="Heading3"/>
        <w:spacing w:before="281" w:after="281"/>
      </w:pPr>
      <w:r w:rsidRPr="798C4040">
        <w:rPr>
          <w:b/>
          <w:bCs/>
        </w:rPr>
        <w:t>🔹 2. Encrypt Data</w:t>
      </w:r>
    </w:p>
    <w:p w14:paraId="3471C850" w14:textId="7FC80366" w:rsidR="66625162" w:rsidRDefault="798C4040" w:rsidP="798C4040">
      <w:pPr>
        <w:pStyle w:val="ListParagraph"/>
        <w:numPr>
          <w:ilvl w:val="0"/>
          <w:numId w:val="7"/>
        </w:numPr>
        <w:spacing w:before="240" w:after="240"/>
      </w:pPr>
      <w:r w:rsidRPr="798C4040">
        <w:rPr>
          <w:b/>
          <w:bCs/>
        </w:rPr>
        <w:t>At rest</w:t>
      </w:r>
      <w:r w:rsidRPr="798C4040">
        <w:t>: Use volume or file encryption (e.g., AWS KMS, BitLocker).</w:t>
      </w:r>
    </w:p>
    <w:p w14:paraId="4DC8F606" w14:textId="5F2DA6BC" w:rsidR="66625162" w:rsidRDefault="798C4040" w:rsidP="798C4040">
      <w:pPr>
        <w:pStyle w:val="ListParagraph"/>
        <w:numPr>
          <w:ilvl w:val="0"/>
          <w:numId w:val="7"/>
        </w:numPr>
        <w:spacing w:before="240" w:after="240"/>
      </w:pPr>
      <w:r w:rsidRPr="798C4040">
        <w:rPr>
          <w:b/>
          <w:bCs/>
        </w:rPr>
        <w:t>In transit</w:t>
      </w:r>
      <w:r w:rsidRPr="798C4040">
        <w:t>: Use SSL/TLS for communication.</w:t>
      </w:r>
    </w:p>
    <w:p w14:paraId="605A43EF" w14:textId="26DFC035" w:rsidR="66625162" w:rsidRDefault="798C4040" w:rsidP="798C4040">
      <w:pPr>
        <w:pStyle w:val="Heading3"/>
        <w:spacing w:before="281" w:after="281"/>
      </w:pPr>
      <w:r w:rsidRPr="798C4040">
        <w:rPr>
          <w:b/>
          <w:bCs/>
        </w:rPr>
        <w:t>🔹 3. Patch and Update Regularly</w:t>
      </w:r>
    </w:p>
    <w:p w14:paraId="1AD48F95" w14:textId="30EECB8A" w:rsidR="66625162" w:rsidRDefault="798C4040" w:rsidP="798C4040">
      <w:pPr>
        <w:pStyle w:val="ListParagraph"/>
        <w:numPr>
          <w:ilvl w:val="0"/>
          <w:numId w:val="6"/>
        </w:numPr>
        <w:spacing w:before="240" w:after="240"/>
      </w:pPr>
      <w:r w:rsidRPr="798C4040">
        <w:t>Keep VMs, hypervisors, and guest OS updated.</w:t>
      </w:r>
    </w:p>
    <w:p w14:paraId="7E8A54D6" w14:textId="29D4E389" w:rsidR="66625162" w:rsidRDefault="798C4040" w:rsidP="798C4040">
      <w:pPr>
        <w:pStyle w:val="ListParagraph"/>
        <w:numPr>
          <w:ilvl w:val="0"/>
          <w:numId w:val="6"/>
        </w:numPr>
        <w:spacing w:before="240" w:after="240"/>
      </w:pPr>
      <w:r w:rsidRPr="798C4040">
        <w:t xml:space="preserve">Apply </w:t>
      </w:r>
      <w:r w:rsidRPr="798C4040">
        <w:rPr>
          <w:b/>
          <w:bCs/>
        </w:rPr>
        <w:t>security patches</w:t>
      </w:r>
      <w:r w:rsidRPr="798C4040">
        <w:t xml:space="preserve"> as soon as they’re released.</w:t>
      </w:r>
    </w:p>
    <w:p w14:paraId="74571268" w14:textId="532D6C9C" w:rsidR="66625162" w:rsidRDefault="798C4040" w:rsidP="798C4040">
      <w:pPr>
        <w:pStyle w:val="Heading3"/>
        <w:spacing w:before="281" w:after="281"/>
      </w:pPr>
      <w:r w:rsidRPr="798C4040">
        <w:rPr>
          <w:b/>
          <w:bCs/>
        </w:rPr>
        <w:t>🔹 4. Use Network Segmentation</w:t>
      </w:r>
    </w:p>
    <w:p w14:paraId="5C17C58C" w14:textId="30A4DDC4" w:rsidR="66625162" w:rsidRDefault="798C4040" w:rsidP="798C4040">
      <w:pPr>
        <w:pStyle w:val="ListParagraph"/>
        <w:numPr>
          <w:ilvl w:val="0"/>
          <w:numId w:val="5"/>
        </w:numPr>
        <w:spacing w:before="240" w:after="240"/>
      </w:pPr>
      <w:r w:rsidRPr="798C4040">
        <w:t xml:space="preserve">Isolate critical systems using </w:t>
      </w:r>
      <w:r w:rsidRPr="798C4040">
        <w:rPr>
          <w:b/>
          <w:bCs/>
        </w:rPr>
        <w:t>virtual LANs (VLANs)</w:t>
      </w:r>
      <w:r w:rsidRPr="798C4040">
        <w:t xml:space="preserve"> or </w:t>
      </w:r>
      <w:r w:rsidRPr="798C4040">
        <w:rPr>
          <w:b/>
          <w:bCs/>
        </w:rPr>
        <w:t>security groups</w:t>
      </w:r>
      <w:r w:rsidRPr="798C4040">
        <w:t>.</w:t>
      </w:r>
    </w:p>
    <w:p w14:paraId="48661EB4" w14:textId="535A43C9" w:rsidR="66625162" w:rsidRDefault="798C4040" w:rsidP="798C4040">
      <w:pPr>
        <w:pStyle w:val="ListParagraph"/>
        <w:numPr>
          <w:ilvl w:val="0"/>
          <w:numId w:val="5"/>
        </w:numPr>
        <w:spacing w:before="240" w:after="240"/>
      </w:pPr>
      <w:r w:rsidRPr="798C4040">
        <w:t>Prevent lateral movement by attackers.</w:t>
      </w:r>
    </w:p>
    <w:p w14:paraId="074052F4" w14:textId="7C30CC39" w:rsidR="66625162" w:rsidRDefault="798C4040" w:rsidP="798C4040">
      <w:pPr>
        <w:pStyle w:val="Heading3"/>
        <w:spacing w:before="281" w:after="281"/>
      </w:pPr>
      <w:r w:rsidRPr="798C4040">
        <w:rPr>
          <w:b/>
          <w:bCs/>
        </w:rPr>
        <w:t>🔹 5. Monitor and Audit Activity</w:t>
      </w:r>
    </w:p>
    <w:p w14:paraId="366BED80" w14:textId="7608FFAE" w:rsidR="66625162" w:rsidRDefault="798C4040" w:rsidP="798C4040">
      <w:pPr>
        <w:pStyle w:val="ListParagraph"/>
        <w:numPr>
          <w:ilvl w:val="0"/>
          <w:numId w:val="4"/>
        </w:numPr>
        <w:spacing w:before="240" w:after="240"/>
      </w:pPr>
      <w:r w:rsidRPr="798C4040">
        <w:t xml:space="preserve">Enable </w:t>
      </w:r>
      <w:r w:rsidRPr="798C4040">
        <w:rPr>
          <w:b/>
          <w:bCs/>
        </w:rPr>
        <w:t>logging and monitoring</w:t>
      </w:r>
      <w:r w:rsidRPr="798C4040">
        <w:t xml:space="preserve"> (e.g., SIEM tools, intrusion detection).</w:t>
      </w:r>
    </w:p>
    <w:p w14:paraId="69FF9AC9" w14:textId="51609975" w:rsidR="66625162" w:rsidRDefault="798C4040" w:rsidP="798C4040">
      <w:pPr>
        <w:pStyle w:val="ListParagraph"/>
        <w:numPr>
          <w:ilvl w:val="0"/>
          <w:numId w:val="4"/>
        </w:numPr>
        <w:spacing w:before="240" w:after="240"/>
      </w:pPr>
      <w:r w:rsidRPr="798C4040">
        <w:t>Set alerts for suspicious activity.</w:t>
      </w:r>
    </w:p>
    <w:p w14:paraId="108A35F7" w14:textId="0C808946" w:rsidR="66625162" w:rsidRDefault="798C4040" w:rsidP="798C4040">
      <w:pPr>
        <w:pStyle w:val="Heading3"/>
        <w:spacing w:before="281" w:after="281"/>
      </w:pPr>
      <w:r w:rsidRPr="798C4040">
        <w:rPr>
          <w:b/>
          <w:bCs/>
        </w:rPr>
        <w:t>🔹 6. Backup and Disaster Recovery</w:t>
      </w:r>
    </w:p>
    <w:p w14:paraId="371996BB" w14:textId="6F2A56E0" w:rsidR="66625162" w:rsidRDefault="798C4040" w:rsidP="798C4040">
      <w:pPr>
        <w:pStyle w:val="ListParagraph"/>
        <w:numPr>
          <w:ilvl w:val="0"/>
          <w:numId w:val="3"/>
        </w:numPr>
        <w:spacing w:before="240" w:after="240"/>
      </w:pPr>
      <w:r w:rsidRPr="798C4040">
        <w:t>Regularly backup VMs and cloud data.</w:t>
      </w:r>
    </w:p>
    <w:p w14:paraId="17D33437" w14:textId="71AA5692" w:rsidR="66625162" w:rsidRDefault="798C4040" w:rsidP="798C4040">
      <w:pPr>
        <w:pStyle w:val="ListParagraph"/>
        <w:numPr>
          <w:ilvl w:val="0"/>
          <w:numId w:val="3"/>
        </w:numPr>
        <w:spacing w:before="240" w:after="240"/>
      </w:pPr>
      <w:r w:rsidRPr="798C4040">
        <w:t xml:space="preserve">Test </w:t>
      </w:r>
      <w:r w:rsidRPr="798C4040">
        <w:rPr>
          <w:b/>
          <w:bCs/>
        </w:rPr>
        <w:t>restore procedures</w:t>
      </w:r>
      <w:r w:rsidRPr="798C4040">
        <w:t xml:space="preserve"> and disaster recovery plans.</w:t>
      </w:r>
    </w:p>
    <w:p w14:paraId="67A506D0" w14:textId="2700A6A4" w:rsidR="66625162" w:rsidRDefault="798C4040" w:rsidP="798C4040">
      <w:pPr>
        <w:pStyle w:val="Heading3"/>
        <w:spacing w:before="281" w:after="281"/>
      </w:pPr>
      <w:r w:rsidRPr="798C4040">
        <w:rPr>
          <w:b/>
          <w:bCs/>
        </w:rPr>
        <w:lastRenderedPageBreak/>
        <w:t>🔹 7. Security Awareness Training</w:t>
      </w:r>
    </w:p>
    <w:p w14:paraId="132D8EBB" w14:textId="1BF07FBF" w:rsidR="66625162" w:rsidRDefault="798C4040" w:rsidP="798C4040">
      <w:pPr>
        <w:pStyle w:val="ListParagraph"/>
        <w:numPr>
          <w:ilvl w:val="0"/>
          <w:numId w:val="2"/>
        </w:numPr>
        <w:spacing w:before="240" w:after="240"/>
      </w:pPr>
      <w:r w:rsidRPr="798C4040">
        <w:t>Train staff on phishing, secure VM provisioning, and cloud hygiene.</w:t>
      </w:r>
    </w:p>
    <w:p w14:paraId="17B554C3" w14:textId="70ED3E2E" w:rsidR="66625162" w:rsidRDefault="798C4040" w:rsidP="798C4040">
      <w:pPr>
        <w:pStyle w:val="ListParagraph"/>
        <w:numPr>
          <w:ilvl w:val="0"/>
          <w:numId w:val="2"/>
        </w:numPr>
        <w:spacing w:before="240" w:after="240"/>
      </w:pPr>
      <w:r w:rsidRPr="798C4040">
        <w:t>Enforce strong password policies and threat awareness.</w:t>
      </w:r>
    </w:p>
    <w:p w14:paraId="04E8928B" w14:textId="6783CB27" w:rsidR="66625162" w:rsidRDefault="66625162" w:rsidP="66625162">
      <w:pPr>
        <w:spacing w:before="240" w:after="240"/>
      </w:pPr>
    </w:p>
    <w:p w14:paraId="384A2A65" w14:textId="1E783028" w:rsidR="66625162" w:rsidRDefault="798C4040" w:rsidP="798C4040">
      <w:pPr>
        <w:pStyle w:val="Heading2"/>
        <w:spacing w:before="299" w:after="299"/>
      </w:pPr>
      <w:r w:rsidRPr="798C4040">
        <w:rPr>
          <w:b/>
          <w:bCs/>
          <w:sz w:val="36"/>
          <w:szCs w:val="36"/>
        </w:rPr>
        <w:t>✅ Compliance Considerations</w:t>
      </w:r>
    </w:p>
    <w:p w14:paraId="3FA0F0BF" w14:textId="2E1387F1" w:rsidR="66625162" w:rsidRDefault="798C4040" w:rsidP="798C4040">
      <w:pPr>
        <w:pStyle w:val="ListParagraph"/>
        <w:numPr>
          <w:ilvl w:val="0"/>
          <w:numId w:val="1"/>
        </w:numPr>
        <w:spacing w:before="240" w:after="240"/>
      </w:pPr>
      <w:r w:rsidRPr="798C4040">
        <w:t xml:space="preserve">Ensure adherence to </w:t>
      </w:r>
      <w:r w:rsidRPr="798C4040">
        <w:rPr>
          <w:b/>
          <w:bCs/>
        </w:rPr>
        <w:t>industry standards</w:t>
      </w:r>
      <w:r w:rsidRPr="798C4040">
        <w:t>:</w:t>
      </w:r>
    </w:p>
    <w:p w14:paraId="6491E25C" w14:textId="40646493" w:rsidR="66625162" w:rsidRDefault="798C4040" w:rsidP="798C4040">
      <w:pPr>
        <w:pStyle w:val="ListParagraph"/>
        <w:numPr>
          <w:ilvl w:val="1"/>
          <w:numId w:val="1"/>
        </w:numPr>
        <w:spacing w:before="240" w:after="240"/>
      </w:pPr>
      <w:r w:rsidRPr="798C4040">
        <w:rPr>
          <w:b/>
          <w:bCs/>
        </w:rPr>
        <w:t>GDPR</w:t>
      </w:r>
      <w:r w:rsidRPr="798C4040">
        <w:t xml:space="preserve"> (EU privacy)</w:t>
      </w:r>
    </w:p>
    <w:p w14:paraId="7CC0060C" w14:textId="6B2BDD78" w:rsidR="66625162" w:rsidRDefault="798C4040" w:rsidP="798C4040">
      <w:pPr>
        <w:pStyle w:val="ListParagraph"/>
        <w:numPr>
          <w:ilvl w:val="1"/>
          <w:numId w:val="1"/>
        </w:numPr>
        <w:spacing w:before="240" w:after="240"/>
      </w:pPr>
      <w:r w:rsidRPr="798C4040">
        <w:rPr>
          <w:b/>
          <w:bCs/>
        </w:rPr>
        <w:t>HIPAA</w:t>
      </w:r>
      <w:r w:rsidRPr="798C4040">
        <w:t xml:space="preserve"> (healthcare)</w:t>
      </w:r>
    </w:p>
    <w:p w14:paraId="08991706" w14:textId="269E84D5" w:rsidR="66625162" w:rsidRDefault="798C4040" w:rsidP="798C4040">
      <w:pPr>
        <w:pStyle w:val="ListParagraph"/>
        <w:numPr>
          <w:ilvl w:val="1"/>
          <w:numId w:val="1"/>
        </w:numPr>
        <w:spacing w:before="240" w:after="240"/>
      </w:pPr>
      <w:r w:rsidRPr="798C4040">
        <w:rPr>
          <w:b/>
          <w:bCs/>
        </w:rPr>
        <w:t>ISO 27001</w:t>
      </w:r>
      <w:r w:rsidRPr="798C4040">
        <w:t xml:space="preserve">, </w:t>
      </w:r>
      <w:r w:rsidRPr="798C4040">
        <w:rPr>
          <w:b/>
          <w:bCs/>
        </w:rPr>
        <w:t>SOC 2</w:t>
      </w:r>
      <w:r w:rsidRPr="798C4040">
        <w:t xml:space="preserve">, </w:t>
      </w:r>
      <w:r w:rsidRPr="798C4040">
        <w:rPr>
          <w:b/>
          <w:bCs/>
        </w:rPr>
        <w:t>PCI-DSS</w:t>
      </w:r>
      <w:r w:rsidRPr="798C4040">
        <w:t>, etc.</w:t>
      </w:r>
    </w:p>
    <w:p w14:paraId="34968EC2" w14:textId="11B46F10" w:rsidR="66625162" w:rsidRDefault="798C4040" w:rsidP="798C4040">
      <w:pPr>
        <w:pStyle w:val="ListParagraph"/>
        <w:numPr>
          <w:ilvl w:val="0"/>
          <w:numId w:val="1"/>
        </w:numPr>
        <w:spacing w:before="240" w:after="240"/>
      </w:pPr>
      <w:r w:rsidRPr="798C4040">
        <w:rPr>
          <w:b/>
          <w:bCs/>
        </w:rPr>
        <w:t>Understand Shared Responsibility Model</w:t>
      </w:r>
      <w:r w:rsidRPr="798C4040">
        <w:t>:</w:t>
      </w:r>
    </w:p>
    <w:p w14:paraId="3713FECB" w14:textId="40006BDF" w:rsidR="66625162" w:rsidRDefault="798C4040" w:rsidP="798C4040">
      <w:pPr>
        <w:pStyle w:val="ListParagraph"/>
        <w:numPr>
          <w:ilvl w:val="1"/>
          <w:numId w:val="1"/>
        </w:numPr>
        <w:spacing w:before="240" w:after="240"/>
      </w:pPr>
      <w:r w:rsidRPr="798C4040">
        <w:t>Cloud providers secure the infrastructure.</w:t>
      </w:r>
    </w:p>
    <w:p w14:paraId="0E4841A0" w14:textId="422F90E4" w:rsidR="66625162" w:rsidRDefault="798C4040" w:rsidP="798C4040">
      <w:pPr>
        <w:pStyle w:val="ListParagraph"/>
        <w:numPr>
          <w:ilvl w:val="1"/>
          <w:numId w:val="1"/>
        </w:numPr>
        <w:spacing w:before="240" w:after="240"/>
      </w:pPr>
      <w:r w:rsidRPr="798C4040">
        <w:rPr>
          <w:b/>
          <w:bCs/>
        </w:rPr>
        <w:t>Users are responsible</w:t>
      </w:r>
      <w:r w:rsidRPr="798C4040">
        <w:t xml:space="preserve"> for securing their own data, applications, and access.</w:t>
      </w:r>
    </w:p>
    <w:p w14:paraId="00031CD7" w14:textId="662C2448" w:rsidR="66625162" w:rsidRDefault="66625162" w:rsidP="66625162">
      <w:pPr>
        <w:spacing w:before="240" w:after="240"/>
      </w:pPr>
    </w:p>
    <w:p w14:paraId="10888204" w14:textId="1A416A4F" w:rsidR="66625162" w:rsidRDefault="798C4040" w:rsidP="798C4040">
      <w:pPr>
        <w:pStyle w:val="Heading2"/>
        <w:spacing w:before="299" w:after="299"/>
      </w:pPr>
      <w:r w:rsidRPr="798C4040">
        <w:rPr>
          <w:b/>
          <w:bCs/>
          <w:sz w:val="36"/>
          <w:szCs w:val="36"/>
        </w:rPr>
        <w:t>✅ Conclusion</w:t>
      </w:r>
    </w:p>
    <w:p w14:paraId="4D829C68" w14:textId="7EB2D844" w:rsidR="66625162" w:rsidRDefault="798C4040" w:rsidP="798C4040">
      <w:pPr>
        <w:spacing w:before="240" w:after="240"/>
      </w:pPr>
      <w:r w:rsidRPr="798C4040">
        <w:t xml:space="preserve">Security in virtualized and cloud environments requires </w:t>
      </w:r>
      <w:r w:rsidRPr="798C4040">
        <w:rPr>
          <w:b/>
          <w:bCs/>
        </w:rPr>
        <w:t>proactive measures</w:t>
      </w:r>
      <w:r w:rsidRPr="798C4040">
        <w:t xml:space="preserve">, </w:t>
      </w:r>
      <w:r w:rsidRPr="798C4040">
        <w:rPr>
          <w:b/>
          <w:bCs/>
        </w:rPr>
        <w:t>continuous monitoring</w:t>
      </w:r>
      <w:r w:rsidRPr="798C4040">
        <w:t xml:space="preserve">, and a deep understanding of </w:t>
      </w:r>
      <w:r w:rsidRPr="798C4040">
        <w:rPr>
          <w:b/>
          <w:bCs/>
        </w:rPr>
        <w:t>shared responsibilities</w:t>
      </w:r>
      <w:r w:rsidRPr="798C4040">
        <w:t>. By following best practices and addressing known challenges, organizations can build secure and compliant infrastructures.</w:t>
      </w:r>
    </w:p>
    <w:p w14:paraId="56AE6992" w14:textId="535BF8F6" w:rsidR="66625162" w:rsidRDefault="66625162" w:rsidP="66625162">
      <w:pPr>
        <w:spacing w:before="240" w:after="240"/>
      </w:pPr>
    </w:p>
    <w:p w14:paraId="20A87119" w14:textId="30BA9A05" w:rsidR="66625162" w:rsidRDefault="66625162" w:rsidP="798C4040"/>
    <w:p w14:paraId="354E3368" w14:textId="55BD3FE2" w:rsidR="66625162" w:rsidRDefault="66625162" w:rsidP="66625162">
      <w:pPr>
        <w:pStyle w:val="NormalWeb"/>
        <w:ind w:left="720"/>
        <w:rPr>
          <w:rStyle w:val="Strong"/>
          <w:rFonts w:eastAsiaTheme="majorEastAsia"/>
          <w:b w:val="0"/>
          <w:bCs w:val="0"/>
          <w:color w:val="FF0000"/>
        </w:rPr>
      </w:pPr>
    </w:p>
    <w:p w14:paraId="05CE815E" w14:textId="32E0D23E" w:rsidR="21214A37" w:rsidRDefault="21214A37" w:rsidP="21214A37">
      <w:pPr>
        <w:pStyle w:val="NormalWeb"/>
        <w:ind w:left="720"/>
        <w:rPr>
          <w:rStyle w:val="Strong"/>
          <w:rFonts w:eastAsiaTheme="majorEastAsia"/>
          <w:b w:val="0"/>
          <w:bCs w:val="0"/>
          <w:color w:val="FF0000"/>
        </w:rPr>
      </w:pPr>
    </w:p>
    <w:p w14:paraId="7E379155" w14:textId="7255595D" w:rsidR="00D7447F" w:rsidRPr="00870497" w:rsidRDefault="00D7447F" w:rsidP="002E5D0A">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t>Compare and contrast Bash and PowerShell scripting languages. Discuss their strengths and weaknesses in automating routine tasks in Linux and Windows environments, respectively.</w:t>
      </w:r>
    </w:p>
    <w:p w14:paraId="3B6CFD57" w14:textId="1F3F69AC" w:rsidR="21214A37" w:rsidRDefault="7A36CC13" w:rsidP="03055A9C">
      <w:pPr>
        <w:pStyle w:val="Heading3"/>
        <w:spacing w:before="281" w:after="281"/>
      </w:pPr>
      <w:r w:rsidRPr="7A36CC13">
        <w:rPr>
          <w:b/>
          <w:bCs/>
        </w:rPr>
        <w:t xml:space="preserve"> Compare and Contrast Bash and PowerShell Scripting Languages</w:t>
      </w:r>
    </w:p>
    <w:p w14:paraId="5E0075C3" w14:textId="654FBBD5" w:rsidR="21214A37" w:rsidRDefault="21214A37" w:rsidP="03055A9C"/>
    <w:tbl>
      <w:tblPr>
        <w:tblW w:w="9359"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710"/>
        <w:gridCol w:w="3063"/>
        <w:gridCol w:w="4586"/>
      </w:tblGrid>
      <w:tr w:rsidR="03055A9C" w14:paraId="2635F7E3" w14:textId="77777777" w:rsidTr="7A36CC13">
        <w:trPr>
          <w:trHeight w:val="300"/>
        </w:trPr>
        <w:tc>
          <w:tcPr>
            <w:tcW w:w="1710" w:type="dxa"/>
            <w:vAlign w:val="center"/>
          </w:tcPr>
          <w:p w14:paraId="3A279369" w14:textId="6B4B71D8" w:rsidR="03055A9C" w:rsidRDefault="7A36CC13" w:rsidP="7A36CC13">
            <w:pPr>
              <w:spacing w:after="0"/>
              <w:jc w:val="center"/>
              <w:rPr>
                <w:b/>
                <w:bCs/>
                <w:sz w:val="20"/>
                <w:szCs w:val="20"/>
              </w:rPr>
            </w:pPr>
            <w:r w:rsidRPr="7A36CC13">
              <w:rPr>
                <w:b/>
                <w:bCs/>
                <w:sz w:val="20"/>
                <w:szCs w:val="20"/>
              </w:rPr>
              <w:t>Aspect</w:t>
            </w:r>
          </w:p>
        </w:tc>
        <w:tc>
          <w:tcPr>
            <w:tcW w:w="3063" w:type="dxa"/>
            <w:vAlign w:val="center"/>
          </w:tcPr>
          <w:p w14:paraId="678BD8A7" w14:textId="1A9F3EA0" w:rsidR="03055A9C" w:rsidRDefault="7A36CC13" w:rsidP="7A36CC13">
            <w:pPr>
              <w:spacing w:after="0"/>
              <w:jc w:val="center"/>
              <w:rPr>
                <w:b/>
                <w:bCs/>
                <w:sz w:val="20"/>
                <w:szCs w:val="20"/>
              </w:rPr>
            </w:pPr>
            <w:r w:rsidRPr="7A36CC13">
              <w:rPr>
                <w:b/>
                <w:bCs/>
                <w:sz w:val="20"/>
                <w:szCs w:val="20"/>
              </w:rPr>
              <w:t>Bash</w:t>
            </w:r>
          </w:p>
        </w:tc>
        <w:tc>
          <w:tcPr>
            <w:tcW w:w="4586" w:type="dxa"/>
            <w:vAlign w:val="center"/>
          </w:tcPr>
          <w:p w14:paraId="700DD9C6" w14:textId="3536F423" w:rsidR="03055A9C" w:rsidRDefault="7A36CC13" w:rsidP="7A36CC13">
            <w:pPr>
              <w:spacing w:after="0"/>
              <w:jc w:val="center"/>
              <w:rPr>
                <w:b/>
                <w:bCs/>
                <w:sz w:val="20"/>
                <w:szCs w:val="20"/>
              </w:rPr>
            </w:pPr>
            <w:r w:rsidRPr="7A36CC13">
              <w:rPr>
                <w:b/>
                <w:bCs/>
                <w:sz w:val="20"/>
                <w:szCs w:val="20"/>
              </w:rPr>
              <w:t>PowerShell</w:t>
            </w:r>
          </w:p>
        </w:tc>
      </w:tr>
      <w:tr w:rsidR="03055A9C" w14:paraId="27B17968" w14:textId="77777777" w:rsidTr="7A36CC13">
        <w:trPr>
          <w:trHeight w:val="300"/>
        </w:trPr>
        <w:tc>
          <w:tcPr>
            <w:tcW w:w="1710" w:type="dxa"/>
            <w:vAlign w:val="center"/>
          </w:tcPr>
          <w:p w14:paraId="0B7D87A6" w14:textId="536298BE" w:rsidR="03055A9C" w:rsidRDefault="7A36CC13" w:rsidP="7A36CC13">
            <w:pPr>
              <w:spacing w:after="0"/>
              <w:rPr>
                <w:b/>
                <w:bCs/>
                <w:sz w:val="20"/>
                <w:szCs w:val="20"/>
              </w:rPr>
            </w:pPr>
            <w:r w:rsidRPr="7A36CC13">
              <w:rPr>
                <w:b/>
                <w:bCs/>
                <w:sz w:val="20"/>
                <w:szCs w:val="20"/>
              </w:rPr>
              <w:t>Platform</w:t>
            </w:r>
          </w:p>
        </w:tc>
        <w:tc>
          <w:tcPr>
            <w:tcW w:w="3063" w:type="dxa"/>
            <w:vAlign w:val="center"/>
          </w:tcPr>
          <w:p w14:paraId="104738BF" w14:textId="3AB0F086" w:rsidR="03055A9C" w:rsidRDefault="7A36CC13" w:rsidP="7A36CC13">
            <w:pPr>
              <w:spacing w:after="0"/>
              <w:rPr>
                <w:sz w:val="20"/>
                <w:szCs w:val="20"/>
              </w:rPr>
            </w:pPr>
            <w:r w:rsidRPr="7A36CC13">
              <w:rPr>
                <w:sz w:val="20"/>
                <w:szCs w:val="20"/>
              </w:rPr>
              <w:t>Primarily Linux and macOS (also available on Windows via WSL)</w:t>
            </w:r>
          </w:p>
        </w:tc>
        <w:tc>
          <w:tcPr>
            <w:tcW w:w="4586" w:type="dxa"/>
            <w:vAlign w:val="center"/>
          </w:tcPr>
          <w:p w14:paraId="6146AF97" w14:textId="6393BCA1" w:rsidR="03055A9C" w:rsidRDefault="7A36CC13" w:rsidP="7A36CC13">
            <w:pPr>
              <w:spacing w:after="0"/>
              <w:rPr>
                <w:sz w:val="20"/>
                <w:szCs w:val="20"/>
              </w:rPr>
            </w:pPr>
            <w:r w:rsidRPr="7A36CC13">
              <w:rPr>
                <w:sz w:val="20"/>
                <w:szCs w:val="20"/>
              </w:rPr>
              <w:t>Originally Windows-only; now cross-platform (Windows, Linux, macOS)</w:t>
            </w:r>
          </w:p>
        </w:tc>
      </w:tr>
      <w:tr w:rsidR="03055A9C" w14:paraId="7FB2F1FC" w14:textId="77777777" w:rsidTr="7A36CC13">
        <w:trPr>
          <w:trHeight w:val="300"/>
        </w:trPr>
        <w:tc>
          <w:tcPr>
            <w:tcW w:w="1710" w:type="dxa"/>
            <w:vAlign w:val="center"/>
          </w:tcPr>
          <w:p w14:paraId="07639827" w14:textId="084A84B7" w:rsidR="03055A9C" w:rsidRDefault="7A36CC13" w:rsidP="7A36CC13">
            <w:pPr>
              <w:spacing w:after="0"/>
              <w:rPr>
                <w:b/>
                <w:bCs/>
                <w:sz w:val="20"/>
                <w:szCs w:val="20"/>
              </w:rPr>
            </w:pPr>
            <w:r w:rsidRPr="7A36CC13">
              <w:rPr>
                <w:b/>
                <w:bCs/>
                <w:sz w:val="20"/>
                <w:szCs w:val="20"/>
              </w:rPr>
              <w:lastRenderedPageBreak/>
              <w:t>Syntax</w:t>
            </w:r>
          </w:p>
        </w:tc>
        <w:tc>
          <w:tcPr>
            <w:tcW w:w="3063" w:type="dxa"/>
            <w:vAlign w:val="center"/>
          </w:tcPr>
          <w:p w14:paraId="43924EB3" w14:textId="628D4397" w:rsidR="03055A9C" w:rsidRDefault="7A36CC13" w:rsidP="7A36CC13">
            <w:pPr>
              <w:spacing w:after="0"/>
              <w:rPr>
                <w:sz w:val="20"/>
                <w:szCs w:val="20"/>
              </w:rPr>
            </w:pPr>
            <w:r w:rsidRPr="7A36CC13">
              <w:rPr>
                <w:sz w:val="20"/>
                <w:szCs w:val="20"/>
              </w:rPr>
              <w:t>Shell scripting language; text-based commands</w:t>
            </w:r>
          </w:p>
        </w:tc>
        <w:tc>
          <w:tcPr>
            <w:tcW w:w="4586" w:type="dxa"/>
            <w:vAlign w:val="center"/>
          </w:tcPr>
          <w:p w14:paraId="0B8A720F" w14:textId="21A0183D" w:rsidR="03055A9C" w:rsidRDefault="7A36CC13" w:rsidP="7A36CC13">
            <w:pPr>
              <w:spacing w:after="0"/>
              <w:rPr>
                <w:sz w:val="20"/>
                <w:szCs w:val="20"/>
              </w:rPr>
            </w:pPr>
            <w:r w:rsidRPr="7A36CC13">
              <w:rPr>
                <w:sz w:val="20"/>
                <w:szCs w:val="20"/>
              </w:rPr>
              <w:t>Object-oriented scripting language with cmdlets</w:t>
            </w:r>
          </w:p>
        </w:tc>
      </w:tr>
      <w:tr w:rsidR="03055A9C" w14:paraId="351C3DDA" w14:textId="77777777" w:rsidTr="7A36CC13">
        <w:trPr>
          <w:trHeight w:val="300"/>
        </w:trPr>
        <w:tc>
          <w:tcPr>
            <w:tcW w:w="1710" w:type="dxa"/>
            <w:vAlign w:val="center"/>
          </w:tcPr>
          <w:p w14:paraId="6B157FB0" w14:textId="6FA8F434" w:rsidR="03055A9C" w:rsidRDefault="7A36CC13" w:rsidP="7A36CC13">
            <w:pPr>
              <w:spacing w:after="0"/>
              <w:rPr>
                <w:b/>
                <w:bCs/>
                <w:sz w:val="20"/>
                <w:szCs w:val="20"/>
              </w:rPr>
            </w:pPr>
            <w:r w:rsidRPr="7A36CC13">
              <w:rPr>
                <w:b/>
                <w:bCs/>
                <w:sz w:val="20"/>
                <w:szCs w:val="20"/>
              </w:rPr>
              <w:t>Core Design</w:t>
            </w:r>
          </w:p>
        </w:tc>
        <w:tc>
          <w:tcPr>
            <w:tcW w:w="3063" w:type="dxa"/>
            <w:vAlign w:val="center"/>
          </w:tcPr>
          <w:p w14:paraId="38C2A682" w14:textId="5BC85EDD" w:rsidR="03055A9C" w:rsidRDefault="7A36CC13" w:rsidP="7A36CC13">
            <w:pPr>
              <w:spacing w:after="0"/>
              <w:rPr>
                <w:sz w:val="20"/>
                <w:szCs w:val="20"/>
              </w:rPr>
            </w:pPr>
            <w:r w:rsidRPr="7A36CC13">
              <w:rPr>
                <w:sz w:val="20"/>
                <w:szCs w:val="20"/>
              </w:rPr>
              <w:t>Designed for Unix/Linux shell command automation</w:t>
            </w:r>
          </w:p>
        </w:tc>
        <w:tc>
          <w:tcPr>
            <w:tcW w:w="4586" w:type="dxa"/>
            <w:vAlign w:val="center"/>
          </w:tcPr>
          <w:p w14:paraId="799C9EE5" w14:textId="61CC46BB" w:rsidR="03055A9C" w:rsidRDefault="7A36CC13" w:rsidP="7A36CC13">
            <w:pPr>
              <w:spacing w:after="0"/>
              <w:rPr>
                <w:sz w:val="20"/>
                <w:szCs w:val="20"/>
              </w:rPr>
            </w:pPr>
            <w:r w:rsidRPr="7A36CC13">
              <w:rPr>
                <w:sz w:val="20"/>
                <w:szCs w:val="20"/>
              </w:rPr>
              <w:t>Built on .NET framework; outputs and handles objects, not just text</w:t>
            </w:r>
          </w:p>
        </w:tc>
      </w:tr>
      <w:tr w:rsidR="03055A9C" w14:paraId="53C1D733" w14:textId="77777777" w:rsidTr="7A36CC13">
        <w:trPr>
          <w:trHeight w:val="300"/>
        </w:trPr>
        <w:tc>
          <w:tcPr>
            <w:tcW w:w="1710" w:type="dxa"/>
            <w:vAlign w:val="center"/>
          </w:tcPr>
          <w:p w14:paraId="12A8E1A2" w14:textId="52DC1C05" w:rsidR="03055A9C" w:rsidRDefault="7A36CC13" w:rsidP="7A36CC13">
            <w:pPr>
              <w:spacing w:after="0"/>
              <w:rPr>
                <w:b/>
                <w:bCs/>
                <w:sz w:val="20"/>
                <w:szCs w:val="20"/>
              </w:rPr>
            </w:pPr>
            <w:r w:rsidRPr="7A36CC13">
              <w:rPr>
                <w:b/>
                <w:bCs/>
                <w:sz w:val="20"/>
                <w:szCs w:val="20"/>
              </w:rPr>
              <w:t>Command Structure</w:t>
            </w:r>
          </w:p>
        </w:tc>
        <w:tc>
          <w:tcPr>
            <w:tcW w:w="3063" w:type="dxa"/>
            <w:vAlign w:val="center"/>
          </w:tcPr>
          <w:p w14:paraId="65002871" w14:textId="3A82DECF" w:rsidR="03055A9C" w:rsidRDefault="7A36CC13" w:rsidP="7A36CC13">
            <w:pPr>
              <w:spacing w:after="0"/>
              <w:rPr>
                <w:sz w:val="20"/>
                <w:szCs w:val="20"/>
              </w:rPr>
            </w:pPr>
            <w:r w:rsidRPr="7A36CC13">
              <w:rPr>
                <w:sz w:val="20"/>
                <w:szCs w:val="20"/>
              </w:rPr>
              <w:t>Uses traditional Unix/Linux commands and pipes</w:t>
            </w:r>
          </w:p>
        </w:tc>
        <w:tc>
          <w:tcPr>
            <w:tcW w:w="4586" w:type="dxa"/>
            <w:vAlign w:val="center"/>
          </w:tcPr>
          <w:p w14:paraId="36F98A45" w14:textId="5276E63D" w:rsidR="03055A9C" w:rsidRDefault="7A36CC13" w:rsidP="7A36CC13">
            <w:pPr>
              <w:spacing w:after="0"/>
              <w:rPr>
                <w:sz w:val="20"/>
                <w:szCs w:val="20"/>
              </w:rPr>
            </w:pPr>
            <w:r w:rsidRPr="7A36CC13">
              <w:rPr>
                <w:sz w:val="20"/>
                <w:szCs w:val="20"/>
              </w:rPr>
              <w:t xml:space="preserve">Uses cmdlets with verb-noun format (e.g., </w:t>
            </w:r>
            <w:r w:rsidRPr="7A36CC13">
              <w:rPr>
                <w:rFonts w:ascii="Consolas" w:eastAsia="Consolas" w:hAnsi="Consolas" w:cs="Consolas"/>
                <w:sz w:val="20"/>
                <w:szCs w:val="20"/>
              </w:rPr>
              <w:t>Get-Process</w:t>
            </w:r>
            <w:r w:rsidRPr="7A36CC13">
              <w:rPr>
                <w:sz w:val="20"/>
                <w:szCs w:val="20"/>
              </w:rPr>
              <w:t>)</w:t>
            </w:r>
          </w:p>
        </w:tc>
      </w:tr>
      <w:tr w:rsidR="03055A9C" w14:paraId="265019A0" w14:textId="77777777" w:rsidTr="7A36CC13">
        <w:trPr>
          <w:trHeight w:val="300"/>
        </w:trPr>
        <w:tc>
          <w:tcPr>
            <w:tcW w:w="1710" w:type="dxa"/>
            <w:vAlign w:val="center"/>
          </w:tcPr>
          <w:p w14:paraId="34D783A7" w14:textId="0BBB633A" w:rsidR="03055A9C" w:rsidRDefault="7A36CC13" w:rsidP="7A36CC13">
            <w:pPr>
              <w:spacing w:after="0"/>
              <w:rPr>
                <w:b/>
                <w:bCs/>
                <w:sz w:val="20"/>
                <w:szCs w:val="20"/>
              </w:rPr>
            </w:pPr>
            <w:r w:rsidRPr="7A36CC13">
              <w:rPr>
                <w:b/>
                <w:bCs/>
                <w:sz w:val="20"/>
                <w:szCs w:val="20"/>
              </w:rPr>
              <w:t>Automation Strength</w:t>
            </w:r>
          </w:p>
        </w:tc>
        <w:tc>
          <w:tcPr>
            <w:tcW w:w="3063" w:type="dxa"/>
            <w:vAlign w:val="center"/>
          </w:tcPr>
          <w:p w14:paraId="0810365F" w14:textId="3CBB5697" w:rsidR="03055A9C" w:rsidRDefault="7A36CC13" w:rsidP="7A36CC13">
            <w:pPr>
              <w:spacing w:after="0"/>
              <w:rPr>
                <w:sz w:val="20"/>
                <w:szCs w:val="20"/>
              </w:rPr>
            </w:pPr>
            <w:r w:rsidRPr="7A36CC13">
              <w:rPr>
                <w:sz w:val="20"/>
                <w:szCs w:val="20"/>
              </w:rPr>
              <w:t>Excellent for file system and process management on Linux systems</w:t>
            </w:r>
          </w:p>
        </w:tc>
        <w:tc>
          <w:tcPr>
            <w:tcW w:w="4586" w:type="dxa"/>
            <w:vAlign w:val="center"/>
          </w:tcPr>
          <w:p w14:paraId="20C28878" w14:textId="4C45D5E8" w:rsidR="03055A9C" w:rsidRDefault="7A36CC13" w:rsidP="7A36CC13">
            <w:pPr>
              <w:spacing w:after="0"/>
              <w:rPr>
                <w:sz w:val="20"/>
                <w:szCs w:val="20"/>
              </w:rPr>
            </w:pPr>
            <w:r w:rsidRPr="7A36CC13">
              <w:rPr>
                <w:sz w:val="20"/>
                <w:szCs w:val="20"/>
              </w:rPr>
              <w:t>Deep integration with Windows OS and services; powerful for Windows administration</w:t>
            </w:r>
          </w:p>
        </w:tc>
      </w:tr>
      <w:tr w:rsidR="03055A9C" w14:paraId="78AC740F" w14:textId="77777777" w:rsidTr="7A36CC13">
        <w:trPr>
          <w:trHeight w:val="300"/>
        </w:trPr>
        <w:tc>
          <w:tcPr>
            <w:tcW w:w="1710" w:type="dxa"/>
            <w:vAlign w:val="center"/>
          </w:tcPr>
          <w:p w14:paraId="01EDFCD5" w14:textId="76230F6A" w:rsidR="03055A9C" w:rsidRDefault="7A36CC13" w:rsidP="7A36CC13">
            <w:pPr>
              <w:spacing w:after="0"/>
              <w:rPr>
                <w:b/>
                <w:bCs/>
                <w:sz w:val="20"/>
                <w:szCs w:val="20"/>
              </w:rPr>
            </w:pPr>
            <w:r w:rsidRPr="7A36CC13">
              <w:rPr>
                <w:b/>
                <w:bCs/>
                <w:sz w:val="20"/>
                <w:szCs w:val="20"/>
              </w:rPr>
              <w:t>Learning Curve</w:t>
            </w:r>
          </w:p>
        </w:tc>
        <w:tc>
          <w:tcPr>
            <w:tcW w:w="3063" w:type="dxa"/>
            <w:vAlign w:val="center"/>
          </w:tcPr>
          <w:p w14:paraId="2510C6CC" w14:textId="590C568B" w:rsidR="03055A9C" w:rsidRDefault="7A36CC13" w:rsidP="7A36CC13">
            <w:pPr>
              <w:spacing w:after="0"/>
              <w:rPr>
                <w:sz w:val="20"/>
                <w:szCs w:val="20"/>
              </w:rPr>
            </w:pPr>
            <w:r w:rsidRPr="7A36CC13">
              <w:rPr>
                <w:sz w:val="20"/>
                <w:szCs w:val="20"/>
              </w:rPr>
              <w:t>Easier for users familiar with Unix/Linux shells</w:t>
            </w:r>
          </w:p>
        </w:tc>
        <w:tc>
          <w:tcPr>
            <w:tcW w:w="4586" w:type="dxa"/>
            <w:vAlign w:val="center"/>
          </w:tcPr>
          <w:p w14:paraId="5210D87E" w14:textId="2C212E2D" w:rsidR="03055A9C" w:rsidRDefault="7A36CC13" w:rsidP="7A36CC13">
            <w:pPr>
              <w:spacing w:after="0"/>
              <w:rPr>
                <w:sz w:val="20"/>
                <w:szCs w:val="20"/>
              </w:rPr>
            </w:pPr>
            <w:r w:rsidRPr="7A36CC13">
              <w:rPr>
                <w:sz w:val="20"/>
                <w:szCs w:val="20"/>
              </w:rPr>
              <w:t>Steeper due to object-based model and .NET framework</w:t>
            </w:r>
          </w:p>
        </w:tc>
      </w:tr>
      <w:tr w:rsidR="03055A9C" w14:paraId="3B713DCB" w14:textId="77777777" w:rsidTr="7A36CC13">
        <w:trPr>
          <w:trHeight w:val="555"/>
        </w:trPr>
        <w:tc>
          <w:tcPr>
            <w:tcW w:w="1710" w:type="dxa"/>
            <w:vAlign w:val="center"/>
          </w:tcPr>
          <w:p w14:paraId="099D6AE6" w14:textId="7BB519B3" w:rsidR="03055A9C" w:rsidRDefault="7A36CC13" w:rsidP="7A36CC13">
            <w:pPr>
              <w:spacing w:after="0"/>
              <w:rPr>
                <w:b/>
                <w:bCs/>
                <w:sz w:val="20"/>
                <w:szCs w:val="20"/>
              </w:rPr>
            </w:pPr>
            <w:r w:rsidRPr="7A36CC13">
              <w:rPr>
                <w:b/>
                <w:bCs/>
                <w:sz w:val="20"/>
                <w:szCs w:val="20"/>
              </w:rPr>
              <w:t>Extensibility</w:t>
            </w:r>
          </w:p>
        </w:tc>
        <w:tc>
          <w:tcPr>
            <w:tcW w:w="3063" w:type="dxa"/>
            <w:vAlign w:val="center"/>
          </w:tcPr>
          <w:p w14:paraId="7B39BEA5" w14:textId="24CD6F75" w:rsidR="03055A9C" w:rsidRDefault="7A36CC13" w:rsidP="7A36CC13">
            <w:pPr>
              <w:spacing w:after="0"/>
              <w:rPr>
                <w:sz w:val="20"/>
                <w:szCs w:val="20"/>
              </w:rPr>
            </w:pPr>
            <w:r w:rsidRPr="7A36CC13">
              <w:rPr>
                <w:sz w:val="20"/>
                <w:szCs w:val="20"/>
              </w:rPr>
              <w:t>Can use external commands and scripts</w:t>
            </w:r>
          </w:p>
        </w:tc>
        <w:tc>
          <w:tcPr>
            <w:tcW w:w="4586" w:type="dxa"/>
            <w:vAlign w:val="center"/>
          </w:tcPr>
          <w:p w14:paraId="1BC32F3B" w14:textId="3CECDDD8" w:rsidR="03055A9C" w:rsidRDefault="7A36CC13" w:rsidP="7A36CC13">
            <w:pPr>
              <w:spacing w:after="0"/>
              <w:rPr>
                <w:sz w:val="20"/>
                <w:szCs w:val="20"/>
              </w:rPr>
            </w:pPr>
            <w:r w:rsidRPr="7A36CC13">
              <w:rPr>
                <w:sz w:val="20"/>
                <w:szCs w:val="20"/>
              </w:rPr>
              <w:t>Supports .NET classes, modules, and advanced scripting</w:t>
            </w:r>
          </w:p>
        </w:tc>
      </w:tr>
      <w:tr w:rsidR="03055A9C" w14:paraId="0E44369C" w14:textId="77777777" w:rsidTr="7A36CC13">
        <w:trPr>
          <w:trHeight w:val="300"/>
        </w:trPr>
        <w:tc>
          <w:tcPr>
            <w:tcW w:w="1710" w:type="dxa"/>
            <w:vAlign w:val="center"/>
          </w:tcPr>
          <w:p w14:paraId="4E4A80A1" w14:textId="14EA099F" w:rsidR="03055A9C" w:rsidRDefault="7A36CC13" w:rsidP="7A36CC13">
            <w:pPr>
              <w:spacing w:after="0"/>
              <w:rPr>
                <w:b/>
                <w:bCs/>
                <w:sz w:val="20"/>
                <w:szCs w:val="20"/>
              </w:rPr>
            </w:pPr>
            <w:r w:rsidRPr="7A36CC13">
              <w:rPr>
                <w:b/>
                <w:bCs/>
                <w:sz w:val="20"/>
                <w:szCs w:val="20"/>
              </w:rPr>
              <w:t>Use Cases</w:t>
            </w:r>
          </w:p>
        </w:tc>
        <w:tc>
          <w:tcPr>
            <w:tcW w:w="3063" w:type="dxa"/>
            <w:vAlign w:val="center"/>
          </w:tcPr>
          <w:p w14:paraId="53878DB6" w14:textId="06774DBF" w:rsidR="03055A9C" w:rsidRDefault="7A36CC13" w:rsidP="7A36CC13">
            <w:pPr>
              <w:spacing w:after="0"/>
              <w:rPr>
                <w:sz w:val="20"/>
                <w:szCs w:val="20"/>
              </w:rPr>
            </w:pPr>
            <w:r w:rsidRPr="7A36CC13">
              <w:rPr>
                <w:sz w:val="20"/>
                <w:szCs w:val="20"/>
              </w:rPr>
              <w:t xml:space="preserve">Server management, </w:t>
            </w:r>
            <w:proofErr w:type="spellStart"/>
            <w:r w:rsidRPr="7A36CC13">
              <w:rPr>
                <w:sz w:val="20"/>
                <w:szCs w:val="20"/>
              </w:rPr>
              <w:t>cron</w:t>
            </w:r>
            <w:proofErr w:type="spellEnd"/>
            <w:r w:rsidRPr="7A36CC13">
              <w:rPr>
                <w:sz w:val="20"/>
                <w:szCs w:val="20"/>
              </w:rPr>
              <w:t xml:space="preserve"> jobs, automation on Linux/Unix</w:t>
            </w:r>
          </w:p>
        </w:tc>
        <w:tc>
          <w:tcPr>
            <w:tcW w:w="4586" w:type="dxa"/>
            <w:vAlign w:val="center"/>
          </w:tcPr>
          <w:p w14:paraId="1BAC26E0" w14:textId="19509731" w:rsidR="03055A9C" w:rsidRDefault="7A36CC13" w:rsidP="7A36CC13">
            <w:pPr>
              <w:spacing w:after="0"/>
              <w:rPr>
                <w:sz w:val="20"/>
                <w:szCs w:val="20"/>
              </w:rPr>
            </w:pPr>
            <w:r w:rsidRPr="7A36CC13">
              <w:rPr>
                <w:sz w:val="20"/>
                <w:szCs w:val="20"/>
              </w:rPr>
              <w:t>Windows system administration, Active Directory, Exchange, Azure automation</w:t>
            </w:r>
          </w:p>
        </w:tc>
      </w:tr>
      <w:tr w:rsidR="03055A9C" w14:paraId="439C24ED" w14:textId="77777777" w:rsidTr="7A36CC13">
        <w:trPr>
          <w:trHeight w:val="300"/>
        </w:trPr>
        <w:tc>
          <w:tcPr>
            <w:tcW w:w="1710" w:type="dxa"/>
            <w:vAlign w:val="center"/>
          </w:tcPr>
          <w:p w14:paraId="40B246FA" w14:textId="3C8E5984" w:rsidR="03055A9C" w:rsidRDefault="7A36CC13" w:rsidP="7A36CC13">
            <w:pPr>
              <w:spacing w:after="0"/>
              <w:rPr>
                <w:b/>
                <w:bCs/>
                <w:sz w:val="20"/>
                <w:szCs w:val="20"/>
              </w:rPr>
            </w:pPr>
            <w:r w:rsidRPr="7A36CC13">
              <w:rPr>
                <w:b/>
                <w:bCs/>
                <w:sz w:val="20"/>
                <w:szCs w:val="20"/>
              </w:rPr>
              <w:t>Integration</w:t>
            </w:r>
          </w:p>
        </w:tc>
        <w:tc>
          <w:tcPr>
            <w:tcW w:w="3063" w:type="dxa"/>
            <w:vAlign w:val="center"/>
          </w:tcPr>
          <w:p w14:paraId="18601ED4" w14:textId="0284E500" w:rsidR="03055A9C" w:rsidRDefault="7A36CC13" w:rsidP="7A36CC13">
            <w:pPr>
              <w:spacing w:after="0"/>
              <w:rPr>
                <w:sz w:val="20"/>
                <w:szCs w:val="20"/>
              </w:rPr>
            </w:pPr>
            <w:r w:rsidRPr="7A36CC13">
              <w:rPr>
                <w:sz w:val="20"/>
                <w:szCs w:val="20"/>
              </w:rPr>
              <w:t>Integrates well with Linux tools like grep, awk, sed</w:t>
            </w:r>
          </w:p>
        </w:tc>
        <w:tc>
          <w:tcPr>
            <w:tcW w:w="4586" w:type="dxa"/>
            <w:vAlign w:val="center"/>
          </w:tcPr>
          <w:p w14:paraId="7A54659E" w14:textId="115C59D5" w:rsidR="03055A9C" w:rsidRDefault="7A36CC13" w:rsidP="7A36CC13">
            <w:pPr>
              <w:spacing w:after="0"/>
              <w:rPr>
                <w:sz w:val="20"/>
                <w:szCs w:val="20"/>
              </w:rPr>
            </w:pPr>
            <w:r w:rsidRPr="7A36CC13">
              <w:rPr>
                <w:sz w:val="20"/>
                <w:szCs w:val="20"/>
              </w:rPr>
              <w:t>Integrates deeply with Windows APIs, COM objects, and WMI</w:t>
            </w:r>
          </w:p>
        </w:tc>
      </w:tr>
      <w:tr w:rsidR="03055A9C" w14:paraId="5872B92B" w14:textId="77777777" w:rsidTr="7A36CC13">
        <w:trPr>
          <w:trHeight w:val="300"/>
        </w:trPr>
        <w:tc>
          <w:tcPr>
            <w:tcW w:w="1710" w:type="dxa"/>
            <w:vAlign w:val="center"/>
          </w:tcPr>
          <w:p w14:paraId="76A7ADF9" w14:textId="1E8DDF88" w:rsidR="03055A9C" w:rsidRDefault="7A36CC13" w:rsidP="7A36CC13">
            <w:pPr>
              <w:spacing w:after="0"/>
              <w:rPr>
                <w:b/>
                <w:bCs/>
                <w:sz w:val="20"/>
                <w:szCs w:val="20"/>
              </w:rPr>
            </w:pPr>
            <w:r w:rsidRPr="7A36CC13">
              <w:rPr>
                <w:b/>
                <w:bCs/>
                <w:sz w:val="20"/>
                <w:szCs w:val="20"/>
              </w:rPr>
              <w:t>Output</w:t>
            </w:r>
          </w:p>
        </w:tc>
        <w:tc>
          <w:tcPr>
            <w:tcW w:w="3063" w:type="dxa"/>
            <w:vAlign w:val="center"/>
          </w:tcPr>
          <w:p w14:paraId="6521F4D4" w14:textId="482554BE" w:rsidR="03055A9C" w:rsidRDefault="7A36CC13" w:rsidP="7A36CC13">
            <w:pPr>
              <w:spacing w:after="0"/>
              <w:rPr>
                <w:sz w:val="20"/>
                <w:szCs w:val="20"/>
              </w:rPr>
            </w:pPr>
            <w:r w:rsidRPr="7A36CC13">
              <w:rPr>
                <w:sz w:val="20"/>
                <w:szCs w:val="20"/>
              </w:rPr>
              <w:t>Text streams</w:t>
            </w:r>
          </w:p>
        </w:tc>
        <w:tc>
          <w:tcPr>
            <w:tcW w:w="4586" w:type="dxa"/>
            <w:vAlign w:val="center"/>
          </w:tcPr>
          <w:p w14:paraId="40D8844A" w14:textId="58761B36" w:rsidR="03055A9C" w:rsidRDefault="7A36CC13" w:rsidP="7A36CC13">
            <w:pPr>
              <w:spacing w:after="0"/>
              <w:rPr>
                <w:sz w:val="20"/>
                <w:szCs w:val="20"/>
              </w:rPr>
            </w:pPr>
            <w:r w:rsidRPr="7A36CC13">
              <w:rPr>
                <w:sz w:val="20"/>
                <w:szCs w:val="20"/>
              </w:rPr>
              <w:t>Objects (allows more complex data manipulation)</w:t>
            </w:r>
          </w:p>
        </w:tc>
      </w:tr>
    </w:tbl>
    <w:p w14:paraId="56B63C82" w14:textId="6620A4D1" w:rsidR="21214A37" w:rsidRDefault="21214A37" w:rsidP="03055A9C"/>
    <w:p w14:paraId="74BDA7F4" w14:textId="381CA78C" w:rsidR="21214A37" w:rsidRDefault="03055A9C" w:rsidP="03055A9C">
      <w:pPr>
        <w:pStyle w:val="Heading3"/>
        <w:spacing w:before="281" w:after="281"/>
      </w:pPr>
      <w:r w:rsidRPr="03055A9C">
        <w:rPr>
          <w:b/>
          <w:bCs/>
        </w:rPr>
        <w:t>✅ Strengths and Weaknesses</w:t>
      </w:r>
    </w:p>
    <w:tbl>
      <w:tblPr>
        <w:tblW w:w="936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335"/>
        <w:gridCol w:w="4116"/>
        <w:gridCol w:w="3909"/>
      </w:tblGrid>
      <w:tr w:rsidR="03055A9C" w14:paraId="2D0582A8" w14:textId="77777777" w:rsidTr="7A36CC13">
        <w:trPr>
          <w:trHeight w:val="300"/>
        </w:trPr>
        <w:tc>
          <w:tcPr>
            <w:tcW w:w="1335" w:type="dxa"/>
          </w:tcPr>
          <w:p w14:paraId="4C2B2E13" w14:textId="087AA2AA" w:rsidR="03055A9C" w:rsidRDefault="7A36CC13" w:rsidP="7A36CC13">
            <w:pPr>
              <w:spacing w:after="0"/>
              <w:rPr>
                <w:b/>
                <w:bCs/>
                <w:sz w:val="20"/>
                <w:szCs w:val="20"/>
              </w:rPr>
            </w:pPr>
            <w:r w:rsidRPr="7A36CC13">
              <w:rPr>
                <w:b/>
                <w:bCs/>
                <w:sz w:val="20"/>
                <w:szCs w:val="20"/>
              </w:rPr>
              <w:t>Language</w:t>
            </w:r>
          </w:p>
        </w:tc>
        <w:tc>
          <w:tcPr>
            <w:tcW w:w="4116" w:type="dxa"/>
          </w:tcPr>
          <w:p w14:paraId="5EBFF73D" w14:textId="792A61B6" w:rsidR="03055A9C" w:rsidRDefault="7A36CC13" w:rsidP="7A36CC13">
            <w:pPr>
              <w:spacing w:after="0"/>
              <w:rPr>
                <w:b/>
                <w:bCs/>
                <w:sz w:val="20"/>
                <w:szCs w:val="20"/>
              </w:rPr>
            </w:pPr>
            <w:r w:rsidRPr="7A36CC13">
              <w:rPr>
                <w:b/>
                <w:bCs/>
                <w:sz w:val="20"/>
                <w:szCs w:val="20"/>
              </w:rPr>
              <w:t>Strengths</w:t>
            </w:r>
          </w:p>
        </w:tc>
        <w:tc>
          <w:tcPr>
            <w:tcW w:w="3909" w:type="dxa"/>
          </w:tcPr>
          <w:p w14:paraId="0D221438" w14:textId="22ED2621" w:rsidR="03055A9C" w:rsidRDefault="7A36CC13" w:rsidP="7A36CC13">
            <w:pPr>
              <w:spacing w:after="0"/>
              <w:rPr>
                <w:b/>
                <w:bCs/>
                <w:sz w:val="20"/>
                <w:szCs w:val="20"/>
              </w:rPr>
            </w:pPr>
            <w:r w:rsidRPr="7A36CC13">
              <w:rPr>
                <w:b/>
                <w:bCs/>
                <w:sz w:val="20"/>
                <w:szCs w:val="20"/>
              </w:rPr>
              <w:t>Weaknesses</w:t>
            </w:r>
          </w:p>
        </w:tc>
      </w:tr>
      <w:tr w:rsidR="03055A9C" w14:paraId="74B15AC3" w14:textId="77777777" w:rsidTr="7A36CC13">
        <w:trPr>
          <w:trHeight w:val="450"/>
        </w:trPr>
        <w:tc>
          <w:tcPr>
            <w:tcW w:w="1335" w:type="dxa"/>
          </w:tcPr>
          <w:p w14:paraId="05E2611A" w14:textId="143608F2" w:rsidR="03055A9C" w:rsidRDefault="7A36CC13" w:rsidP="7A36CC13">
            <w:pPr>
              <w:spacing w:after="0"/>
              <w:rPr>
                <w:b/>
                <w:bCs/>
                <w:sz w:val="20"/>
                <w:szCs w:val="20"/>
              </w:rPr>
            </w:pPr>
            <w:r w:rsidRPr="7A36CC13">
              <w:rPr>
                <w:b/>
                <w:bCs/>
                <w:sz w:val="20"/>
                <w:szCs w:val="20"/>
              </w:rPr>
              <w:t>Bash</w:t>
            </w:r>
          </w:p>
        </w:tc>
        <w:tc>
          <w:tcPr>
            <w:tcW w:w="4116" w:type="dxa"/>
          </w:tcPr>
          <w:p w14:paraId="28A7CD80" w14:textId="3C3C3FBF" w:rsidR="03055A9C" w:rsidRDefault="7A36CC13" w:rsidP="7A36CC13">
            <w:pPr>
              <w:spacing w:after="0"/>
              <w:rPr>
                <w:sz w:val="20"/>
                <w:szCs w:val="20"/>
              </w:rPr>
            </w:pPr>
            <w:r w:rsidRPr="7A36CC13">
              <w:rPr>
                <w:sz w:val="20"/>
                <w:szCs w:val="20"/>
              </w:rPr>
              <w:t>Lightweight, widely available on Linux systems. Great for shell scripting and chaining commands.</w:t>
            </w:r>
          </w:p>
        </w:tc>
        <w:tc>
          <w:tcPr>
            <w:tcW w:w="3909" w:type="dxa"/>
          </w:tcPr>
          <w:p w14:paraId="2B2BC820" w14:textId="507BE661" w:rsidR="03055A9C" w:rsidRDefault="7A36CC13" w:rsidP="7A36CC13">
            <w:pPr>
              <w:spacing w:after="0"/>
              <w:rPr>
                <w:sz w:val="20"/>
                <w:szCs w:val="20"/>
              </w:rPr>
            </w:pPr>
            <w:r w:rsidRPr="7A36CC13">
              <w:rPr>
                <w:sz w:val="20"/>
                <w:szCs w:val="20"/>
              </w:rPr>
              <w:t>Limited Windows support (without WSL). Not object-oriented, which can limit complex scripting.</w:t>
            </w:r>
          </w:p>
        </w:tc>
      </w:tr>
      <w:tr w:rsidR="03055A9C" w14:paraId="0C7430AC" w14:textId="77777777" w:rsidTr="7A36CC13">
        <w:trPr>
          <w:trHeight w:val="300"/>
        </w:trPr>
        <w:tc>
          <w:tcPr>
            <w:tcW w:w="1335" w:type="dxa"/>
          </w:tcPr>
          <w:p w14:paraId="213EBC72" w14:textId="08705AA6" w:rsidR="03055A9C" w:rsidRDefault="7A36CC13" w:rsidP="7A36CC13">
            <w:pPr>
              <w:spacing w:after="0"/>
              <w:rPr>
                <w:b/>
                <w:bCs/>
                <w:sz w:val="20"/>
                <w:szCs w:val="20"/>
              </w:rPr>
            </w:pPr>
            <w:r w:rsidRPr="7A36CC13">
              <w:rPr>
                <w:b/>
                <w:bCs/>
                <w:sz w:val="20"/>
                <w:szCs w:val="20"/>
              </w:rPr>
              <w:t>PowerShell</w:t>
            </w:r>
          </w:p>
        </w:tc>
        <w:tc>
          <w:tcPr>
            <w:tcW w:w="4116" w:type="dxa"/>
          </w:tcPr>
          <w:p w14:paraId="4207C0E1" w14:textId="22E5C363" w:rsidR="03055A9C" w:rsidRDefault="7A36CC13" w:rsidP="7A36CC13">
            <w:pPr>
              <w:spacing w:after="0"/>
              <w:rPr>
                <w:sz w:val="20"/>
                <w:szCs w:val="20"/>
              </w:rPr>
            </w:pPr>
            <w:r w:rsidRPr="7A36CC13">
              <w:rPr>
                <w:sz w:val="20"/>
                <w:szCs w:val="20"/>
              </w:rPr>
              <w:t>Powerful for Windows environment automation, object-based output enables complex operations easily. Now cross-platform.</w:t>
            </w:r>
          </w:p>
        </w:tc>
        <w:tc>
          <w:tcPr>
            <w:tcW w:w="3909" w:type="dxa"/>
          </w:tcPr>
          <w:p w14:paraId="4BF6DE32" w14:textId="162B3407" w:rsidR="03055A9C" w:rsidRDefault="7A36CC13" w:rsidP="7A36CC13">
            <w:pPr>
              <w:spacing w:after="0"/>
              <w:rPr>
                <w:sz w:val="20"/>
                <w:szCs w:val="20"/>
              </w:rPr>
            </w:pPr>
            <w:r w:rsidRPr="7A36CC13">
              <w:rPr>
                <w:sz w:val="20"/>
                <w:szCs w:val="20"/>
              </w:rPr>
              <w:t>Can be complex for beginners. Performance overhead due to .NET runtime.</w:t>
            </w:r>
          </w:p>
        </w:tc>
      </w:tr>
    </w:tbl>
    <w:p w14:paraId="2F1550A2" w14:textId="3105A811" w:rsidR="21214A37" w:rsidRDefault="21214A37" w:rsidP="03055A9C"/>
    <w:p w14:paraId="6923B79E" w14:textId="205EE8BA" w:rsidR="21214A37" w:rsidRDefault="03055A9C" w:rsidP="03055A9C">
      <w:pPr>
        <w:pStyle w:val="Heading3"/>
        <w:spacing w:before="281" w:after="281"/>
      </w:pPr>
      <w:r w:rsidRPr="03055A9C">
        <w:rPr>
          <w:b/>
          <w:bCs/>
        </w:rPr>
        <w:t>✅ Summary</w:t>
      </w:r>
    </w:p>
    <w:p w14:paraId="47ED37CE" w14:textId="23FC9066" w:rsidR="21214A37" w:rsidRDefault="03055A9C" w:rsidP="00121F52">
      <w:pPr>
        <w:pStyle w:val="ListParagraph"/>
        <w:numPr>
          <w:ilvl w:val="0"/>
          <w:numId w:val="141"/>
        </w:numPr>
        <w:spacing w:before="240" w:after="240"/>
      </w:pPr>
      <w:r w:rsidRPr="03055A9C">
        <w:t xml:space="preserve">Use </w:t>
      </w:r>
      <w:r w:rsidRPr="03055A9C">
        <w:rPr>
          <w:b/>
          <w:bCs/>
        </w:rPr>
        <w:t>Bash</w:t>
      </w:r>
      <w:r w:rsidRPr="03055A9C">
        <w:t xml:space="preserve"> if you are automating tasks on </w:t>
      </w:r>
      <w:r w:rsidRPr="03055A9C">
        <w:rPr>
          <w:b/>
          <w:bCs/>
        </w:rPr>
        <w:t>Linux/Unix servers</w:t>
      </w:r>
      <w:r w:rsidRPr="03055A9C">
        <w:t>, managing text-based pipelines, or writing simple shell scripts.</w:t>
      </w:r>
    </w:p>
    <w:p w14:paraId="202D5F20" w14:textId="56799C98" w:rsidR="21214A37" w:rsidRDefault="03055A9C" w:rsidP="00121F52">
      <w:pPr>
        <w:pStyle w:val="ListParagraph"/>
        <w:numPr>
          <w:ilvl w:val="0"/>
          <w:numId w:val="141"/>
        </w:numPr>
        <w:spacing w:before="240" w:after="240"/>
      </w:pPr>
      <w:r w:rsidRPr="03055A9C">
        <w:t xml:space="preserve">Use </w:t>
      </w:r>
      <w:r w:rsidRPr="03055A9C">
        <w:rPr>
          <w:b/>
          <w:bCs/>
        </w:rPr>
        <w:t>PowerShell</w:t>
      </w:r>
      <w:r w:rsidRPr="03055A9C">
        <w:t xml:space="preserve"> for advanced </w:t>
      </w:r>
      <w:r w:rsidRPr="03055A9C">
        <w:rPr>
          <w:b/>
          <w:bCs/>
        </w:rPr>
        <w:t>Windows system administration</w:t>
      </w:r>
      <w:r w:rsidRPr="03055A9C">
        <w:t>, especially when dealing with Windows-specific services, or when you want rich object handling.</w:t>
      </w:r>
    </w:p>
    <w:p w14:paraId="23F18183" w14:textId="70CF110A" w:rsidR="21214A37" w:rsidRDefault="21214A37" w:rsidP="03055A9C"/>
    <w:p w14:paraId="5F0F5A94" w14:textId="2BE0A130" w:rsidR="21214A37" w:rsidRDefault="03055A9C" w:rsidP="03055A9C">
      <w:pPr>
        <w:spacing w:before="240" w:after="240"/>
      </w:pPr>
      <w:r w:rsidRPr="03055A9C">
        <w:t>Would you like example scripts in either language?</w:t>
      </w:r>
    </w:p>
    <w:p w14:paraId="667E9F5F" w14:textId="7A6C5774" w:rsidR="21214A37" w:rsidRDefault="21214A37" w:rsidP="21214A37">
      <w:pPr>
        <w:pStyle w:val="NormalWeb"/>
        <w:ind w:left="720"/>
        <w:rPr>
          <w:rStyle w:val="Strong"/>
          <w:rFonts w:eastAsiaTheme="majorEastAsia"/>
          <w:b w:val="0"/>
          <w:bCs w:val="0"/>
          <w:color w:val="FF0000"/>
        </w:rPr>
      </w:pPr>
    </w:p>
    <w:p w14:paraId="34CF56C0" w14:textId="32C5E162" w:rsidR="00D7447F" w:rsidRPr="00870497" w:rsidRDefault="00D7447F" w:rsidP="002E5D0A">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lastRenderedPageBreak/>
        <w:t xml:space="preserve">Explain the importance of automating routine tasks with scripts in system administration. Provide examples of tasks that can be effectively automated using scripting languages like Bash and PowerShell. </w:t>
      </w:r>
    </w:p>
    <w:p w14:paraId="23DE6DE4" w14:textId="1924AC56" w:rsidR="21214A37" w:rsidRDefault="7A36CC13" w:rsidP="6715349B">
      <w:pPr>
        <w:pStyle w:val="Heading3"/>
        <w:spacing w:before="281" w:after="281"/>
      </w:pPr>
      <w:r w:rsidRPr="7A36CC13">
        <w:rPr>
          <w:b/>
          <w:bCs/>
        </w:rPr>
        <w:t>Importance of Automating Routine Tasks with Scripts in System Administration</w:t>
      </w:r>
    </w:p>
    <w:p w14:paraId="6FA47EB3" w14:textId="3A0B3D0D" w:rsidR="21214A37" w:rsidRDefault="21214A37" w:rsidP="6715349B"/>
    <w:p w14:paraId="07C54F53" w14:textId="0B617073" w:rsidR="21214A37" w:rsidRDefault="6715349B" w:rsidP="6715349B">
      <w:pPr>
        <w:pStyle w:val="Heading3"/>
        <w:spacing w:before="281" w:after="281"/>
      </w:pPr>
      <w:r w:rsidRPr="6715349B">
        <w:rPr>
          <w:b/>
          <w:bCs/>
        </w:rPr>
        <w:t>✅ Why Automate Routine Tasks?</w:t>
      </w:r>
    </w:p>
    <w:p w14:paraId="468D3472" w14:textId="7882A790" w:rsidR="21214A37" w:rsidRDefault="6715349B" w:rsidP="00121F52">
      <w:pPr>
        <w:pStyle w:val="ListParagraph"/>
        <w:numPr>
          <w:ilvl w:val="0"/>
          <w:numId w:val="143"/>
        </w:numPr>
        <w:spacing w:before="240" w:after="240"/>
      </w:pPr>
      <w:r w:rsidRPr="6715349B">
        <w:rPr>
          <w:b/>
          <w:bCs/>
        </w:rPr>
        <w:t>Time Efficiency:</w:t>
      </w:r>
      <w:r w:rsidRPr="6715349B">
        <w:t xml:space="preserve"> Automation saves hours of repetitive manual work.</w:t>
      </w:r>
    </w:p>
    <w:p w14:paraId="4B4B1D96" w14:textId="59015C4D" w:rsidR="21214A37" w:rsidRDefault="6715349B" w:rsidP="00121F52">
      <w:pPr>
        <w:pStyle w:val="ListParagraph"/>
        <w:numPr>
          <w:ilvl w:val="0"/>
          <w:numId w:val="143"/>
        </w:numPr>
        <w:spacing w:before="240" w:after="240"/>
      </w:pPr>
      <w:r w:rsidRPr="6715349B">
        <w:rPr>
          <w:b/>
          <w:bCs/>
        </w:rPr>
        <w:t>Consistency:</w:t>
      </w:r>
      <w:r w:rsidRPr="6715349B">
        <w:t xml:space="preserve"> Scripts perform tasks the same way every time, reducing human error.</w:t>
      </w:r>
    </w:p>
    <w:p w14:paraId="6B29B4BC" w14:textId="5A1AEA09" w:rsidR="21214A37" w:rsidRDefault="6715349B" w:rsidP="00121F52">
      <w:pPr>
        <w:pStyle w:val="ListParagraph"/>
        <w:numPr>
          <w:ilvl w:val="0"/>
          <w:numId w:val="143"/>
        </w:numPr>
        <w:spacing w:before="240" w:after="240"/>
      </w:pPr>
      <w:r w:rsidRPr="6715349B">
        <w:rPr>
          <w:b/>
          <w:bCs/>
        </w:rPr>
        <w:t>Scalability:</w:t>
      </w:r>
      <w:r w:rsidRPr="6715349B">
        <w:t xml:space="preserve"> Automate tasks across hundreds or thousands of servers easily.</w:t>
      </w:r>
    </w:p>
    <w:p w14:paraId="5DF975FC" w14:textId="30FB3546" w:rsidR="21214A37" w:rsidRDefault="6715349B" w:rsidP="00121F52">
      <w:pPr>
        <w:pStyle w:val="ListParagraph"/>
        <w:numPr>
          <w:ilvl w:val="0"/>
          <w:numId w:val="143"/>
        </w:numPr>
        <w:spacing w:before="240" w:after="240"/>
      </w:pPr>
      <w:r w:rsidRPr="6715349B">
        <w:rPr>
          <w:b/>
          <w:bCs/>
        </w:rPr>
        <w:t>Reliability:</w:t>
      </w:r>
      <w:r w:rsidRPr="6715349B">
        <w:t xml:space="preserve"> Scheduled scripts ensure tasks run on time without forgetting.</w:t>
      </w:r>
    </w:p>
    <w:p w14:paraId="1CE890E8" w14:textId="4358228B" w:rsidR="21214A37" w:rsidRDefault="6715349B" w:rsidP="00121F52">
      <w:pPr>
        <w:pStyle w:val="ListParagraph"/>
        <w:numPr>
          <w:ilvl w:val="0"/>
          <w:numId w:val="143"/>
        </w:numPr>
        <w:spacing w:before="240" w:after="240"/>
      </w:pPr>
      <w:r w:rsidRPr="6715349B">
        <w:rPr>
          <w:b/>
          <w:bCs/>
        </w:rPr>
        <w:t>Documentation:</w:t>
      </w:r>
      <w:r w:rsidRPr="6715349B">
        <w:t xml:space="preserve"> Scripts serve as clear documentation of how tasks are performed.</w:t>
      </w:r>
    </w:p>
    <w:p w14:paraId="169AA27C" w14:textId="59F85B18" w:rsidR="21214A37" w:rsidRDefault="21214A37" w:rsidP="6715349B"/>
    <w:p w14:paraId="179E8ADC" w14:textId="1129D020" w:rsidR="21214A37" w:rsidRDefault="6715349B" w:rsidP="6715349B">
      <w:pPr>
        <w:pStyle w:val="Heading3"/>
        <w:spacing w:before="281" w:after="281"/>
      </w:pPr>
      <w:r w:rsidRPr="6715349B">
        <w:rPr>
          <w:b/>
          <w:bCs/>
        </w:rPr>
        <w:t>✅ Examples of Tasks That Can Be Automated</w:t>
      </w:r>
    </w:p>
    <w:tbl>
      <w:tblPr>
        <w:tblW w:w="0" w:type="auto"/>
        <w:tblLayout w:type="fixed"/>
        <w:tblLook w:val="06A0" w:firstRow="1" w:lastRow="0" w:firstColumn="1" w:lastColumn="0" w:noHBand="1" w:noVBand="1"/>
      </w:tblPr>
      <w:tblGrid>
        <w:gridCol w:w="3399"/>
        <w:gridCol w:w="5948"/>
      </w:tblGrid>
      <w:tr w:rsidR="6715349B" w14:paraId="2363E34C" w14:textId="77777777" w:rsidTr="6715349B">
        <w:trPr>
          <w:trHeight w:val="300"/>
        </w:trPr>
        <w:tc>
          <w:tcPr>
            <w:tcW w:w="3399" w:type="dxa"/>
            <w:vAlign w:val="center"/>
          </w:tcPr>
          <w:p w14:paraId="7DE3D57F" w14:textId="7CD46E5A" w:rsidR="6715349B" w:rsidRDefault="6715349B" w:rsidP="6715349B">
            <w:pPr>
              <w:spacing w:after="0"/>
              <w:jc w:val="center"/>
            </w:pPr>
            <w:r w:rsidRPr="6715349B">
              <w:rPr>
                <w:b/>
                <w:bCs/>
              </w:rPr>
              <w:t>Task</w:t>
            </w:r>
          </w:p>
        </w:tc>
        <w:tc>
          <w:tcPr>
            <w:tcW w:w="5948" w:type="dxa"/>
            <w:vAlign w:val="center"/>
          </w:tcPr>
          <w:p w14:paraId="34E9EFD7" w14:textId="1124B819" w:rsidR="6715349B" w:rsidRDefault="6715349B" w:rsidP="6715349B">
            <w:pPr>
              <w:spacing w:after="0"/>
              <w:jc w:val="center"/>
            </w:pPr>
            <w:r w:rsidRPr="6715349B">
              <w:rPr>
                <w:b/>
                <w:bCs/>
              </w:rPr>
              <w:t>Automation Example</w:t>
            </w:r>
          </w:p>
        </w:tc>
      </w:tr>
      <w:tr w:rsidR="6715349B" w14:paraId="7494BB8D" w14:textId="77777777" w:rsidTr="6715349B">
        <w:trPr>
          <w:trHeight w:val="300"/>
        </w:trPr>
        <w:tc>
          <w:tcPr>
            <w:tcW w:w="3399" w:type="dxa"/>
            <w:vAlign w:val="center"/>
          </w:tcPr>
          <w:p w14:paraId="591575FA" w14:textId="4AC187EF" w:rsidR="6715349B" w:rsidRDefault="6715349B" w:rsidP="6715349B">
            <w:pPr>
              <w:spacing w:after="0"/>
            </w:pPr>
            <w:r>
              <w:t>User Account Management</w:t>
            </w:r>
          </w:p>
        </w:tc>
        <w:tc>
          <w:tcPr>
            <w:tcW w:w="5948" w:type="dxa"/>
            <w:vAlign w:val="center"/>
          </w:tcPr>
          <w:p w14:paraId="4F492236" w14:textId="026F1ACB" w:rsidR="6715349B" w:rsidRDefault="6715349B" w:rsidP="6715349B">
            <w:pPr>
              <w:spacing w:after="0"/>
            </w:pPr>
            <w:r>
              <w:t>Creating, modifying, or deleting users in bulk via scripts.</w:t>
            </w:r>
          </w:p>
        </w:tc>
      </w:tr>
      <w:tr w:rsidR="6715349B" w14:paraId="517C9F0D" w14:textId="77777777" w:rsidTr="6715349B">
        <w:trPr>
          <w:trHeight w:val="300"/>
        </w:trPr>
        <w:tc>
          <w:tcPr>
            <w:tcW w:w="3399" w:type="dxa"/>
            <w:vAlign w:val="center"/>
          </w:tcPr>
          <w:p w14:paraId="2D201901" w14:textId="3078410D" w:rsidR="6715349B" w:rsidRDefault="6715349B" w:rsidP="6715349B">
            <w:pPr>
              <w:spacing w:after="0"/>
            </w:pPr>
            <w:r>
              <w:t>Software Installation &amp; Updates</w:t>
            </w:r>
          </w:p>
        </w:tc>
        <w:tc>
          <w:tcPr>
            <w:tcW w:w="5948" w:type="dxa"/>
            <w:vAlign w:val="center"/>
          </w:tcPr>
          <w:p w14:paraId="03A79316" w14:textId="1E8EC506" w:rsidR="6715349B" w:rsidRDefault="6715349B" w:rsidP="6715349B">
            <w:pPr>
              <w:spacing w:after="0"/>
            </w:pPr>
            <w:r>
              <w:t>Automate patching and software installs across servers.</w:t>
            </w:r>
          </w:p>
        </w:tc>
      </w:tr>
      <w:tr w:rsidR="6715349B" w14:paraId="1412C064" w14:textId="77777777" w:rsidTr="6715349B">
        <w:trPr>
          <w:trHeight w:val="300"/>
        </w:trPr>
        <w:tc>
          <w:tcPr>
            <w:tcW w:w="3399" w:type="dxa"/>
            <w:vAlign w:val="center"/>
          </w:tcPr>
          <w:p w14:paraId="3D4310F8" w14:textId="03F0D307" w:rsidR="6715349B" w:rsidRDefault="6715349B" w:rsidP="6715349B">
            <w:pPr>
              <w:spacing w:after="0"/>
            </w:pPr>
            <w:r>
              <w:t>System Monitoring</w:t>
            </w:r>
          </w:p>
        </w:tc>
        <w:tc>
          <w:tcPr>
            <w:tcW w:w="5948" w:type="dxa"/>
            <w:vAlign w:val="center"/>
          </w:tcPr>
          <w:p w14:paraId="197F0AF6" w14:textId="351D1F72" w:rsidR="6715349B" w:rsidRDefault="6715349B" w:rsidP="6715349B">
            <w:pPr>
              <w:spacing w:after="0"/>
            </w:pPr>
            <w:r>
              <w:t>Scheduled scripts to check disk space, CPU usage, logs.</w:t>
            </w:r>
          </w:p>
        </w:tc>
      </w:tr>
      <w:tr w:rsidR="6715349B" w14:paraId="217D68C8" w14:textId="77777777" w:rsidTr="6715349B">
        <w:trPr>
          <w:trHeight w:val="300"/>
        </w:trPr>
        <w:tc>
          <w:tcPr>
            <w:tcW w:w="3399" w:type="dxa"/>
            <w:vAlign w:val="center"/>
          </w:tcPr>
          <w:p w14:paraId="41DBED6A" w14:textId="5D5F6E63" w:rsidR="6715349B" w:rsidRDefault="6715349B" w:rsidP="6715349B">
            <w:pPr>
              <w:spacing w:after="0"/>
            </w:pPr>
            <w:r>
              <w:t>Backup &amp; Recovery</w:t>
            </w:r>
          </w:p>
        </w:tc>
        <w:tc>
          <w:tcPr>
            <w:tcW w:w="5948" w:type="dxa"/>
            <w:vAlign w:val="center"/>
          </w:tcPr>
          <w:p w14:paraId="2E52BD6F" w14:textId="0E4F2832" w:rsidR="6715349B" w:rsidRDefault="6715349B" w:rsidP="6715349B">
            <w:pPr>
              <w:spacing w:after="0"/>
            </w:pPr>
            <w:r>
              <w:t>Automated backups of files, databases, and VM snapshots.</w:t>
            </w:r>
          </w:p>
        </w:tc>
      </w:tr>
      <w:tr w:rsidR="6715349B" w14:paraId="32877910" w14:textId="77777777" w:rsidTr="6715349B">
        <w:trPr>
          <w:trHeight w:val="300"/>
        </w:trPr>
        <w:tc>
          <w:tcPr>
            <w:tcW w:w="3399" w:type="dxa"/>
            <w:vAlign w:val="center"/>
          </w:tcPr>
          <w:p w14:paraId="1044D0D5" w14:textId="349E587C" w:rsidR="6715349B" w:rsidRDefault="6715349B" w:rsidP="6715349B">
            <w:pPr>
              <w:spacing w:after="0"/>
            </w:pPr>
            <w:r>
              <w:t>Log Management</w:t>
            </w:r>
          </w:p>
        </w:tc>
        <w:tc>
          <w:tcPr>
            <w:tcW w:w="5948" w:type="dxa"/>
            <w:vAlign w:val="center"/>
          </w:tcPr>
          <w:p w14:paraId="6A0910FB" w14:textId="10533CCD" w:rsidR="6715349B" w:rsidRDefault="6715349B" w:rsidP="6715349B">
            <w:pPr>
              <w:spacing w:after="0"/>
            </w:pPr>
            <w:r>
              <w:t>Parsing and archiving logs, sending alerts on anomalies.</w:t>
            </w:r>
          </w:p>
        </w:tc>
      </w:tr>
      <w:tr w:rsidR="6715349B" w14:paraId="54D8248E" w14:textId="77777777" w:rsidTr="6715349B">
        <w:trPr>
          <w:trHeight w:val="300"/>
        </w:trPr>
        <w:tc>
          <w:tcPr>
            <w:tcW w:w="3399" w:type="dxa"/>
            <w:vAlign w:val="center"/>
          </w:tcPr>
          <w:p w14:paraId="4852DE80" w14:textId="1E10719C" w:rsidR="6715349B" w:rsidRDefault="6715349B" w:rsidP="6715349B">
            <w:pPr>
              <w:spacing w:after="0"/>
            </w:pPr>
            <w:r>
              <w:t>Service Management</w:t>
            </w:r>
          </w:p>
        </w:tc>
        <w:tc>
          <w:tcPr>
            <w:tcW w:w="5948" w:type="dxa"/>
            <w:vAlign w:val="center"/>
          </w:tcPr>
          <w:p w14:paraId="164E14AB" w14:textId="0A4509D4" w:rsidR="6715349B" w:rsidRDefault="6715349B" w:rsidP="6715349B">
            <w:pPr>
              <w:spacing w:after="0"/>
            </w:pPr>
            <w:r>
              <w:t>Starting, stopping, or restarting services automatically.</w:t>
            </w:r>
          </w:p>
        </w:tc>
      </w:tr>
      <w:tr w:rsidR="6715349B" w14:paraId="406B134C" w14:textId="77777777" w:rsidTr="6715349B">
        <w:trPr>
          <w:trHeight w:val="300"/>
        </w:trPr>
        <w:tc>
          <w:tcPr>
            <w:tcW w:w="3399" w:type="dxa"/>
            <w:vAlign w:val="center"/>
          </w:tcPr>
          <w:p w14:paraId="10EC63FE" w14:textId="064E4781" w:rsidR="6715349B" w:rsidRDefault="6715349B" w:rsidP="6715349B">
            <w:pPr>
              <w:spacing w:after="0"/>
            </w:pPr>
            <w:r>
              <w:t>File System Cleanup</w:t>
            </w:r>
          </w:p>
        </w:tc>
        <w:tc>
          <w:tcPr>
            <w:tcW w:w="5948" w:type="dxa"/>
            <w:vAlign w:val="center"/>
          </w:tcPr>
          <w:p w14:paraId="669082F6" w14:textId="57537FBA" w:rsidR="6715349B" w:rsidRDefault="6715349B" w:rsidP="6715349B">
            <w:pPr>
              <w:spacing w:after="0"/>
            </w:pPr>
            <w:r>
              <w:t>Removing temporary or old files periodically.</w:t>
            </w:r>
          </w:p>
        </w:tc>
      </w:tr>
    </w:tbl>
    <w:p w14:paraId="121239A7" w14:textId="7205BD6E" w:rsidR="21214A37" w:rsidRDefault="21214A37" w:rsidP="6715349B"/>
    <w:p w14:paraId="7FD56AD2" w14:textId="203CC9FF" w:rsidR="21214A37" w:rsidRDefault="6715349B" w:rsidP="6715349B">
      <w:pPr>
        <w:pStyle w:val="Heading3"/>
        <w:spacing w:before="281" w:after="281"/>
      </w:pPr>
      <w:r w:rsidRPr="6715349B">
        <w:rPr>
          <w:b/>
          <w:bCs/>
        </w:rPr>
        <w:t>✅ Scripting Languages Commonly Used</w:t>
      </w:r>
    </w:p>
    <w:p w14:paraId="31C291CC" w14:textId="7028FB19" w:rsidR="21214A37" w:rsidRDefault="6715349B" w:rsidP="00121F52">
      <w:pPr>
        <w:pStyle w:val="ListParagraph"/>
        <w:numPr>
          <w:ilvl w:val="0"/>
          <w:numId w:val="142"/>
        </w:numPr>
        <w:spacing w:before="240" w:after="240"/>
      </w:pPr>
      <w:r w:rsidRPr="6715349B">
        <w:rPr>
          <w:b/>
          <w:bCs/>
        </w:rPr>
        <w:t>Bash:</w:t>
      </w:r>
      <w:r w:rsidRPr="6715349B">
        <w:t xml:space="preserve"> For Linux/Unix shell scripting, </w:t>
      </w:r>
      <w:proofErr w:type="spellStart"/>
      <w:r w:rsidRPr="6715349B">
        <w:t>cron</w:t>
      </w:r>
      <w:proofErr w:type="spellEnd"/>
      <w:r w:rsidRPr="6715349B">
        <w:t xml:space="preserve"> jobs automation.</w:t>
      </w:r>
    </w:p>
    <w:p w14:paraId="4E13E8B1" w14:textId="2175AF2F" w:rsidR="21214A37" w:rsidRDefault="6715349B" w:rsidP="00121F52">
      <w:pPr>
        <w:pStyle w:val="ListParagraph"/>
        <w:numPr>
          <w:ilvl w:val="0"/>
          <w:numId w:val="142"/>
        </w:numPr>
        <w:spacing w:before="240" w:after="240"/>
      </w:pPr>
      <w:r w:rsidRPr="6715349B">
        <w:rPr>
          <w:b/>
          <w:bCs/>
        </w:rPr>
        <w:t>PowerShell:</w:t>
      </w:r>
      <w:r w:rsidRPr="6715349B">
        <w:t xml:space="preserve"> For Windows environment, managing Active Directory, Windows services.</w:t>
      </w:r>
    </w:p>
    <w:p w14:paraId="0A18C43F" w14:textId="65E53CCD" w:rsidR="21214A37" w:rsidRDefault="6715349B" w:rsidP="00121F52">
      <w:pPr>
        <w:pStyle w:val="ListParagraph"/>
        <w:numPr>
          <w:ilvl w:val="0"/>
          <w:numId w:val="142"/>
        </w:numPr>
        <w:spacing w:before="240" w:after="240"/>
      </w:pPr>
      <w:r w:rsidRPr="6715349B">
        <w:rPr>
          <w:b/>
          <w:bCs/>
        </w:rPr>
        <w:t>Python:</w:t>
      </w:r>
      <w:r w:rsidRPr="6715349B">
        <w:t xml:space="preserve"> Cross-platform scripting with more advanced logic and libraries.</w:t>
      </w:r>
    </w:p>
    <w:p w14:paraId="41C3F92F" w14:textId="5C98F887" w:rsidR="21214A37" w:rsidRDefault="6715349B" w:rsidP="00121F52">
      <w:pPr>
        <w:pStyle w:val="ListParagraph"/>
        <w:numPr>
          <w:ilvl w:val="0"/>
          <w:numId w:val="142"/>
        </w:numPr>
        <w:spacing w:before="240" w:after="240"/>
      </w:pPr>
      <w:r w:rsidRPr="6715349B">
        <w:rPr>
          <w:b/>
          <w:bCs/>
        </w:rPr>
        <w:t>Ansible/YAML:</w:t>
      </w:r>
      <w:r w:rsidRPr="6715349B">
        <w:t xml:space="preserve"> For configuration management and orchestration.</w:t>
      </w:r>
    </w:p>
    <w:p w14:paraId="5D92A531" w14:textId="79F160F2" w:rsidR="21214A37" w:rsidRDefault="21214A37" w:rsidP="6715349B"/>
    <w:p w14:paraId="247312D2" w14:textId="2329DE08" w:rsidR="21214A37" w:rsidRDefault="6715349B" w:rsidP="6715349B">
      <w:pPr>
        <w:pStyle w:val="Heading3"/>
        <w:spacing w:before="281" w:after="281"/>
      </w:pPr>
      <w:r w:rsidRPr="6715349B">
        <w:rPr>
          <w:b/>
          <w:bCs/>
        </w:rPr>
        <w:lastRenderedPageBreak/>
        <w:t>✅ Conclusion</w:t>
      </w:r>
    </w:p>
    <w:p w14:paraId="4E5ED00B" w14:textId="3D425E63" w:rsidR="21214A37" w:rsidRDefault="6715349B" w:rsidP="6715349B">
      <w:pPr>
        <w:spacing w:before="240" w:after="240"/>
      </w:pPr>
      <w:r w:rsidRPr="6715349B">
        <w:t xml:space="preserve">Automating routine system administration tasks through scripting </w:t>
      </w:r>
      <w:r w:rsidRPr="6715349B">
        <w:rPr>
          <w:b/>
          <w:bCs/>
        </w:rPr>
        <w:t>increases efficiency, reduces errors, and frees up valuable time</w:t>
      </w:r>
      <w:r w:rsidRPr="6715349B">
        <w:t xml:space="preserve"> for IT staff to focus on strategic projects. Scripts are essential tools in managing modern, complex IT infrastructures reliably and at scale.</w:t>
      </w:r>
    </w:p>
    <w:p w14:paraId="45BCA63A" w14:textId="1760496F" w:rsidR="21214A37" w:rsidRDefault="21214A37" w:rsidP="21214A37">
      <w:pPr>
        <w:pStyle w:val="NormalWeb"/>
        <w:ind w:left="720"/>
        <w:rPr>
          <w:rStyle w:val="Strong"/>
          <w:rFonts w:eastAsiaTheme="majorEastAsia"/>
          <w:b w:val="0"/>
          <w:bCs w:val="0"/>
          <w:color w:val="FF0000"/>
        </w:rPr>
      </w:pPr>
    </w:p>
    <w:p w14:paraId="6461D97C" w14:textId="2F020B56" w:rsidR="00D7447F" w:rsidRPr="00870497" w:rsidRDefault="00D7447F" w:rsidP="21214A37">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t>Describe the role of configuration management tools such as Ansible in IT infrastructure management. How does Ansible facilitate automation, consistency, and scalability in configuration tasks across multiple servers?</w:t>
      </w:r>
    </w:p>
    <w:p w14:paraId="12612BCD" w14:textId="62D10275" w:rsidR="00D7447F" w:rsidRPr="00870497" w:rsidRDefault="7A36CC13" w:rsidP="7A36CC13">
      <w:pPr>
        <w:pStyle w:val="NormalWeb"/>
        <w:spacing w:before="281" w:beforeAutospacing="0" w:after="281" w:afterAutospacing="0"/>
        <w:rPr>
          <w:rStyle w:val="Strong"/>
          <w:rFonts w:eastAsiaTheme="majorEastAsia"/>
          <w:b w:val="0"/>
          <w:bCs w:val="0"/>
          <w:color w:val="FF0000"/>
        </w:rPr>
      </w:pPr>
      <w:r w:rsidRPr="7A36CC13">
        <w:rPr>
          <w:rStyle w:val="Strong"/>
          <w:rFonts w:eastAsiaTheme="majorEastAsia"/>
          <w:b w:val="0"/>
          <w:bCs w:val="0"/>
          <w:color w:val="FF0000"/>
        </w:rPr>
        <w:t xml:space="preserve"> </w:t>
      </w:r>
      <w:r w:rsidRPr="7A36CC13">
        <w:rPr>
          <w:b/>
          <w:bCs/>
          <w:sz w:val="28"/>
          <w:szCs w:val="28"/>
        </w:rPr>
        <w:t>Role of Configuration Management Tools like Ansible in IT Infrastructure Management</w:t>
      </w:r>
    </w:p>
    <w:p w14:paraId="6A4FE81E" w14:textId="5DCD16F0" w:rsidR="00D7447F" w:rsidRPr="00870497" w:rsidRDefault="00D7447F" w:rsidP="5B5451C2"/>
    <w:p w14:paraId="339506E2" w14:textId="2383B830" w:rsidR="00D7447F" w:rsidRPr="00870497" w:rsidRDefault="5B5451C2" w:rsidP="5B5451C2">
      <w:pPr>
        <w:pStyle w:val="Heading3"/>
        <w:spacing w:before="281" w:after="281"/>
      </w:pPr>
      <w:r w:rsidRPr="5B5451C2">
        <w:rPr>
          <w:b/>
          <w:bCs/>
        </w:rPr>
        <w:t>✅ What is Configuration Management?</w:t>
      </w:r>
    </w:p>
    <w:p w14:paraId="6FDEE51E" w14:textId="346298B3" w:rsidR="00D7447F" w:rsidRPr="00870497" w:rsidRDefault="5B5451C2" w:rsidP="5B5451C2">
      <w:pPr>
        <w:spacing w:before="240" w:after="240"/>
      </w:pPr>
      <w:r w:rsidRPr="5B5451C2">
        <w:t xml:space="preserve">Configuration Management (CM) involves </w:t>
      </w:r>
      <w:r w:rsidRPr="5B5451C2">
        <w:rPr>
          <w:b/>
          <w:bCs/>
        </w:rPr>
        <w:t>automating the setup, deployment, and maintenance of software and system configurations</w:t>
      </w:r>
      <w:r w:rsidRPr="5B5451C2">
        <w:t xml:space="preserve"> across multiple servers or devices to ensure consistency and control.</w:t>
      </w:r>
    </w:p>
    <w:p w14:paraId="30991CB6" w14:textId="5A9D58BD" w:rsidR="00D7447F" w:rsidRPr="00870497" w:rsidRDefault="00D7447F" w:rsidP="5B5451C2"/>
    <w:p w14:paraId="1639A581" w14:textId="7987C90D" w:rsidR="00D7447F" w:rsidRPr="00870497" w:rsidRDefault="5B5451C2" w:rsidP="5B5451C2">
      <w:pPr>
        <w:pStyle w:val="Heading3"/>
        <w:spacing w:before="281" w:after="281"/>
      </w:pPr>
      <w:r w:rsidRPr="5B5451C2">
        <w:rPr>
          <w:b/>
          <w:bCs/>
        </w:rPr>
        <w:t>✅ Ansible Overview</w:t>
      </w:r>
    </w:p>
    <w:p w14:paraId="67A89562" w14:textId="453C58C8" w:rsidR="00D7447F" w:rsidRPr="00870497" w:rsidRDefault="5B5451C2" w:rsidP="00121F52">
      <w:pPr>
        <w:pStyle w:val="ListParagraph"/>
        <w:numPr>
          <w:ilvl w:val="0"/>
          <w:numId w:val="154"/>
        </w:numPr>
        <w:spacing w:before="240" w:after="240"/>
      </w:pPr>
      <w:r w:rsidRPr="5B5451C2">
        <w:rPr>
          <w:b/>
          <w:bCs/>
        </w:rPr>
        <w:t>Ansible</w:t>
      </w:r>
      <w:r w:rsidRPr="5B5451C2">
        <w:t xml:space="preserve"> is an open-source, agentless configuration management and automation tool.</w:t>
      </w:r>
    </w:p>
    <w:p w14:paraId="43C6F700" w14:textId="00479F7E" w:rsidR="00D7447F" w:rsidRPr="00870497" w:rsidRDefault="5B5451C2" w:rsidP="00121F52">
      <w:pPr>
        <w:pStyle w:val="ListParagraph"/>
        <w:numPr>
          <w:ilvl w:val="0"/>
          <w:numId w:val="154"/>
        </w:numPr>
        <w:spacing w:before="240" w:after="240"/>
      </w:pPr>
      <w:r w:rsidRPr="5B5451C2">
        <w:t xml:space="preserve">Uses simple </w:t>
      </w:r>
      <w:r w:rsidRPr="5B5451C2">
        <w:rPr>
          <w:b/>
          <w:bCs/>
        </w:rPr>
        <w:t>YAML-based playbooks</w:t>
      </w:r>
      <w:r w:rsidRPr="5B5451C2">
        <w:t xml:space="preserve"> to describe automation jobs.</w:t>
      </w:r>
    </w:p>
    <w:p w14:paraId="75046457" w14:textId="22FA5741" w:rsidR="00D7447F" w:rsidRPr="00870497" w:rsidRDefault="5B5451C2" w:rsidP="00121F52">
      <w:pPr>
        <w:pStyle w:val="ListParagraph"/>
        <w:numPr>
          <w:ilvl w:val="0"/>
          <w:numId w:val="154"/>
        </w:numPr>
        <w:spacing w:before="240" w:after="240"/>
      </w:pPr>
      <w:r w:rsidRPr="5B5451C2">
        <w:t xml:space="preserve">Connects to nodes via SSH (Linux) or </w:t>
      </w:r>
      <w:proofErr w:type="spellStart"/>
      <w:r w:rsidRPr="5B5451C2">
        <w:t>WinRM</w:t>
      </w:r>
      <w:proofErr w:type="spellEnd"/>
      <w:r w:rsidRPr="5B5451C2">
        <w:t xml:space="preserve"> (Windows), no agents required.</w:t>
      </w:r>
    </w:p>
    <w:p w14:paraId="26CB059D" w14:textId="6AB18CDD" w:rsidR="00D7447F" w:rsidRPr="00870497" w:rsidRDefault="00D7447F" w:rsidP="5B5451C2"/>
    <w:p w14:paraId="10983762" w14:textId="168A50A9" w:rsidR="00D7447F" w:rsidRPr="00870497" w:rsidRDefault="5B5451C2" w:rsidP="5B5451C2">
      <w:pPr>
        <w:pStyle w:val="Heading3"/>
        <w:spacing w:before="281" w:after="281"/>
      </w:pPr>
      <w:r w:rsidRPr="5B5451C2">
        <w:rPr>
          <w:b/>
          <w:bCs/>
        </w:rPr>
        <w:t>✅ How Ansible Facilitates Automation, Consistency, and Scalability</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699"/>
        <w:gridCol w:w="7661"/>
      </w:tblGrid>
      <w:tr w:rsidR="5B5451C2" w14:paraId="48BC16AA" w14:textId="77777777" w:rsidTr="7A36CC13">
        <w:trPr>
          <w:trHeight w:val="300"/>
        </w:trPr>
        <w:tc>
          <w:tcPr>
            <w:tcW w:w="1699" w:type="dxa"/>
            <w:vAlign w:val="center"/>
          </w:tcPr>
          <w:p w14:paraId="4729D934" w14:textId="034113BD" w:rsidR="5B5451C2" w:rsidRDefault="5B5451C2" w:rsidP="5B5451C2">
            <w:pPr>
              <w:spacing w:after="0"/>
              <w:jc w:val="center"/>
            </w:pPr>
            <w:r w:rsidRPr="5B5451C2">
              <w:rPr>
                <w:b/>
                <w:bCs/>
              </w:rPr>
              <w:t>Aspect</w:t>
            </w:r>
          </w:p>
        </w:tc>
        <w:tc>
          <w:tcPr>
            <w:tcW w:w="7661" w:type="dxa"/>
            <w:vAlign w:val="center"/>
          </w:tcPr>
          <w:p w14:paraId="21FF9D0A" w14:textId="42EDAA21" w:rsidR="5B5451C2" w:rsidRDefault="5B5451C2" w:rsidP="5B5451C2">
            <w:pPr>
              <w:spacing w:after="0"/>
              <w:jc w:val="center"/>
            </w:pPr>
            <w:r w:rsidRPr="5B5451C2">
              <w:rPr>
                <w:b/>
                <w:bCs/>
              </w:rPr>
              <w:t>Explanation</w:t>
            </w:r>
          </w:p>
        </w:tc>
      </w:tr>
      <w:tr w:rsidR="5B5451C2" w14:paraId="2623F0F0" w14:textId="77777777" w:rsidTr="7A36CC13">
        <w:trPr>
          <w:trHeight w:val="300"/>
        </w:trPr>
        <w:tc>
          <w:tcPr>
            <w:tcW w:w="1699" w:type="dxa"/>
            <w:vAlign w:val="center"/>
          </w:tcPr>
          <w:p w14:paraId="62DA0972" w14:textId="4E85C198" w:rsidR="5B5451C2" w:rsidRDefault="5B5451C2" w:rsidP="5B5451C2">
            <w:pPr>
              <w:spacing w:after="0"/>
            </w:pPr>
            <w:r w:rsidRPr="5B5451C2">
              <w:rPr>
                <w:b/>
                <w:bCs/>
              </w:rPr>
              <w:t>Automation</w:t>
            </w:r>
          </w:p>
        </w:tc>
        <w:tc>
          <w:tcPr>
            <w:tcW w:w="7661" w:type="dxa"/>
            <w:vAlign w:val="center"/>
          </w:tcPr>
          <w:p w14:paraId="6CEF8408" w14:textId="4FAE9DAC" w:rsidR="5B5451C2" w:rsidRDefault="5B5451C2" w:rsidP="5B5451C2">
            <w:pPr>
              <w:spacing w:after="0"/>
            </w:pPr>
            <w:r>
              <w:t>Automates repetitive tasks like software installation, updates, user creation, and configuration changes.</w:t>
            </w:r>
          </w:p>
        </w:tc>
      </w:tr>
      <w:tr w:rsidR="5B5451C2" w14:paraId="0337C5DC" w14:textId="77777777" w:rsidTr="7A36CC13">
        <w:trPr>
          <w:trHeight w:val="300"/>
        </w:trPr>
        <w:tc>
          <w:tcPr>
            <w:tcW w:w="1699" w:type="dxa"/>
            <w:vAlign w:val="center"/>
          </w:tcPr>
          <w:p w14:paraId="213FAD38" w14:textId="40E85AD9" w:rsidR="5B5451C2" w:rsidRDefault="5B5451C2" w:rsidP="5B5451C2">
            <w:pPr>
              <w:spacing w:after="0"/>
            </w:pPr>
            <w:r w:rsidRPr="5B5451C2">
              <w:rPr>
                <w:b/>
                <w:bCs/>
              </w:rPr>
              <w:t>Consistency</w:t>
            </w:r>
          </w:p>
        </w:tc>
        <w:tc>
          <w:tcPr>
            <w:tcW w:w="7661" w:type="dxa"/>
            <w:vAlign w:val="center"/>
          </w:tcPr>
          <w:p w14:paraId="63BB076F" w14:textId="47869BBC" w:rsidR="5B5451C2" w:rsidRDefault="5B5451C2" w:rsidP="5B5451C2">
            <w:pPr>
              <w:spacing w:after="0"/>
            </w:pPr>
            <w:r>
              <w:t>Ensures the same configuration is applied uniformly across multiple servers, reducing configuration drift.</w:t>
            </w:r>
          </w:p>
        </w:tc>
      </w:tr>
      <w:tr w:rsidR="5B5451C2" w14:paraId="02AABA50" w14:textId="77777777" w:rsidTr="7A36CC13">
        <w:trPr>
          <w:trHeight w:val="300"/>
        </w:trPr>
        <w:tc>
          <w:tcPr>
            <w:tcW w:w="1699" w:type="dxa"/>
            <w:vAlign w:val="center"/>
          </w:tcPr>
          <w:p w14:paraId="640272F2" w14:textId="46189235" w:rsidR="5B5451C2" w:rsidRDefault="5B5451C2" w:rsidP="5B5451C2">
            <w:pPr>
              <w:spacing w:after="0"/>
            </w:pPr>
            <w:r w:rsidRPr="5B5451C2">
              <w:rPr>
                <w:b/>
                <w:bCs/>
              </w:rPr>
              <w:t>Idempotency</w:t>
            </w:r>
          </w:p>
        </w:tc>
        <w:tc>
          <w:tcPr>
            <w:tcW w:w="7661" w:type="dxa"/>
            <w:vAlign w:val="center"/>
          </w:tcPr>
          <w:p w14:paraId="2EAD11CC" w14:textId="543D8555" w:rsidR="5B5451C2" w:rsidRDefault="5B5451C2" w:rsidP="5B5451C2">
            <w:pPr>
              <w:spacing w:after="0"/>
            </w:pPr>
            <w:r>
              <w:t>Playbooks run multiple times without causing unintended changes—only applying necessary updates.</w:t>
            </w:r>
          </w:p>
        </w:tc>
      </w:tr>
      <w:tr w:rsidR="5B5451C2" w14:paraId="5A6EB7B8" w14:textId="77777777" w:rsidTr="7A36CC13">
        <w:trPr>
          <w:trHeight w:val="300"/>
        </w:trPr>
        <w:tc>
          <w:tcPr>
            <w:tcW w:w="1699" w:type="dxa"/>
            <w:vAlign w:val="center"/>
          </w:tcPr>
          <w:p w14:paraId="033D6F2A" w14:textId="6919112A" w:rsidR="5B5451C2" w:rsidRDefault="5B5451C2" w:rsidP="5B5451C2">
            <w:pPr>
              <w:spacing w:after="0"/>
            </w:pPr>
            <w:r w:rsidRPr="5B5451C2">
              <w:rPr>
                <w:b/>
                <w:bCs/>
              </w:rPr>
              <w:lastRenderedPageBreak/>
              <w:t>Scalability</w:t>
            </w:r>
          </w:p>
        </w:tc>
        <w:tc>
          <w:tcPr>
            <w:tcW w:w="7661" w:type="dxa"/>
            <w:vAlign w:val="center"/>
          </w:tcPr>
          <w:p w14:paraId="1EE6AE8F" w14:textId="2B2F7EEC" w:rsidR="5B5451C2" w:rsidRDefault="5B5451C2" w:rsidP="5B5451C2">
            <w:pPr>
              <w:spacing w:after="0"/>
            </w:pPr>
            <w:r>
              <w:t>Manages thousands of servers simultaneously using simple inventory files and parallel execution.</w:t>
            </w:r>
          </w:p>
        </w:tc>
      </w:tr>
      <w:tr w:rsidR="5B5451C2" w14:paraId="6609417D" w14:textId="77777777" w:rsidTr="7A36CC13">
        <w:trPr>
          <w:trHeight w:val="300"/>
        </w:trPr>
        <w:tc>
          <w:tcPr>
            <w:tcW w:w="1699" w:type="dxa"/>
            <w:vAlign w:val="center"/>
          </w:tcPr>
          <w:p w14:paraId="01A8B6C3" w14:textId="4F97C0E9" w:rsidR="5B5451C2" w:rsidRDefault="5B5451C2" w:rsidP="5B5451C2">
            <w:pPr>
              <w:spacing w:after="0"/>
            </w:pPr>
            <w:r w:rsidRPr="5B5451C2">
              <w:rPr>
                <w:b/>
                <w:bCs/>
              </w:rPr>
              <w:t>Agentless</w:t>
            </w:r>
          </w:p>
        </w:tc>
        <w:tc>
          <w:tcPr>
            <w:tcW w:w="7661" w:type="dxa"/>
            <w:vAlign w:val="center"/>
          </w:tcPr>
          <w:p w14:paraId="406D7DB4" w14:textId="63411E8E" w:rsidR="5B5451C2" w:rsidRDefault="5B5451C2" w:rsidP="5B5451C2">
            <w:pPr>
              <w:spacing w:after="0"/>
            </w:pPr>
            <w:r>
              <w:t>No need to install software on managed nodes, simplifying maintenance and reducing security risks.</w:t>
            </w:r>
          </w:p>
        </w:tc>
      </w:tr>
      <w:tr w:rsidR="5B5451C2" w14:paraId="54FFB0D1" w14:textId="77777777" w:rsidTr="7A36CC13">
        <w:trPr>
          <w:trHeight w:val="300"/>
        </w:trPr>
        <w:tc>
          <w:tcPr>
            <w:tcW w:w="1699" w:type="dxa"/>
            <w:vAlign w:val="center"/>
          </w:tcPr>
          <w:p w14:paraId="203A9C72" w14:textId="3414F68E" w:rsidR="5B5451C2" w:rsidRDefault="5B5451C2" w:rsidP="5B5451C2">
            <w:pPr>
              <w:spacing w:after="0"/>
            </w:pPr>
            <w:r w:rsidRPr="5B5451C2">
              <w:rPr>
                <w:b/>
                <w:bCs/>
              </w:rPr>
              <w:t>Declarative Language</w:t>
            </w:r>
          </w:p>
        </w:tc>
        <w:tc>
          <w:tcPr>
            <w:tcW w:w="7661" w:type="dxa"/>
            <w:vAlign w:val="center"/>
          </w:tcPr>
          <w:p w14:paraId="405B9BD0" w14:textId="7C6CAB70" w:rsidR="5B5451C2" w:rsidRDefault="5B5451C2" w:rsidP="5B5451C2">
            <w:pPr>
              <w:spacing w:after="0"/>
            </w:pPr>
            <w:r>
              <w:t>Use of YAML playbooks makes it easy to write, read, and share infrastructure code.</w:t>
            </w:r>
          </w:p>
        </w:tc>
      </w:tr>
      <w:tr w:rsidR="5B5451C2" w14:paraId="62F2F6A0" w14:textId="77777777" w:rsidTr="7A36CC13">
        <w:trPr>
          <w:trHeight w:val="300"/>
        </w:trPr>
        <w:tc>
          <w:tcPr>
            <w:tcW w:w="1699" w:type="dxa"/>
            <w:vAlign w:val="center"/>
          </w:tcPr>
          <w:p w14:paraId="63BB5419" w14:textId="4E9A3851" w:rsidR="5B5451C2" w:rsidRDefault="5B5451C2" w:rsidP="5B5451C2">
            <w:pPr>
              <w:spacing w:after="0"/>
            </w:pPr>
            <w:r w:rsidRPr="5B5451C2">
              <w:rPr>
                <w:b/>
                <w:bCs/>
              </w:rPr>
              <w:t>Integration</w:t>
            </w:r>
          </w:p>
        </w:tc>
        <w:tc>
          <w:tcPr>
            <w:tcW w:w="7661" w:type="dxa"/>
            <w:vAlign w:val="center"/>
          </w:tcPr>
          <w:p w14:paraId="16A6B332" w14:textId="2E84B017" w:rsidR="5B5451C2" w:rsidRDefault="5B5451C2" w:rsidP="5B5451C2">
            <w:pPr>
              <w:spacing w:after="0"/>
            </w:pPr>
            <w:r>
              <w:t>Works well with cloud platforms (AWS, Azure), CI/CD pipelines, and other tools (Docker, Kubernetes).</w:t>
            </w:r>
          </w:p>
        </w:tc>
      </w:tr>
      <w:tr w:rsidR="5B5451C2" w14:paraId="27215E23" w14:textId="77777777" w:rsidTr="7A36CC13">
        <w:trPr>
          <w:trHeight w:val="300"/>
        </w:trPr>
        <w:tc>
          <w:tcPr>
            <w:tcW w:w="1699" w:type="dxa"/>
            <w:vAlign w:val="center"/>
          </w:tcPr>
          <w:p w14:paraId="580CF7AA" w14:textId="140237D4" w:rsidR="5B5451C2" w:rsidRDefault="5B5451C2" w:rsidP="5B5451C2">
            <w:pPr>
              <w:spacing w:after="0"/>
            </w:pPr>
            <w:r w:rsidRPr="5B5451C2">
              <w:rPr>
                <w:b/>
                <w:bCs/>
              </w:rPr>
              <w:t>Version Control</w:t>
            </w:r>
          </w:p>
        </w:tc>
        <w:tc>
          <w:tcPr>
            <w:tcW w:w="7661" w:type="dxa"/>
            <w:vAlign w:val="center"/>
          </w:tcPr>
          <w:p w14:paraId="3C2B5C83" w14:textId="370D2E05" w:rsidR="5B5451C2" w:rsidRDefault="5B5451C2" w:rsidP="5B5451C2">
            <w:pPr>
              <w:spacing w:after="0"/>
            </w:pPr>
            <w:r>
              <w:t>Infrastructure as Code (</w:t>
            </w:r>
            <w:proofErr w:type="spellStart"/>
            <w:r>
              <w:t>IaC</w:t>
            </w:r>
            <w:proofErr w:type="spellEnd"/>
            <w:r>
              <w:t>) allows tracking changes using Git and collaboration between teams.</w:t>
            </w:r>
          </w:p>
        </w:tc>
      </w:tr>
    </w:tbl>
    <w:p w14:paraId="06F54624" w14:textId="5E70B2DF" w:rsidR="00D7447F" w:rsidRPr="00870497" w:rsidRDefault="00D7447F" w:rsidP="5B5451C2"/>
    <w:p w14:paraId="7AA7FDD4" w14:textId="4B73B93F" w:rsidR="00D7447F" w:rsidRPr="00870497" w:rsidRDefault="5B5451C2" w:rsidP="5B5451C2">
      <w:pPr>
        <w:pStyle w:val="Heading3"/>
        <w:spacing w:before="281" w:after="281"/>
      </w:pPr>
      <w:r w:rsidRPr="5B5451C2">
        <w:rPr>
          <w:b/>
          <w:bCs/>
        </w:rPr>
        <w:t>✅ Typical Use Cases</w:t>
      </w:r>
    </w:p>
    <w:p w14:paraId="7639010C" w14:textId="040A14E9" w:rsidR="00D7447F" w:rsidRPr="00870497" w:rsidRDefault="5B5451C2" w:rsidP="00121F52">
      <w:pPr>
        <w:pStyle w:val="ListParagraph"/>
        <w:numPr>
          <w:ilvl w:val="0"/>
          <w:numId w:val="153"/>
        </w:numPr>
        <w:spacing w:before="240" w:after="240"/>
      </w:pPr>
      <w:r w:rsidRPr="5B5451C2">
        <w:t>Provisioning servers and cloud instances</w:t>
      </w:r>
    </w:p>
    <w:p w14:paraId="7E2BBFCA" w14:textId="6C5139F6" w:rsidR="00D7447F" w:rsidRPr="00870497" w:rsidRDefault="5B5451C2" w:rsidP="00121F52">
      <w:pPr>
        <w:pStyle w:val="ListParagraph"/>
        <w:numPr>
          <w:ilvl w:val="0"/>
          <w:numId w:val="153"/>
        </w:numPr>
        <w:spacing w:before="240" w:after="240"/>
      </w:pPr>
      <w:r w:rsidRPr="5B5451C2">
        <w:t>Deploying applications and services</w:t>
      </w:r>
    </w:p>
    <w:p w14:paraId="4054EB57" w14:textId="6C8DBE05" w:rsidR="00D7447F" w:rsidRPr="00870497" w:rsidRDefault="5B5451C2" w:rsidP="00121F52">
      <w:pPr>
        <w:pStyle w:val="ListParagraph"/>
        <w:numPr>
          <w:ilvl w:val="0"/>
          <w:numId w:val="153"/>
        </w:numPr>
        <w:spacing w:before="240" w:after="240"/>
      </w:pPr>
      <w:r w:rsidRPr="5B5451C2">
        <w:t>Managing network devices configuration</w:t>
      </w:r>
    </w:p>
    <w:p w14:paraId="7E59205E" w14:textId="1A8C636F" w:rsidR="00D7447F" w:rsidRPr="00870497" w:rsidRDefault="5B5451C2" w:rsidP="00121F52">
      <w:pPr>
        <w:pStyle w:val="ListParagraph"/>
        <w:numPr>
          <w:ilvl w:val="0"/>
          <w:numId w:val="153"/>
        </w:numPr>
        <w:spacing w:before="240" w:after="240"/>
      </w:pPr>
      <w:r w:rsidRPr="5B5451C2">
        <w:t>Orchestrating multi-tier deployments</w:t>
      </w:r>
    </w:p>
    <w:p w14:paraId="252A838D" w14:textId="7B892498" w:rsidR="00D7447F" w:rsidRPr="00870497" w:rsidRDefault="5B5451C2" w:rsidP="00121F52">
      <w:pPr>
        <w:pStyle w:val="ListParagraph"/>
        <w:numPr>
          <w:ilvl w:val="0"/>
          <w:numId w:val="153"/>
        </w:numPr>
        <w:spacing w:before="240" w:after="240"/>
      </w:pPr>
      <w:r w:rsidRPr="5B5451C2">
        <w:t>Enforcing security policies and compliance</w:t>
      </w:r>
    </w:p>
    <w:p w14:paraId="5375064E" w14:textId="5BEAF7E6" w:rsidR="00D7447F" w:rsidRPr="00870497" w:rsidRDefault="00D7447F" w:rsidP="5B5451C2"/>
    <w:p w14:paraId="5E51CCD1" w14:textId="0CEF1DD2" w:rsidR="00D7447F" w:rsidRPr="00870497" w:rsidRDefault="5B5451C2" w:rsidP="5B5451C2">
      <w:pPr>
        <w:pStyle w:val="Heading3"/>
        <w:spacing w:before="281" w:after="281"/>
      </w:pPr>
      <w:r w:rsidRPr="5B5451C2">
        <w:rPr>
          <w:b/>
          <w:bCs/>
        </w:rPr>
        <w:t>✅ Summary</w:t>
      </w:r>
    </w:p>
    <w:p w14:paraId="6A765D80" w14:textId="176D8766" w:rsidR="00D7447F" w:rsidRPr="00870497" w:rsidRDefault="5B5451C2" w:rsidP="5B5451C2">
      <w:pPr>
        <w:spacing w:before="240" w:after="240"/>
      </w:pPr>
      <w:r w:rsidRPr="5B5451C2">
        <w:t xml:space="preserve">Ansible simplifies and </w:t>
      </w:r>
      <w:r w:rsidRPr="5B5451C2">
        <w:rPr>
          <w:b/>
          <w:bCs/>
        </w:rPr>
        <w:t>streamlines IT infrastructure management</w:t>
      </w:r>
      <w:r w:rsidRPr="5B5451C2">
        <w:t xml:space="preserve"> by enabling automated, consistent, and scalable configuration across diverse environments, making it a powerful tool in modern DevOps and IT operations workflows.</w:t>
      </w:r>
    </w:p>
    <w:p w14:paraId="113FDABF" w14:textId="7FF5EE33" w:rsidR="00D7447F" w:rsidRPr="00870497" w:rsidRDefault="00D7447F" w:rsidP="21214A37">
      <w:pPr>
        <w:pStyle w:val="NormalWeb"/>
        <w:ind w:left="720"/>
        <w:rPr>
          <w:rStyle w:val="Strong"/>
          <w:rFonts w:eastAsiaTheme="majorEastAsia"/>
          <w:b w:val="0"/>
          <w:bCs w:val="0"/>
          <w:color w:val="FF0000"/>
        </w:rPr>
      </w:pPr>
    </w:p>
    <w:p w14:paraId="59B78071" w14:textId="47B5E406" w:rsidR="00D7447F" w:rsidRPr="00870497" w:rsidRDefault="00D7447F" w:rsidP="002E5D0A">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t xml:space="preserve">Discuss the principles and practices of DevOps in modern IT operations. How does DevOps foster collaboration between development and operations teams to achieve continuous integration and deployment? Provide examples of DevOps tools and methodologies. </w:t>
      </w:r>
    </w:p>
    <w:p w14:paraId="21EF4A7A" w14:textId="0785C6F9" w:rsidR="21214A37" w:rsidRDefault="7A36CC13" w:rsidP="2373389E">
      <w:pPr>
        <w:pStyle w:val="Heading3"/>
        <w:spacing w:before="281" w:after="281"/>
      </w:pPr>
      <w:r w:rsidRPr="7A36CC13">
        <w:rPr>
          <w:b/>
          <w:bCs/>
        </w:rPr>
        <w:t>Principles and Practices of DevOps in Modern IT Operations</w:t>
      </w:r>
    </w:p>
    <w:p w14:paraId="489397D8" w14:textId="33630AE7" w:rsidR="21214A37" w:rsidRDefault="21214A37" w:rsidP="2373389E"/>
    <w:p w14:paraId="41D4C6A1" w14:textId="289D20B9" w:rsidR="21214A37" w:rsidRDefault="2373389E" w:rsidP="2373389E">
      <w:pPr>
        <w:pStyle w:val="Heading3"/>
        <w:spacing w:before="281" w:after="281"/>
      </w:pPr>
      <w:r w:rsidRPr="2373389E">
        <w:rPr>
          <w:b/>
          <w:bCs/>
        </w:rPr>
        <w:t>✅ What is DevOps?</w:t>
      </w:r>
    </w:p>
    <w:p w14:paraId="5ED93EB4" w14:textId="4C72ECED" w:rsidR="21214A37" w:rsidRDefault="2373389E" w:rsidP="2373389E">
      <w:pPr>
        <w:spacing w:before="240" w:after="240"/>
      </w:pPr>
      <w:r w:rsidRPr="2373389E">
        <w:t xml:space="preserve">DevOps is a cultural and operational philosophy that </w:t>
      </w:r>
      <w:r w:rsidRPr="2373389E">
        <w:rPr>
          <w:b/>
          <w:bCs/>
        </w:rPr>
        <w:t>bridges development (Dev) and operations (Ops) teams</w:t>
      </w:r>
      <w:r w:rsidRPr="2373389E">
        <w:t xml:space="preserve"> to improve collaboration, accelerate software delivery, and enhance reliability.</w:t>
      </w:r>
    </w:p>
    <w:p w14:paraId="0BE1B66C" w14:textId="276369C2" w:rsidR="21214A37" w:rsidRDefault="21214A37" w:rsidP="2373389E"/>
    <w:p w14:paraId="64322B70" w14:textId="62B56859" w:rsidR="21214A37" w:rsidRDefault="2373389E" w:rsidP="2373389E">
      <w:pPr>
        <w:pStyle w:val="Heading3"/>
        <w:spacing w:before="281" w:after="281"/>
      </w:pPr>
      <w:r w:rsidRPr="2373389E">
        <w:rPr>
          <w:b/>
          <w:bCs/>
        </w:rPr>
        <w:t>✅ Key Principles of DevOps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880"/>
        <w:gridCol w:w="6480"/>
      </w:tblGrid>
      <w:tr w:rsidR="2373389E" w14:paraId="4FAB7874" w14:textId="77777777" w:rsidTr="7A36CC13">
        <w:trPr>
          <w:trHeight w:val="300"/>
        </w:trPr>
        <w:tc>
          <w:tcPr>
            <w:tcW w:w="2880" w:type="dxa"/>
            <w:vAlign w:val="center"/>
          </w:tcPr>
          <w:p w14:paraId="437D6619" w14:textId="42211E91" w:rsidR="2373389E" w:rsidRDefault="2373389E" w:rsidP="2373389E">
            <w:pPr>
              <w:spacing w:after="0"/>
              <w:jc w:val="center"/>
            </w:pPr>
            <w:r w:rsidRPr="2373389E">
              <w:rPr>
                <w:b/>
                <w:bCs/>
              </w:rPr>
              <w:t>Principle</w:t>
            </w:r>
          </w:p>
        </w:tc>
        <w:tc>
          <w:tcPr>
            <w:tcW w:w="6480" w:type="dxa"/>
            <w:vAlign w:val="center"/>
          </w:tcPr>
          <w:p w14:paraId="469A298D" w14:textId="48522161" w:rsidR="2373389E" w:rsidRDefault="2373389E" w:rsidP="2373389E">
            <w:pPr>
              <w:spacing w:after="0"/>
              <w:jc w:val="center"/>
            </w:pPr>
            <w:r w:rsidRPr="2373389E">
              <w:rPr>
                <w:b/>
                <w:bCs/>
              </w:rPr>
              <w:t>Description</w:t>
            </w:r>
          </w:p>
        </w:tc>
      </w:tr>
      <w:tr w:rsidR="2373389E" w14:paraId="1D8F1561" w14:textId="77777777" w:rsidTr="7A36CC13">
        <w:trPr>
          <w:trHeight w:val="300"/>
        </w:trPr>
        <w:tc>
          <w:tcPr>
            <w:tcW w:w="2880" w:type="dxa"/>
            <w:vAlign w:val="center"/>
          </w:tcPr>
          <w:p w14:paraId="20D9316C" w14:textId="6ABF548F" w:rsidR="2373389E" w:rsidRDefault="2373389E" w:rsidP="2373389E">
            <w:pPr>
              <w:spacing w:after="0"/>
            </w:pPr>
            <w:r w:rsidRPr="2373389E">
              <w:rPr>
                <w:b/>
                <w:bCs/>
              </w:rPr>
              <w:t>Collaboration</w:t>
            </w:r>
          </w:p>
        </w:tc>
        <w:tc>
          <w:tcPr>
            <w:tcW w:w="6480" w:type="dxa"/>
            <w:vAlign w:val="center"/>
          </w:tcPr>
          <w:p w14:paraId="4EB1CCAF" w14:textId="7F8597FE" w:rsidR="2373389E" w:rsidRDefault="2373389E" w:rsidP="2373389E">
            <w:pPr>
              <w:spacing w:after="0"/>
            </w:pPr>
            <w:r>
              <w:t>Break down silos between developers, testers, and operations teams to foster communication.</w:t>
            </w:r>
          </w:p>
        </w:tc>
      </w:tr>
      <w:tr w:rsidR="2373389E" w14:paraId="62296760" w14:textId="77777777" w:rsidTr="7A36CC13">
        <w:trPr>
          <w:trHeight w:val="300"/>
        </w:trPr>
        <w:tc>
          <w:tcPr>
            <w:tcW w:w="2880" w:type="dxa"/>
            <w:vAlign w:val="center"/>
          </w:tcPr>
          <w:p w14:paraId="32267E8B" w14:textId="0C857986" w:rsidR="2373389E" w:rsidRDefault="2373389E" w:rsidP="2373389E">
            <w:pPr>
              <w:spacing w:after="0"/>
            </w:pPr>
            <w:r w:rsidRPr="2373389E">
              <w:rPr>
                <w:b/>
                <w:bCs/>
              </w:rPr>
              <w:t>Automation</w:t>
            </w:r>
          </w:p>
        </w:tc>
        <w:tc>
          <w:tcPr>
            <w:tcW w:w="6480" w:type="dxa"/>
            <w:vAlign w:val="center"/>
          </w:tcPr>
          <w:p w14:paraId="49DB26B1" w14:textId="705204A1" w:rsidR="2373389E" w:rsidRDefault="2373389E" w:rsidP="2373389E">
            <w:pPr>
              <w:spacing w:after="0"/>
            </w:pPr>
            <w:r>
              <w:t>Automate repetitive tasks like builds, testing, deployment, and infrastructure provisioning.</w:t>
            </w:r>
          </w:p>
        </w:tc>
      </w:tr>
      <w:tr w:rsidR="2373389E" w14:paraId="66188333" w14:textId="77777777" w:rsidTr="7A36CC13">
        <w:trPr>
          <w:trHeight w:val="300"/>
        </w:trPr>
        <w:tc>
          <w:tcPr>
            <w:tcW w:w="2880" w:type="dxa"/>
            <w:vAlign w:val="center"/>
          </w:tcPr>
          <w:p w14:paraId="2DD7F55A" w14:textId="0BAB2EE8" w:rsidR="2373389E" w:rsidRDefault="2373389E" w:rsidP="2373389E">
            <w:pPr>
              <w:spacing w:after="0"/>
            </w:pPr>
            <w:r w:rsidRPr="2373389E">
              <w:rPr>
                <w:b/>
                <w:bCs/>
              </w:rPr>
              <w:t>Continuous Integration (CI)</w:t>
            </w:r>
          </w:p>
        </w:tc>
        <w:tc>
          <w:tcPr>
            <w:tcW w:w="6480" w:type="dxa"/>
            <w:vAlign w:val="center"/>
          </w:tcPr>
          <w:p w14:paraId="67DF01DE" w14:textId="729208B3" w:rsidR="2373389E" w:rsidRDefault="2373389E" w:rsidP="2373389E">
            <w:pPr>
              <w:spacing w:after="0"/>
            </w:pPr>
            <w:r>
              <w:t>Frequently merge code changes into a shared repository and automatically test them.</w:t>
            </w:r>
          </w:p>
        </w:tc>
      </w:tr>
      <w:tr w:rsidR="2373389E" w14:paraId="10A9EF2A" w14:textId="77777777" w:rsidTr="7A36CC13">
        <w:trPr>
          <w:trHeight w:val="300"/>
        </w:trPr>
        <w:tc>
          <w:tcPr>
            <w:tcW w:w="2880" w:type="dxa"/>
            <w:vAlign w:val="center"/>
          </w:tcPr>
          <w:p w14:paraId="354ACA75" w14:textId="147A3049" w:rsidR="2373389E" w:rsidRDefault="2373389E" w:rsidP="2373389E">
            <w:pPr>
              <w:spacing w:after="0"/>
            </w:pPr>
            <w:r w:rsidRPr="2373389E">
              <w:rPr>
                <w:b/>
                <w:bCs/>
              </w:rPr>
              <w:t>Continuous Delivery/Deployment (CD)</w:t>
            </w:r>
          </w:p>
        </w:tc>
        <w:tc>
          <w:tcPr>
            <w:tcW w:w="6480" w:type="dxa"/>
            <w:vAlign w:val="center"/>
          </w:tcPr>
          <w:p w14:paraId="5D9E07B3" w14:textId="3D24B54F" w:rsidR="2373389E" w:rsidRDefault="2373389E" w:rsidP="2373389E">
            <w:pPr>
              <w:spacing w:after="0"/>
            </w:pPr>
            <w:r>
              <w:t>Automate the release of validated code to production or staging environments.</w:t>
            </w:r>
          </w:p>
        </w:tc>
      </w:tr>
      <w:tr w:rsidR="2373389E" w14:paraId="3FAB5C92" w14:textId="77777777" w:rsidTr="7A36CC13">
        <w:trPr>
          <w:trHeight w:val="300"/>
        </w:trPr>
        <w:tc>
          <w:tcPr>
            <w:tcW w:w="2880" w:type="dxa"/>
            <w:vAlign w:val="center"/>
          </w:tcPr>
          <w:p w14:paraId="1DD432DC" w14:textId="19510853" w:rsidR="2373389E" w:rsidRDefault="2373389E" w:rsidP="2373389E">
            <w:pPr>
              <w:spacing w:after="0"/>
            </w:pPr>
            <w:r w:rsidRPr="2373389E">
              <w:rPr>
                <w:b/>
                <w:bCs/>
              </w:rPr>
              <w:t>Monitoring and Feedback</w:t>
            </w:r>
          </w:p>
        </w:tc>
        <w:tc>
          <w:tcPr>
            <w:tcW w:w="6480" w:type="dxa"/>
            <w:vAlign w:val="center"/>
          </w:tcPr>
          <w:p w14:paraId="78E31671" w14:textId="7068AF2F" w:rsidR="2373389E" w:rsidRDefault="2373389E" w:rsidP="2373389E">
            <w:pPr>
              <w:spacing w:after="0"/>
            </w:pPr>
            <w:r>
              <w:t>Continuously monitor applications and infrastructure, gathering feedback for improvement.</w:t>
            </w:r>
          </w:p>
        </w:tc>
      </w:tr>
      <w:tr w:rsidR="2373389E" w14:paraId="1C8BC067" w14:textId="77777777" w:rsidTr="7A36CC13">
        <w:trPr>
          <w:trHeight w:val="300"/>
        </w:trPr>
        <w:tc>
          <w:tcPr>
            <w:tcW w:w="2880" w:type="dxa"/>
            <w:vAlign w:val="center"/>
          </w:tcPr>
          <w:p w14:paraId="4CC37E0C" w14:textId="53B7870B" w:rsidR="2373389E" w:rsidRDefault="2373389E" w:rsidP="2373389E">
            <w:pPr>
              <w:spacing w:after="0"/>
            </w:pPr>
            <w:r w:rsidRPr="2373389E">
              <w:rPr>
                <w:b/>
                <w:bCs/>
              </w:rPr>
              <w:t>Infrastructure as Code (</w:t>
            </w:r>
            <w:proofErr w:type="spellStart"/>
            <w:r w:rsidRPr="2373389E">
              <w:rPr>
                <w:b/>
                <w:bCs/>
              </w:rPr>
              <w:t>IaC</w:t>
            </w:r>
            <w:proofErr w:type="spellEnd"/>
            <w:r w:rsidRPr="2373389E">
              <w:rPr>
                <w:b/>
                <w:bCs/>
              </w:rPr>
              <w:t>)</w:t>
            </w:r>
          </w:p>
        </w:tc>
        <w:tc>
          <w:tcPr>
            <w:tcW w:w="6480" w:type="dxa"/>
            <w:vAlign w:val="center"/>
          </w:tcPr>
          <w:p w14:paraId="656D6F0B" w14:textId="7C335F78" w:rsidR="2373389E" w:rsidRDefault="2373389E" w:rsidP="2373389E">
            <w:pPr>
              <w:spacing w:after="0"/>
            </w:pPr>
            <w:r>
              <w:t>Manage infrastructure using code for consistency and version control.</w:t>
            </w:r>
          </w:p>
        </w:tc>
      </w:tr>
      <w:tr w:rsidR="2373389E" w14:paraId="1F080279" w14:textId="77777777" w:rsidTr="7A36CC13">
        <w:trPr>
          <w:trHeight w:val="300"/>
        </w:trPr>
        <w:tc>
          <w:tcPr>
            <w:tcW w:w="2880" w:type="dxa"/>
            <w:vAlign w:val="center"/>
          </w:tcPr>
          <w:p w14:paraId="38510736" w14:textId="540409C1" w:rsidR="2373389E" w:rsidRDefault="2373389E" w:rsidP="2373389E">
            <w:pPr>
              <w:spacing w:after="0"/>
            </w:pPr>
            <w:r w:rsidRPr="2373389E">
              <w:rPr>
                <w:b/>
                <w:bCs/>
              </w:rPr>
              <w:t>Lean and Agile Practices</w:t>
            </w:r>
          </w:p>
        </w:tc>
        <w:tc>
          <w:tcPr>
            <w:tcW w:w="6480" w:type="dxa"/>
            <w:vAlign w:val="center"/>
          </w:tcPr>
          <w:p w14:paraId="18DC737B" w14:textId="53AA3109" w:rsidR="2373389E" w:rsidRDefault="2373389E" w:rsidP="2373389E">
            <w:pPr>
              <w:spacing w:after="0"/>
            </w:pPr>
            <w:r>
              <w:t>Emphasize iterative development, fast feedback loops, and incremental improvements.</w:t>
            </w:r>
          </w:p>
        </w:tc>
      </w:tr>
    </w:tbl>
    <w:p w14:paraId="1545EE9F" w14:textId="65DD5046" w:rsidR="21214A37" w:rsidRDefault="21214A37" w:rsidP="2373389E"/>
    <w:p w14:paraId="3C3F081F" w14:textId="1492EDEB" w:rsidR="21214A37" w:rsidRDefault="2373389E" w:rsidP="2373389E">
      <w:pPr>
        <w:pStyle w:val="Heading3"/>
        <w:spacing w:before="281" w:after="281"/>
      </w:pPr>
      <w:r w:rsidRPr="2373389E">
        <w:rPr>
          <w:b/>
          <w:bCs/>
        </w:rPr>
        <w:t>✅ How DevOps Fosters Collaboration</w:t>
      </w:r>
    </w:p>
    <w:p w14:paraId="31287479" w14:textId="63C86715" w:rsidR="21214A37" w:rsidRDefault="2373389E" w:rsidP="2373389E">
      <w:pPr>
        <w:pStyle w:val="ListParagraph"/>
        <w:numPr>
          <w:ilvl w:val="0"/>
          <w:numId w:val="183"/>
        </w:numPr>
        <w:spacing w:before="240" w:after="240"/>
      </w:pPr>
      <w:r w:rsidRPr="2373389E">
        <w:rPr>
          <w:b/>
          <w:bCs/>
        </w:rPr>
        <w:t>Shared Responsibilities</w:t>
      </w:r>
      <w:r w:rsidRPr="2373389E">
        <w:t>: Developers and operators work together on the entire software lifecycle.</w:t>
      </w:r>
    </w:p>
    <w:p w14:paraId="77A6C953" w14:textId="60F26773" w:rsidR="21214A37" w:rsidRDefault="2373389E" w:rsidP="2373389E">
      <w:pPr>
        <w:pStyle w:val="ListParagraph"/>
        <w:numPr>
          <w:ilvl w:val="0"/>
          <w:numId w:val="183"/>
        </w:numPr>
        <w:spacing w:before="240" w:after="240"/>
      </w:pPr>
      <w:r w:rsidRPr="2373389E">
        <w:rPr>
          <w:b/>
          <w:bCs/>
        </w:rPr>
        <w:t>Cross-functional Teams</w:t>
      </w:r>
      <w:r w:rsidRPr="2373389E">
        <w:t>: Teams include members from development, QA, and operations.</w:t>
      </w:r>
    </w:p>
    <w:p w14:paraId="0D886442" w14:textId="6BB3D5AA" w:rsidR="21214A37" w:rsidRDefault="2373389E" w:rsidP="2373389E">
      <w:pPr>
        <w:pStyle w:val="ListParagraph"/>
        <w:numPr>
          <w:ilvl w:val="0"/>
          <w:numId w:val="183"/>
        </w:numPr>
        <w:spacing w:before="240" w:after="240"/>
      </w:pPr>
      <w:r w:rsidRPr="2373389E">
        <w:rPr>
          <w:b/>
          <w:bCs/>
        </w:rPr>
        <w:t>Transparent Communication</w:t>
      </w:r>
      <w:r w:rsidRPr="2373389E">
        <w:t>: Use of collaboration tools (Slack, Jira) for real-time updates.</w:t>
      </w:r>
    </w:p>
    <w:p w14:paraId="2A274F9C" w14:textId="35B8E039" w:rsidR="21214A37" w:rsidRDefault="7A36CC13" w:rsidP="7A36CC13">
      <w:pPr>
        <w:pStyle w:val="ListParagraph"/>
        <w:numPr>
          <w:ilvl w:val="0"/>
          <w:numId w:val="183"/>
        </w:numPr>
        <w:spacing w:before="240" w:after="240"/>
      </w:pPr>
      <w:r w:rsidRPr="7A36CC13">
        <w:rPr>
          <w:b/>
          <w:bCs/>
        </w:rPr>
        <w:t>Collective Ownership</w:t>
      </w:r>
      <w:r>
        <w:t>: Everyone is responsible for code quality, deployment, and uptime.</w:t>
      </w:r>
    </w:p>
    <w:p w14:paraId="5E3143EA" w14:textId="2A4B7F8C" w:rsidR="21214A37" w:rsidRDefault="2373389E" w:rsidP="2373389E">
      <w:pPr>
        <w:pStyle w:val="Heading3"/>
        <w:spacing w:before="281" w:after="281"/>
      </w:pPr>
      <w:r w:rsidRPr="2373389E">
        <w:rPr>
          <w:b/>
          <w:bCs/>
        </w:rPr>
        <w:t>✅ DevOps Tools and Methodologies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293"/>
        <w:gridCol w:w="4087"/>
      </w:tblGrid>
      <w:tr w:rsidR="2373389E" w14:paraId="1E2DA6E7" w14:textId="77777777" w:rsidTr="7A36CC13">
        <w:trPr>
          <w:trHeight w:val="300"/>
        </w:trPr>
        <w:tc>
          <w:tcPr>
            <w:tcW w:w="2293" w:type="dxa"/>
            <w:vAlign w:val="center"/>
          </w:tcPr>
          <w:p w14:paraId="47083F87" w14:textId="7B81E654" w:rsidR="2373389E" w:rsidRDefault="2373389E" w:rsidP="2373389E">
            <w:pPr>
              <w:spacing w:after="0"/>
              <w:jc w:val="center"/>
            </w:pPr>
            <w:r w:rsidRPr="2373389E">
              <w:rPr>
                <w:b/>
                <w:bCs/>
              </w:rPr>
              <w:t>Area</w:t>
            </w:r>
          </w:p>
        </w:tc>
        <w:tc>
          <w:tcPr>
            <w:tcW w:w="4087" w:type="dxa"/>
            <w:vAlign w:val="center"/>
          </w:tcPr>
          <w:p w14:paraId="40D31E55" w14:textId="45BC7B22" w:rsidR="2373389E" w:rsidRDefault="2373389E" w:rsidP="2373389E">
            <w:pPr>
              <w:spacing w:after="0"/>
              <w:jc w:val="center"/>
            </w:pPr>
            <w:r w:rsidRPr="2373389E">
              <w:rPr>
                <w:b/>
                <w:bCs/>
              </w:rPr>
              <w:t>Example Tools</w:t>
            </w:r>
          </w:p>
        </w:tc>
      </w:tr>
      <w:tr w:rsidR="2373389E" w14:paraId="37008D07" w14:textId="77777777" w:rsidTr="7A36CC13">
        <w:trPr>
          <w:trHeight w:val="300"/>
        </w:trPr>
        <w:tc>
          <w:tcPr>
            <w:tcW w:w="2293" w:type="dxa"/>
            <w:vAlign w:val="center"/>
          </w:tcPr>
          <w:p w14:paraId="66F372E5" w14:textId="03A58914" w:rsidR="2373389E" w:rsidRDefault="2373389E" w:rsidP="2373389E">
            <w:pPr>
              <w:spacing w:after="0"/>
            </w:pPr>
            <w:r>
              <w:t>Version Control</w:t>
            </w:r>
          </w:p>
        </w:tc>
        <w:tc>
          <w:tcPr>
            <w:tcW w:w="4087" w:type="dxa"/>
            <w:vAlign w:val="center"/>
          </w:tcPr>
          <w:p w14:paraId="24D6968F" w14:textId="720377C1" w:rsidR="2373389E" w:rsidRDefault="2373389E" w:rsidP="2373389E">
            <w:pPr>
              <w:spacing w:after="0"/>
            </w:pPr>
            <w:r>
              <w:t>Git, GitHub, GitLab</w:t>
            </w:r>
          </w:p>
        </w:tc>
      </w:tr>
      <w:tr w:rsidR="2373389E" w14:paraId="430F5AD4" w14:textId="77777777" w:rsidTr="7A36CC13">
        <w:trPr>
          <w:trHeight w:val="300"/>
        </w:trPr>
        <w:tc>
          <w:tcPr>
            <w:tcW w:w="2293" w:type="dxa"/>
            <w:vAlign w:val="center"/>
          </w:tcPr>
          <w:p w14:paraId="46178F59" w14:textId="7C4767DD" w:rsidR="2373389E" w:rsidRDefault="2373389E" w:rsidP="2373389E">
            <w:pPr>
              <w:spacing w:after="0"/>
            </w:pPr>
            <w:r>
              <w:t>CI/CD Pipelines</w:t>
            </w:r>
          </w:p>
        </w:tc>
        <w:tc>
          <w:tcPr>
            <w:tcW w:w="4087" w:type="dxa"/>
            <w:vAlign w:val="center"/>
          </w:tcPr>
          <w:p w14:paraId="6A500313" w14:textId="61254AB0" w:rsidR="2373389E" w:rsidRDefault="2373389E" w:rsidP="2373389E">
            <w:pPr>
              <w:spacing w:after="0"/>
            </w:pPr>
            <w:r>
              <w:t xml:space="preserve">Jenkins, Travis CI, </w:t>
            </w:r>
            <w:proofErr w:type="spellStart"/>
            <w:r>
              <w:t>CircleCI</w:t>
            </w:r>
            <w:proofErr w:type="spellEnd"/>
            <w:r>
              <w:t>, GitLab CI</w:t>
            </w:r>
          </w:p>
        </w:tc>
      </w:tr>
      <w:tr w:rsidR="2373389E" w14:paraId="747ADC01" w14:textId="77777777" w:rsidTr="7A36CC13">
        <w:trPr>
          <w:trHeight w:val="300"/>
        </w:trPr>
        <w:tc>
          <w:tcPr>
            <w:tcW w:w="2293" w:type="dxa"/>
            <w:vAlign w:val="center"/>
          </w:tcPr>
          <w:p w14:paraId="77D668EB" w14:textId="69B9FD69" w:rsidR="2373389E" w:rsidRDefault="2373389E" w:rsidP="2373389E">
            <w:pPr>
              <w:spacing w:after="0"/>
            </w:pPr>
            <w:r>
              <w:t xml:space="preserve">Configuration </w:t>
            </w:r>
            <w:proofErr w:type="spellStart"/>
            <w:r>
              <w:t>Mgmt</w:t>
            </w:r>
            <w:proofErr w:type="spellEnd"/>
          </w:p>
        </w:tc>
        <w:tc>
          <w:tcPr>
            <w:tcW w:w="4087" w:type="dxa"/>
            <w:vAlign w:val="center"/>
          </w:tcPr>
          <w:p w14:paraId="32F16311" w14:textId="09F7E150" w:rsidR="2373389E" w:rsidRDefault="2373389E" w:rsidP="2373389E">
            <w:pPr>
              <w:spacing w:after="0"/>
            </w:pPr>
            <w:r>
              <w:t>Ansible, Puppet, Chef</w:t>
            </w:r>
          </w:p>
        </w:tc>
      </w:tr>
      <w:tr w:rsidR="2373389E" w14:paraId="14754E46" w14:textId="77777777" w:rsidTr="7A36CC13">
        <w:trPr>
          <w:trHeight w:val="300"/>
        </w:trPr>
        <w:tc>
          <w:tcPr>
            <w:tcW w:w="2293" w:type="dxa"/>
            <w:vAlign w:val="center"/>
          </w:tcPr>
          <w:p w14:paraId="22C576BE" w14:textId="05F25AF8" w:rsidR="2373389E" w:rsidRDefault="2373389E" w:rsidP="2373389E">
            <w:pPr>
              <w:spacing w:after="0"/>
            </w:pPr>
            <w:r>
              <w:t>Containerization</w:t>
            </w:r>
          </w:p>
        </w:tc>
        <w:tc>
          <w:tcPr>
            <w:tcW w:w="4087" w:type="dxa"/>
            <w:vAlign w:val="center"/>
          </w:tcPr>
          <w:p w14:paraId="7D7D3FA9" w14:textId="09790F66" w:rsidR="2373389E" w:rsidRDefault="2373389E" w:rsidP="2373389E">
            <w:pPr>
              <w:spacing w:after="0"/>
            </w:pPr>
            <w:r>
              <w:t>Docker</w:t>
            </w:r>
          </w:p>
        </w:tc>
      </w:tr>
      <w:tr w:rsidR="2373389E" w14:paraId="5A9EF875" w14:textId="77777777" w:rsidTr="7A36CC13">
        <w:trPr>
          <w:trHeight w:val="300"/>
        </w:trPr>
        <w:tc>
          <w:tcPr>
            <w:tcW w:w="2293" w:type="dxa"/>
            <w:vAlign w:val="center"/>
          </w:tcPr>
          <w:p w14:paraId="59C671FE" w14:textId="38FCE5DA" w:rsidR="2373389E" w:rsidRDefault="2373389E" w:rsidP="2373389E">
            <w:pPr>
              <w:spacing w:after="0"/>
            </w:pPr>
            <w:r>
              <w:t>Orchestration</w:t>
            </w:r>
          </w:p>
        </w:tc>
        <w:tc>
          <w:tcPr>
            <w:tcW w:w="4087" w:type="dxa"/>
            <w:vAlign w:val="center"/>
          </w:tcPr>
          <w:p w14:paraId="69503740" w14:textId="00CE51B9" w:rsidR="2373389E" w:rsidRDefault="2373389E" w:rsidP="2373389E">
            <w:pPr>
              <w:spacing w:after="0"/>
            </w:pPr>
            <w:r>
              <w:t>Kubernetes, OpenShift</w:t>
            </w:r>
          </w:p>
        </w:tc>
      </w:tr>
      <w:tr w:rsidR="2373389E" w14:paraId="6A223349" w14:textId="77777777" w:rsidTr="7A36CC13">
        <w:trPr>
          <w:trHeight w:val="300"/>
        </w:trPr>
        <w:tc>
          <w:tcPr>
            <w:tcW w:w="2293" w:type="dxa"/>
            <w:vAlign w:val="center"/>
          </w:tcPr>
          <w:p w14:paraId="14CA90EB" w14:textId="6F89DDC0" w:rsidR="2373389E" w:rsidRDefault="2373389E" w:rsidP="2373389E">
            <w:pPr>
              <w:spacing w:after="0"/>
            </w:pPr>
            <w:r>
              <w:t>Monitoring</w:t>
            </w:r>
          </w:p>
        </w:tc>
        <w:tc>
          <w:tcPr>
            <w:tcW w:w="4087" w:type="dxa"/>
            <w:vAlign w:val="center"/>
          </w:tcPr>
          <w:p w14:paraId="5AA724E9" w14:textId="47AC2F6B" w:rsidR="2373389E" w:rsidRDefault="2373389E" w:rsidP="2373389E">
            <w:pPr>
              <w:spacing w:after="0"/>
            </w:pPr>
            <w:r>
              <w:t>Prometheus, Grafana, ELK Stack</w:t>
            </w:r>
          </w:p>
        </w:tc>
      </w:tr>
      <w:tr w:rsidR="2373389E" w14:paraId="3D172D25" w14:textId="77777777" w:rsidTr="7A36CC13">
        <w:trPr>
          <w:trHeight w:val="300"/>
        </w:trPr>
        <w:tc>
          <w:tcPr>
            <w:tcW w:w="2293" w:type="dxa"/>
            <w:vAlign w:val="center"/>
          </w:tcPr>
          <w:p w14:paraId="6304C445" w14:textId="51F8CA82" w:rsidR="2373389E" w:rsidRDefault="2373389E" w:rsidP="2373389E">
            <w:pPr>
              <w:spacing w:after="0"/>
            </w:pPr>
            <w:r>
              <w:t>Collaboration</w:t>
            </w:r>
          </w:p>
        </w:tc>
        <w:tc>
          <w:tcPr>
            <w:tcW w:w="4087" w:type="dxa"/>
            <w:vAlign w:val="center"/>
          </w:tcPr>
          <w:p w14:paraId="11C75FAF" w14:textId="3CEF54C3" w:rsidR="2373389E" w:rsidRDefault="2373389E" w:rsidP="2373389E">
            <w:pPr>
              <w:spacing w:after="0"/>
            </w:pPr>
            <w:r>
              <w:t>Slack, Microsoft Teams, Jira</w:t>
            </w:r>
          </w:p>
        </w:tc>
      </w:tr>
    </w:tbl>
    <w:p w14:paraId="7E38BC71" w14:textId="0979E898" w:rsidR="21214A37" w:rsidRDefault="21214A37" w:rsidP="2373389E"/>
    <w:p w14:paraId="26FC79E3" w14:textId="0B63FD94" w:rsidR="21214A37" w:rsidRDefault="2373389E" w:rsidP="2373389E">
      <w:pPr>
        <w:pStyle w:val="Heading3"/>
        <w:spacing w:before="281" w:after="281"/>
      </w:pPr>
      <w:r w:rsidRPr="2373389E">
        <w:rPr>
          <w:b/>
          <w:bCs/>
        </w:rPr>
        <w:lastRenderedPageBreak/>
        <w:t>✅ Benefits of DevOps</w:t>
      </w:r>
    </w:p>
    <w:p w14:paraId="066370EC" w14:textId="4EC95566" w:rsidR="21214A37" w:rsidRDefault="2373389E" w:rsidP="2373389E">
      <w:pPr>
        <w:pStyle w:val="ListParagraph"/>
        <w:numPr>
          <w:ilvl w:val="0"/>
          <w:numId w:val="182"/>
        </w:numPr>
        <w:spacing w:before="240" w:after="240"/>
      </w:pPr>
      <w:r w:rsidRPr="2373389E">
        <w:t>Faster and more reliable software delivery</w:t>
      </w:r>
    </w:p>
    <w:p w14:paraId="60FFD7EE" w14:textId="26D39B2B" w:rsidR="21214A37" w:rsidRDefault="2373389E" w:rsidP="2373389E">
      <w:pPr>
        <w:pStyle w:val="ListParagraph"/>
        <w:numPr>
          <w:ilvl w:val="0"/>
          <w:numId w:val="182"/>
        </w:numPr>
        <w:spacing w:before="240" w:after="240"/>
      </w:pPr>
      <w:r w:rsidRPr="2373389E">
        <w:t>Reduced time to recover from failures</w:t>
      </w:r>
    </w:p>
    <w:p w14:paraId="4EF3AF43" w14:textId="13DC0298" w:rsidR="21214A37" w:rsidRDefault="2373389E" w:rsidP="2373389E">
      <w:pPr>
        <w:pStyle w:val="ListParagraph"/>
        <w:numPr>
          <w:ilvl w:val="0"/>
          <w:numId w:val="182"/>
        </w:numPr>
        <w:spacing w:before="240" w:after="240"/>
      </w:pPr>
      <w:r w:rsidRPr="2373389E">
        <w:t>Higher deployment frequency</w:t>
      </w:r>
    </w:p>
    <w:p w14:paraId="7761F58A" w14:textId="3D96B7EE" w:rsidR="21214A37" w:rsidRDefault="2373389E" w:rsidP="2373389E">
      <w:pPr>
        <w:pStyle w:val="ListParagraph"/>
        <w:numPr>
          <w:ilvl w:val="0"/>
          <w:numId w:val="182"/>
        </w:numPr>
        <w:spacing w:before="240" w:after="240"/>
      </w:pPr>
      <w:r w:rsidRPr="2373389E">
        <w:t>Better product quality and customer satisfaction</w:t>
      </w:r>
    </w:p>
    <w:p w14:paraId="260BD0B2" w14:textId="21C2C12F" w:rsidR="21214A37" w:rsidRDefault="2373389E" w:rsidP="2373389E">
      <w:pPr>
        <w:pStyle w:val="ListParagraph"/>
        <w:numPr>
          <w:ilvl w:val="0"/>
          <w:numId w:val="182"/>
        </w:numPr>
        <w:spacing w:before="240" w:after="240"/>
      </w:pPr>
      <w:r w:rsidRPr="2373389E">
        <w:t>Enhanced team morale and productivity</w:t>
      </w:r>
    </w:p>
    <w:p w14:paraId="1C6969D9" w14:textId="1EFBE847" w:rsidR="21214A37" w:rsidRDefault="21214A37" w:rsidP="2373389E"/>
    <w:p w14:paraId="476B9BF0" w14:textId="790B8909" w:rsidR="21214A37" w:rsidRDefault="2373389E" w:rsidP="2373389E">
      <w:pPr>
        <w:pStyle w:val="Heading3"/>
        <w:spacing w:before="281" w:after="281"/>
      </w:pPr>
      <w:r w:rsidRPr="2373389E">
        <w:rPr>
          <w:b/>
          <w:bCs/>
        </w:rPr>
        <w:t>✅ Conclusion</w:t>
      </w:r>
    </w:p>
    <w:p w14:paraId="482F07D3" w14:textId="7A4D8169" w:rsidR="21214A37" w:rsidRDefault="2373389E" w:rsidP="2373389E">
      <w:pPr>
        <w:spacing w:before="240" w:after="240"/>
      </w:pPr>
      <w:r w:rsidRPr="2373389E">
        <w:t xml:space="preserve">DevOps promotes a </w:t>
      </w:r>
      <w:r w:rsidRPr="2373389E">
        <w:rPr>
          <w:b/>
          <w:bCs/>
        </w:rPr>
        <w:t>culture of shared responsibility, automation, and continuous improvement</w:t>
      </w:r>
      <w:r w:rsidRPr="2373389E">
        <w:t>, enabling organizations to build, test, and deploy software faster and more reliably. By integrating people, processes, and tools, DevOps transforms IT operations into a strategic enabler of business success.</w:t>
      </w:r>
    </w:p>
    <w:p w14:paraId="348AD347" w14:textId="1284179B" w:rsidR="21214A37" w:rsidRDefault="21214A37" w:rsidP="21214A37">
      <w:pPr>
        <w:pStyle w:val="NormalWeb"/>
        <w:ind w:left="720"/>
        <w:rPr>
          <w:rStyle w:val="Strong"/>
          <w:rFonts w:eastAsiaTheme="majorEastAsia"/>
          <w:b w:val="0"/>
          <w:bCs w:val="0"/>
          <w:color w:val="FF0000"/>
        </w:rPr>
      </w:pPr>
    </w:p>
    <w:p w14:paraId="6FC74B96" w14:textId="22122837" w:rsidR="00D7447F" w:rsidRPr="00870497" w:rsidRDefault="00D7447F" w:rsidP="002E5D0A">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t xml:space="preserve">Outline a troubleshooting methodology for identifying and resolving common IT issues. Include steps such as problem identification, root cause analysis, and resolution verification. </w:t>
      </w:r>
    </w:p>
    <w:p w14:paraId="1261AA8C" w14:textId="511E2274" w:rsidR="21214A37" w:rsidRDefault="7A36CC13" w:rsidP="171434C2">
      <w:pPr>
        <w:pStyle w:val="Heading3"/>
        <w:spacing w:before="281" w:after="281"/>
      </w:pPr>
      <w:r w:rsidRPr="7A36CC13">
        <w:rPr>
          <w:b/>
          <w:bCs/>
        </w:rPr>
        <w:t xml:space="preserve"> Troubleshooting Methodology for Identifying and Resolving Common IT Issues</w:t>
      </w:r>
    </w:p>
    <w:p w14:paraId="21D1E69D" w14:textId="7390FD56" w:rsidR="21214A37" w:rsidRDefault="21214A37" w:rsidP="171434C2"/>
    <w:p w14:paraId="4E33C2DD" w14:textId="5810D386" w:rsidR="21214A37" w:rsidRDefault="171434C2" w:rsidP="171434C2">
      <w:pPr>
        <w:spacing w:before="240" w:after="240"/>
      </w:pPr>
      <w:r w:rsidRPr="171434C2">
        <w:t>A systematic troubleshooting approach helps efficiently identify, diagnose, and fix IT problems. The key steps are:</w:t>
      </w:r>
    </w:p>
    <w:p w14:paraId="4E757CAB" w14:textId="146A6298" w:rsidR="21214A37" w:rsidRDefault="21214A37" w:rsidP="171434C2"/>
    <w:p w14:paraId="446BBBCE" w14:textId="3CCD28A8" w:rsidR="21214A37" w:rsidRDefault="171434C2" w:rsidP="171434C2">
      <w:pPr>
        <w:pStyle w:val="Heading3"/>
        <w:spacing w:before="281" w:after="281"/>
      </w:pPr>
      <w:r w:rsidRPr="171434C2">
        <w:rPr>
          <w:b/>
          <w:bCs/>
        </w:rPr>
        <w:t>Step 1: Problem Identification</w:t>
      </w:r>
    </w:p>
    <w:p w14:paraId="01FEA69A" w14:textId="5F98C337" w:rsidR="21214A37" w:rsidRDefault="171434C2" w:rsidP="171434C2">
      <w:pPr>
        <w:pStyle w:val="ListParagraph"/>
        <w:numPr>
          <w:ilvl w:val="0"/>
          <w:numId w:val="181"/>
        </w:numPr>
        <w:spacing w:before="240" w:after="240"/>
      </w:pPr>
      <w:r w:rsidRPr="171434C2">
        <w:rPr>
          <w:b/>
          <w:bCs/>
        </w:rPr>
        <w:t>Gather Information:</w:t>
      </w:r>
      <w:r w:rsidRPr="171434C2">
        <w:t xml:space="preserve"> Understand the symptoms, scope, and impact of the issue.</w:t>
      </w:r>
    </w:p>
    <w:p w14:paraId="3CCA8913" w14:textId="5EA1251E" w:rsidR="21214A37" w:rsidRDefault="171434C2" w:rsidP="171434C2">
      <w:pPr>
        <w:pStyle w:val="ListParagraph"/>
        <w:numPr>
          <w:ilvl w:val="0"/>
          <w:numId w:val="181"/>
        </w:numPr>
        <w:spacing w:before="240" w:after="240"/>
      </w:pPr>
      <w:r w:rsidRPr="171434C2">
        <w:rPr>
          <w:b/>
          <w:bCs/>
        </w:rPr>
        <w:t>Ask Questions:</w:t>
      </w:r>
      <w:r w:rsidRPr="171434C2">
        <w:t xml:space="preserve"> Who is affected? When did it start? What changed recently?</w:t>
      </w:r>
    </w:p>
    <w:p w14:paraId="6A98AAF6" w14:textId="73F0B9B6" w:rsidR="21214A37" w:rsidRDefault="171434C2" w:rsidP="171434C2">
      <w:pPr>
        <w:pStyle w:val="ListParagraph"/>
        <w:numPr>
          <w:ilvl w:val="0"/>
          <w:numId w:val="181"/>
        </w:numPr>
        <w:spacing w:before="240" w:after="240"/>
      </w:pPr>
      <w:r w:rsidRPr="171434C2">
        <w:rPr>
          <w:b/>
          <w:bCs/>
        </w:rPr>
        <w:t>Reproduce the Issue:</w:t>
      </w:r>
      <w:r w:rsidRPr="171434C2">
        <w:t xml:space="preserve"> Try to recreate the problem if possible.</w:t>
      </w:r>
    </w:p>
    <w:p w14:paraId="64BF8DDE" w14:textId="472A7866" w:rsidR="21214A37" w:rsidRDefault="21214A37" w:rsidP="171434C2"/>
    <w:p w14:paraId="1F830CE7" w14:textId="7645FB72" w:rsidR="21214A37" w:rsidRDefault="171434C2" w:rsidP="171434C2">
      <w:pPr>
        <w:pStyle w:val="Heading3"/>
        <w:spacing w:before="281" w:after="281"/>
      </w:pPr>
      <w:r w:rsidRPr="171434C2">
        <w:rPr>
          <w:b/>
          <w:bCs/>
        </w:rPr>
        <w:t>Step 2: Establish a Theory of Probable Cause</w:t>
      </w:r>
    </w:p>
    <w:p w14:paraId="31E5B561" w14:textId="77F8FFFB" w:rsidR="21214A37" w:rsidRDefault="171434C2" w:rsidP="171434C2">
      <w:pPr>
        <w:pStyle w:val="ListParagraph"/>
        <w:numPr>
          <w:ilvl w:val="0"/>
          <w:numId w:val="180"/>
        </w:numPr>
        <w:spacing w:before="240" w:after="240"/>
      </w:pPr>
      <w:r w:rsidRPr="171434C2">
        <w:t>Use knowledge, documentation, and logs to hypothesize possible causes.</w:t>
      </w:r>
    </w:p>
    <w:p w14:paraId="5F5D1EB0" w14:textId="2BBB3B88" w:rsidR="21214A37" w:rsidRDefault="171434C2" w:rsidP="171434C2">
      <w:pPr>
        <w:pStyle w:val="ListParagraph"/>
        <w:numPr>
          <w:ilvl w:val="0"/>
          <w:numId w:val="180"/>
        </w:numPr>
        <w:spacing w:before="240" w:after="240"/>
      </w:pPr>
      <w:r w:rsidRPr="171434C2">
        <w:lastRenderedPageBreak/>
        <w:t>Prioritize the most likely causes based on symptoms and environment.</w:t>
      </w:r>
    </w:p>
    <w:p w14:paraId="34555734" w14:textId="5A50E47C" w:rsidR="21214A37" w:rsidRDefault="21214A37" w:rsidP="171434C2"/>
    <w:p w14:paraId="25E5D413" w14:textId="01E00FDD" w:rsidR="21214A37" w:rsidRDefault="171434C2" w:rsidP="171434C2">
      <w:pPr>
        <w:pStyle w:val="Heading3"/>
        <w:spacing w:before="281" w:after="281"/>
      </w:pPr>
      <w:r w:rsidRPr="171434C2">
        <w:rPr>
          <w:b/>
          <w:bCs/>
        </w:rPr>
        <w:t>Step 3: Test the Theory</w:t>
      </w:r>
    </w:p>
    <w:p w14:paraId="719C974E" w14:textId="7DBDE3B0" w:rsidR="21214A37" w:rsidRDefault="171434C2" w:rsidP="171434C2">
      <w:pPr>
        <w:pStyle w:val="ListParagraph"/>
        <w:numPr>
          <w:ilvl w:val="0"/>
          <w:numId w:val="179"/>
        </w:numPr>
        <w:spacing w:before="240" w:after="240"/>
      </w:pPr>
      <w:r w:rsidRPr="171434C2">
        <w:t>Test the most probable cause with targeted checks or experiments.</w:t>
      </w:r>
    </w:p>
    <w:p w14:paraId="083AF0D1" w14:textId="6DB5E548" w:rsidR="21214A37" w:rsidRDefault="171434C2" w:rsidP="171434C2">
      <w:pPr>
        <w:pStyle w:val="ListParagraph"/>
        <w:numPr>
          <w:ilvl w:val="0"/>
          <w:numId w:val="179"/>
        </w:numPr>
        <w:spacing w:before="240" w:after="240"/>
      </w:pPr>
      <w:r w:rsidRPr="171434C2">
        <w:t>If the theory is confirmed, proceed to resolve; if not, revise the theory and test others.</w:t>
      </w:r>
    </w:p>
    <w:p w14:paraId="4DCEC107" w14:textId="56DD3D04" w:rsidR="21214A37" w:rsidRDefault="21214A37" w:rsidP="171434C2"/>
    <w:p w14:paraId="1D5B6FE9" w14:textId="5CEE5198" w:rsidR="21214A37" w:rsidRDefault="171434C2" w:rsidP="171434C2">
      <w:pPr>
        <w:pStyle w:val="Heading3"/>
        <w:spacing w:before="281" w:after="281"/>
      </w:pPr>
      <w:r w:rsidRPr="171434C2">
        <w:rPr>
          <w:b/>
          <w:bCs/>
        </w:rPr>
        <w:t>Step 4: Establish a Plan of Action</w:t>
      </w:r>
    </w:p>
    <w:p w14:paraId="5C91E1EE" w14:textId="718565F5" w:rsidR="21214A37" w:rsidRDefault="171434C2" w:rsidP="171434C2">
      <w:pPr>
        <w:pStyle w:val="ListParagraph"/>
        <w:numPr>
          <w:ilvl w:val="0"/>
          <w:numId w:val="178"/>
        </w:numPr>
        <w:spacing w:before="240" w:after="240"/>
      </w:pPr>
      <w:r w:rsidRPr="171434C2">
        <w:t>Plan how to fix the identified cause safely.</w:t>
      </w:r>
    </w:p>
    <w:p w14:paraId="51F5AF39" w14:textId="1F68429B" w:rsidR="21214A37" w:rsidRDefault="171434C2" w:rsidP="171434C2">
      <w:pPr>
        <w:pStyle w:val="ListParagraph"/>
        <w:numPr>
          <w:ilvl w:val="0"/>
          <w:numId w:val="178"/>
        </w:numPr>
        <w:spacing w:before="240" w:after="240"/>
      </w:pPr>
      <w:r w:rsidRPr="171434C2">
        <w:t>Consider impact on users and systems.</w:t>
      </w:r>
    </w:p>
    <w:p w14:paraId="39076205" w14:textId="5F833810" w:rsidR="21214A37" w:rsidRDefault="171434C2" w:rsidP="171434C2">
      <w:pPr>
        <w:pStyle w:val="ListParagraph"/>
        <w:numPr>
          <w:ilvl w:val="0"/>
          <w:numId w:val="178"/>
        </w:numPr>
        <w:spacing w:before="240" w:after="240"/>
      </w:pPr>
      <w:r w:rsidRPr="171434C2">
        <w:t>Communicate plan to stakeholders if needed.</w:t>
      </w:r>
    </w:p>
    <w:p w14:paraId="1FDD4D82" w14:textId="6E89858A" w:rsidR="21214A37" w:rsidRDefault="21214A37" w:rsidP="171434C2"/>
    <w:p w14:paraId="58211901" w14:textId="2DD54673" w:rsidR="21214A37" w:rsidRDefault="171434C2" w:rsidP="171434C2">
      <w:pPr>
        <w:pStyle w:val="Heading3"/>
        <w:spacing w:before="281" w:after="281"/>
      </w:pPr>
      <w:r w:rsidRPr="171434C2">
        <w:rPr>
          <w:b/>
          <w:bCs/>
        </w:rPr>
        <w:t>Step 5: Implement the Solution</w:t>
      </w:r>
    </w:p>
    <w:p w14:paraId="1EA54F0B" w14:textId="7256FE89" w:rsidR="21214A37" w:rsidRDefault="171434C2" w:rsidP="171434C2">
      <w:pPr>
        <w:pStyle w:val="ListParagraph"/>
        <w:numPr>
          <w:ilvl w:val="0"/>
          <w:numId w:val="177"/>
        </w:numPr>
        <w:spacing w:before="240" w:after="240"/>
      </w:pPr>
      <w:r w:rsidRPr="171434C2">
        <w:t>Apply the fix according to the plan.</w:t>
      </w:r>
    </w:p>
    <w:p w14:paraId="100846B9" w14:textId="73AA83B5" w:rsidR="21214A37" w:rsidRDefault="171434C2" w:rsidP="171434C2">
      <w:pPr>
        <w:pStyle w:val="ListParagraph"/>
        <w:numPr>
          <w:ilvl w:val="0"/>
          <w:numId w:val="177"/>
        </w:numPr>
        <w:spacing w:before="240" w:after="240"/>
      </w:pPr>
      <w:r w:rsidRPr="171434C2">
        <w:t>Follow change management and backup procedures as applicable.</w:t>
      </w:r>
    </w:p>
    <w:p w14:paraId="2265E888" w14:textId="262E7CEA" w:rsidR="21214A37" w:rsidRDefault="21214A37" w:rsidP="171434C2"/>
    <w:p w14:paraId="4BCAE51F" w14:textId="2B9CCEBE" w:rsidR="21214A37" w:rsidRDefault="171434C2" w:rsidP="171434C2">
      <w:pPr>
        <w:pStyle w:val="Heading3"/>
        <w:spacing w:before="281" w:after="281"/>
      </w:pPr>
      <w:r w:rsidRPr="171434C2">
        <w:rPr>
          <w:b/>
          <w:bCs/>
        </w:rPr>
        <w:t>Step 6: Verify Full System Functionality</w:t>
      </w:r>
    </w:p>
    <w:p w14:paraId="4B2E3FA9" w14:textId="2DDAA233" w:rsidR="21214A37" w:rsidRDefault="171434C2" w:rsidP="171434C2">
      <w:pPr>
        <w:pStyle w:val="ListParagraph"/>
        <w:numPr>
          <w:ilvl w:val="0"/>
          <w:numId w:val="176"/>
        </w:numPr>
        <w:spacing w:before="240" w:after="240"/>
      </w:pPr>
      <w:r w:rsidRPr="171434C2">
        <w:t>Confirm the issue is resolved.</w:t>
      </w:r>
    </w:p>
    <w:p w14:paraId="06C33D64" w14:textId="0643B33A" w:rsidR="21214A37" w:rsidRDefault="171434C2" w:rsidP="171434C2">
      <w:pPr>
        <w:pStyle w:val="ListParagraph"/>
        <w:numPr>
          <w:ilvl w:val="0"/>
          <w:numId w:val="176"/>
        </w:numPr>
        <w:spacing w:before="240" w:after="240"/>
      </w:pPr>
      <w:r w:rsidRPr="171434C2">
        <w:t>Test affected systems thoroughly.</w:t>
      </w:r>
    </w:p>
    <w:p w14:paraId="22725444" w14:textId="0C5D3092" w:rsidR="21214A37" w:rsidRDefault="171434C2" w:rsidP="171434C2">
      <w:pPr>
        <w:pStyle w:val="ListParagraph"/>
        <w:numPr>
          <w:ilvl w:val="0"/>
          <w:numId w:val="176"/>
        </w:numPr>
        <w:spacing w:before="240" w:after="240"/>
      </w:pPr>
      <w:r w:rsidRPr="171434C2">
        <w:t>Ensure no new problems have been introduced.</w:t>
      </w:r>
    </w:p>
    <w:p w14:paraId="444D5AE4" w14:textId="5A1BDA6B" w:rsidR="21214A37" w:rsidRDefault="21214A37" w:rsidP="171434C2"/>
    <w:p w14:paraId="2A48814A" w14:textId="48EDE8A2" w:rsidR="21214A37" w:rsidRDefault="171434C2" w:rsidP="171434C2">
      <w:pPr>
        <w:pStyle w:val="Heading3"/>
        <w:spacing w:before="281" w:after="281"/>
      </w:pPr>
      <w:r w:rsidRPr="171434C2">
        <w:rPr>
          <w:b/>
          <w:bCs/>
        </w:rPr>
        <w:t>Step 7: Document the Incident</w:t>
      </w:r>
    </w:p>
    <w:p w14:paraId="23E3AA59" w14:textId="55FAAAD4" w:rsidR="21214A37" w:rsidRDefault="171434C2" w:rsidP="171434C2">
      <w:pPr>
        <w:pStyle w:val="ListParagraph"/>
        <w:numPr>
          <w:ilvl w:val="0"/>
          <w:numId w:val="175"/>
        </w:numPr>
        <w:spacing w:before="240" w:after="240"/>
      </w:pPr>
      <w:r w:rsidRPr="171434C2">
        <w:t>Record the problem, cause, resolution, and any lessons learned.</w:t>
      </w:r>
    </w:p>
    <w:p w14:paraId="5301A6FE" w14:textId="732653FB" w:rsidR="21214A37" w:rsidRDefault="171434C2" w:rsidP="171434C2">
      <w:pPr>
        <w:pStyle w:val="ListParagraph"/>
        <w:numPr>
          <w:ilvl w:val="0"/>
          <w:numId w:val="175"/>
        </w:numPr>
        <w:spacing w:before="240" w:after="240"/>
      </w:pPr>
      <w:r w:rsidRPr="171434C2">
        <w:t>Update knowledge bases or support documentation.</w:t>
      </w:r>
    </w:p>
    <w:p w14:paraId="2EDF8493" w14:textId="0568696B" w:rsidR="21214A37" w:rsidRDefault="21214A37" w:rsidP="171434C2"/>
    <w:p w14:paraId="7A6507CD" w14:textId="14E8AAF1" w:rsidR="21214A37" w:rsidRDefault="171434C2" w:rsidP="171434C2">
      <w:pPr>
        <w:pStyle w:val="Heading3"/>
        <w:spacing w:before="281" w:after="281"/>
      </w:pPr>
      <w:r w:rsidRPr="171434C2">
        <w:rPr>
          <w:b/>
          <w:bCs/>
        </w:rPr>
        <w:lastRenderedPageBreak/>
        <w:t>Summary Table</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667"/>
        <w:gridCol w:w="2466"/>
        <w:gridCol w:w="4385"/>
      </w:tblGrid>
      <w:tr w:rsidR="171434C2" w14:paraId="48D7B8BD" w14:textId="77777777" w:rsidTr="7A36CC13">
        <w:trPr>
          <w:trHeight w:val="300"/>
        </w:trPr>
        <w:tc>
          <w:tcPr>
            <w:tcW w:w="1667" w:type="dxa"/>
            <w:vAlign w:val="center"/>
          </w:tcPr>
          <w:p w14:paraId="3F3A1C49" w14:textId="4F7339E8" w:rsidR="171434C2" w:rsidRDefault="171434C2" w:rsidP="171434C2">
            <w:pPr>
              <w:spacing w:after="0"/>
              <w:jc w:val="center"/>
            </w:pPr>
            <w:r w:rsidRPr="171434C2">
              <w:rPr>
                <w:b/>
                <w:bCs/>
              </w:rPr>
              <w:t>Step Number</w:t>
            </w:r>
          </w:p>
        </w:tc>
        <w:tc>
          <w:tcPr>
            <w:tcW w:w="2466" w:type="dxa"/>
            <w:vAlign w:val="center"/>
          </w:tcPr>
          <w:p w14:paraId="14815261" w14:textId="5C6F5CC2" w:rsidR="171434C2" w:rsidRDefault="171434C2" w:rsidP="171434C2">
            <w:pPr>
              <w:spacing w:after="0"/>
              <w:jc w:val="center"/>
            </w:pPr>
            <w:r w:rsidRPr="171434C2">
              <w:rPr>
                <w:b/>
                <w:bCs/>
              </w:rPr>
              <w:t>Step Name</w:t>
            </w:r>
          </w:p>
        </w:tc>
        <w:tc>
          <w:tcPr>
            <w:tcW w:w="4385" w:type="dxa"/>
            <w:vAlign w:val="center"/>
          </w:tcPr>
          <w:p w14:paraId="0147372A" w14:textId="083F3F80" w:rsidR="171434C2" w:rsidRDefault="171434C2" w:rsidP="171434C2">
            <w:pPr>
              <w:spacing w:after="0"/>
              <w:jc w:val="center"/>
            </w:pPr>
            <w:r w:rsidRPr="171434C2">
              <w:rPr>
                <w:b/>
                <w:bCs/>
              </w:rPr>
              <w:t>Key Actions</w:t>
            </w:r>
          </w:p>
        </w:tc>
      </w:tr>
      <w:tr w:rsidR="171434C2" w14:paraId="4388F5B7" w14:textId="77777777" w:rsidTr="7A36CC13">
        <w:trPr>
          <w:trHeight w:val="300"/>
        </w:trPr>
        <w:tc>
          <w:tcPr>
            <w:tcW w:w="1667" w:type="dxa"/>
            <w:vAlign w:val="center"/>
          </w:tcPr>
          <w:p w14:paraId="0844CFB6" w14:textId="68C6B9CF" w:rsidR="171434C2" w:rsidRDefault="171434C2" w:rsidP="171434C2">
            <w:pPr>
              <w:spacing w:after="0"/>
            </w:pPr>
            <w:r>
              <w:t>1</w:t>
            </w:r>
          </w:p>
        </w:tc>
        <w:tc>
          <w:tcPr>
            <w:tcW w:w="2466" w:type="dxa"/>
            <w:vAlign w:val="center"/>
          </w:tcPr>
          <w:p w14:paraId="7313E02C" w14:textId="16588350" w:rsidR="171434C2" w:rsidRDefault="171434C2" w:rsidP="171434C2">
            <w:pPr>
              <w:spacing w:after="0"/>
            </w:pPr>
            <w:r>
              <w:t>Problem Identification</w:t>
            </w:r>
          </w:p>
        </w:tc>
        <w:tc>
          <w:tcPr>
            <w:tcW w:w="4385" w:type="dxa"/>
            <w:vAlign w:val="center"/>
          </w:tcPr>
          <w:p w14:paraId="63843BEE" w14:textId="4EBE2EE2" w:rsidR="171434C2" w:rsidRDefault="171434C2" w:rsidP="171434C2">
            <w:pPr>
              <w:spacing w:after="0"/>
            </w:pPr>
            <w:r>
              <w:t>Collect info, reproduce problem</w:t>
            </w:r>
          </w:p>
        </w:tc>
      </w:tr>
      <w:tr w:rsidR="171434C2" w14:paraId="68CBF937" w14:textId="77777777" w:rsidTr="7A36CC13">
        <w:trPr>
          <w:trHeight w:val="300"/>
        </w:trPr>
        <w:tc>
          <w:tcPr>
            <w:tcW w:w="1667" w:type="dxa"/>
            <w:vAlign w:val="center"/>
          </w:tcPr>
          <w:p w14:paraId="094951CE" w14:textId="1CE6A8BF" w:rsidR="171434C2" w:rsidRDefault="171434C2" w:rsidP="171434C2">
            <w:pPr>
              <w:spacing w:after="0"/>
            </w:pPr>
            <w:r>
              <w:t>2</w:t>
            </w:r>
          </w:p>
        </w:tc>
        <w:tc>
          <w:tcPr>
            <w:tcW w:w="2466" w:type="dxa"/>
            <w:vAlign w:val="center"/>
          </w:tcPr>
          <w:p w14:paraId="6F7B4784" w14:textId="13DF1409" w:rsidR="171434C2" w:rsidRDefault="171434C2" w:rsidP="171434C2">
            <w:pPr>
              <w:spacing w:after="0"/>
            </w:pPr>
            <w:r>
              <w:t>Theory of Cause</w:t>
            </w:r>
          </w:p>
        </w:tc>
        <w:tc>
          <w:tcPr>
            <w:tcW w:w="4385" w:type="dxa"/>
            <w:vAlign w:val="center"/>
          </w:tcPr>
          <w:p w14:paraId="34A8E7FF" w14:textId="76102693" w:rsidR="171434C2" w:rsidRDefault="171434C2" w:rsidP="171434C2">
            <w:pPr>
              <w:spacing w:after="0"/>
            </w:pPr>
            <w:r>
              <w:t>Analyze symptoms, hypothesize causes</w:t>
            </w:r>
          </w:p>
        </w:tc>
      </w:tr>
      <w:tr w:rsidR="171434C2" w14:paraId="571905F9" w14:textId="77777777" w:rsidTr="7A36CC13">
        <w:trPr>
          <w:trHeight w:val="300"/>
        </w:trPr>
        <w:tc>
          <w:tcPr>
            <w:tcW w:w="1667" w:type="dxa"/>
            <w:vAlign w:val="center"/>
          </w:tcPr>
          <w:p w14:paraId="2803AAAB" w14:textId="4C43518B" w:rsidR="171434C2" w:rsidRDefault="171434C2" w:rsidP="171434C2">
            <w:pPr>
              <w:spacing w:after="0"/>
            </w:pPr>
            <w:r>
              <w:t>3</w:t>
            </w:r>
          </w:p>
        </w:tc>
        <w:tc>
          <w:tcPr>
            <w:tcW w:w="2466" w:type="dxa"/>
            <w:vAlign w:val="center"/>
          </w:tcPr>
          <w:p w14:paraId="4AEFC1A4" w14:textId="084ECCAA" w:rsidR="171434C2" w:rsidRDefault="171434C2" w:rsidP="171434C2">
            <w:pPr>
              <w:spacing w:after="0"/>
            </w:pPr>
            <w:r>
              <w:t>Test Theory</w:t>
            </w:r>
          </w:p>
        </w:tc>
        <w:tc>
          <w:tcPr>
            <w:tcW w:w="4385" w:type="dxa"/>
            <w:vAlign w:val="center"/>
          </w:tcPr>
          <w:p w14:paraId="646E9BFA" w14:textId="28AF4181" w:rsidR="171434C2" w:rsidRDefault="171434C2" w:rsidP="171434C2">
            <w:pPr>
              <w:spacing w:after="0"/>
            </w:pPr>
            <w:r>
              <w:t>Verify or disprove theories</w:t>
            </w:r>
          </w:p>
        </w:tc>
      </w:tr>
      <w:tr w:rsidR="171434C2" w14:paraId="74FE1C96" w14:textId="77777777" w:rsidTr="7A36CC13">
        <w:trPr>
          <w:trHeight w:val="300"/>
        </w:trPr>
        <w:tc>
          <w:tcPr>
            <w:tcW w:w="1667" w:type="dxa"/>
            <w:vAlign w:val="center"/>
          </w:tcPr>
          <w:p w14:paraId="308C1A2C" w14:textId="709F8663" w:rsidR="171434C2" w:rsidRDefault="171434C2" w:rsidP="171434C2">
            <w:pPr>
              <w:spacing w:after="0"/>
            </w:pPr>
            <w:r>
              <w:t>4</w:t>
            </w:r>
          </w:p>
        </w:tc>
        <w:tc>
          <w:tcPr>
            <w:tcW w:w="2466" w:type="dxa"/>
            <w:vAlign w:val="center"/>
          </w:tcPr>
          <w:p w14:paraId="37CAECFC" w14:textId="5A5DDBB5" w:rsidR="171434C2" w:rsidRDefault="171434C2" w:rsidP="171434C2">
            <w:pPr>
              <w:spacing w:after="0"/>
            </w:pPr>
            <w:r>
              <w:t>Plan of Action</w:t>
            </w:r>
          </w:p>
        </w:tc>
        <w:tc>
          <w:tcPr>
            <w:tcW w:w="4385" w:type="dxa"/>
            <w:vAlign w:val="center"/>
          </w:tcPr>
          <w:p w14:paraId="2E8508E1" w14:textId="68ED662D" w:rsidR="171434C2" w:rsidRDefault="171434C2" w:rsidP="171434C2">
            <w:pPr>
              <w:spacing w:after="0"/>
            </w:pPr>
            <w:r>
              <w:t>Develop fix plan</w:t>
            </w:r>
          </w:p>
        </w:tc>
      </w:tr>
      <w:tr w:rsidR="171434C2" w14:paraId="136A2861" w14:textId="77777777" w:rsidTr="7A36CC13">
        <w:trPr>
          <w:trHeight w:val="300"/>
        </w:trPr>
        <w:tc>
          <w:tcPr>
            <w:tcW w:w="1667" w:type="dxa"/>
            <w:vAlign w:val="center"/>
          </w:tcPr>
          <w:p w14:paraId="7B4943F5" w14:textId="15D900E4" w:rsidR="171434C2" w:rsidRDefault="171434C2" w:rsidP="171434C2">
            <w:pPr>
              <w:spacing w:after="0"/>
            </w:pPr>
            <w:r>
              <w:t>5</w:t>
            </w:r>
          </w:p>
        </w:tc>
        <w:tc>
          <w:tcPr>
            <w:tcW w:w="2466" w:type="dxa"/>
            <w:vAlign w:val="center"/>
          </w:tcPr>
          <w:p w14:paraId="1C218D48" w14:textId="70645305" w:rsidR="171434C2" w:rsidRDefault="171434C2" w:rsidP="171434C2">
            <w:pPr>
              <w:spacing w:after="0"/>
            </w:pPr>
            <w:r>
              <w:t>Implement Solution</w:t>
            </w:r>
          </w:p>
        </w:tc>
        <w:tc>
          <w:tcPr>
            <w:tcW w:w="4385" w:type="dxa"/>
            <w:vAlign w:val="center"/>
          </w:tcPr>
          <w:p w14:paraId="1DC85C07" w14:textId="385AE050" w:rsidR="171434C2" w:rsidRDefault="171434C2" w:rsidP="171434C2">
            <w:pPr>
              <w:spacing w:after="0"/>
            </w:pPr>
            <w:r>
              <w:t>Apply fix, monitor</w:t>
            </w:r>
          </w:p>
        </w:tc>
      </w:tr>
      <w:tr w:rsidR="171434C2" w14:paraId="6C59F317" w14:textId="77777777" w:rsidTr="7A36CC13">
        <w:trPr>
          <w:trHeight w:val="300"/>
        </w:trPr>
        <w:tc>
          <w:tcPr>
            <w:tcW w:w="1667" w:type="dxa"/>
            <w:vAlign w:val="center"/>
          </w:tcPr>
          <w:p w14:paraId="346F3409" w14:textId="2F4CA2DF" w:rsidR="171434C2" w:rsidRDefault="171434C2" w:rsidP="171434C2">
            <w:pPr>
              <w:spacing w:after="0"/>
            </w:pPr>
            <w:r>
              <w:t>6</w:t>
            </w:r>
          </w:p>
        </w:tc>
        <w:tc>
          <w:tcPr>
            <w:tcW w:w="2466" w:type="dxa"/>
            <w:vAlign w:val="center"/>
          </w:tcPr>
          <w:p w14:paraId="5AAC6FB6" w14:textId="1CC221A6" w:rsidR="171434C2" w:rsidRDefault="171434C2" w:rsidP="171434C2">
            <w:pPr>
              <w:spacing w:after="0"/>
            </w:pPr>
            <w:r>
              <w:t>Verify Functionality</w:t>
            </w:r>
          </w:p>
        </w:tc>
        <w:tc>
          <w:tcPr>
            <w:tcW w:w="4385" w:type="dxa"/>
            <w:vAlign w:val="center"/>
          </w:tcPr>
          <w:p w14:paraId="3DA2E579" w14:textId="5FE2995C" w:rsidR="171434C2" w:rsidRDefault="171434C2" w:rsidP="171434C2">
            <w:pPr>
              <w:spacing w:after="0"/>
            </w:pPr>
            <w:r>
              <w:t>Test system fully</w:t>
            </w:r>
          </w:p>
        </w:tc>
      </w:tr>
      <w:tr w:rsidR="171434C2" w14:paraId="5F6BF340" w14:textId="77777777" w:rsidTr="7A36CC13">
        <w:trPr>
          <w:trHeight w:val="300"/>
        </w:trPr>
        <w:tc>
          <w:tcPr>
            <w:tcW w:w="1667" w:type="dxa"/>
            <w:vAlign w:val="center"/>
          </w:tcPr>
          <w:p w14:paraId="712A2B75" w14:textId="25DDA927" w:rsidR="171434C2" w:rsidRDefault="171434C2" w:rsidP="171434C2">
            <w:pPr>
              <w:spacing w:after="0"/>
            </w:pPr>
            <w:r>
              <w:t>7</w:t>
            </w:r>
          </w:p>
        </w:tc>
        <w:tc>
          <w:tcPr>
            <w:tcW w:w="2466" w:type="dxa"/>
            <w:vAlign w:val="center"/>
          </w:tcPr>
          <w:p w14:paraId="0B0AFBE0" w14:textId="0BBB50E1" w:rsidR="171434C2" w:rsidRDefault="171434C2" w:rsidP="171434C2">
            <w:pPr>
              <w:spacing w:after="0"/>
            </w:pPr>
            <w:r>
              <w:t>Documentation</w:t>
            </w:r>
          </w:p>
        </w:tc>
        <w:tc>
          <w:tcPr>
            <w:tcW w:w="4385" w:type="dxa"/>
            <w:vAlign w:val="center"/>
          </w:tcPr>
          <w:p w14:paraId="0283F515" w14:textId="70325C93" w:rsidR="171434C2" w:rsidRDefault="171434C2" w:rsidP="171434C2">
            <w:pPr>
              <w:spacing w:after="0"/>
            </w:pPr>
            <w:r>
              <w:t>Record details and update knowledge base</w:t>
            </w:r>
          </w:p>
        </w:tc>
      </w:tr>
    </w:tbl>
    <w:p w14:paraId="4FDA56CE" w14:textId="16340FF0" w:rsidR="21214A37" w:rsidRDefault="21214A37" w:rsidP="171434C2"/>
    <w:p w14:paraId="17B967DC" w14:textId="72A47E68" w:rsidR="21214A37" w:rsidRDefault="171434C2" w:rsidP="171434C2">
      <w:pPr>
        <w:pStyle w:val="Heading3"/>
        <w:spacing w:before="281" w:after="281"/>
      </w:pPr>
      <w:r w:rsidRPr="171434C2">
        <w:rPr>
          <w:b/>
          <w:bCs/>
        </w:rPr>
        <w:t>✅ Conclusion</w:t>
      </w:r>
    </w:p>
    <w:p w14:paraId="7E14EE9E" w14:textId="5A72C432" w:rsidR="21214A37" w:rsidRDefault="171434C2" w:rsidP="171434C2">
      <w:pPr>
        <w:spacing w:before="240" w:after="240"/>
      </w:pPr>
      <w:r w:rsidRPr="171434C2">
        <w:t xml:space="preserve">Following a structured troubleshooting methodology helps IT professionals </w:t>
      </w:r>
      <w:r w:rsidRPr="171434C2">
        <w:rPr>
          <w:b/>
          <w:bCs/>
        </w:rPr>
        <w:t>systematically diagnose issues, minimize downtime, and prevent recurring problems</w:t>
      </w:r>
      <w:r w:rsidRPr="171434C2">
        <w:t>, leading to more reliable IT operations.</w:t>
      </w:r>
    </w:p>
    <w:p w14:paraId="5FA5CDA3" w14:textId="67C70525" w:rsidR="21214A37" w:rsidRDefault="21214A37" w:rsidP="21214A37">
      <w:pPr>
        <w:pStyle w:val="NormalWeb"/>
        <w:ind w:left="720"/>
        <w:rPr>
          <w:rStyle w:val="Strong"/>
          <w:rFonts w:eastAsiaTheme="majorEastAsia"/>
          <w:b w:val="0"/>
          <w:bCs w:val="0"/>
          <w:color w:val="FF0000"/>
        </w:rPr>
      </w:pPr>
    </w:p>
    <w:p w14:paraId="4BAB9FD8" w14:textId="63A6FD23" w:rsidR="00D7447F" w:rsidRPr="00870497" w:rsidRDefault="00D7447F" w:rsidP="002E5D0A">
      <w:pPr>
        <w:pStyle w:val="NormalWeb"/>
        <w:numPr>
          <w:ilvl w:val="0"/>
          <w:numId w:val="29"/>
        </w:numPr>
        <w:rPr>
          <w:rStyle w:val="Strong"/>
          <w:rFonts w:eastAsiaTheme="majorEastAsia"/>
          <w:b w:val="0"/>
          <w:bCs w:val="0"/>
          <w:color w:val="FF0000"/>
        </w:rPr>
      </w:pPr>
      <w:r w:rsidRPr="04BF2C7B">
        <w:rPr>
          <w:rStyle w:val="Strong"/>
          <w:rFonts w:eastAsiaTheme="majorEastAsia"/>
          <w:b w:val="0"/>
          <w:bCs w:val="0"/>
          <w:color w:val="FF0000"/>
        </w:rPr>
        <w:t xml:space="preserve">Present a case study where a troubleshooting methodology was applied to resolve a specific IT issue. Describe the problem, the troubleshooting steps taken, and the final resolution. Analyze the effectiveness of the chosen methodology in resolving the issue. </w:t>
      </w:r>
    </w:p>
    <w:p w14:paraId="6ADA9C98" w14:textId="384C91B9" w:rsidR="21214A37" w:rsidRDefault="7A36CC13" w:rsidP="7522C06D">
      <w:pPr>
        <w:pStyle w:val="Heading3"/>
        <w:spacing w:before="281" w:after="281"/>
      </w:pPr>
      <w:r w:rsidRPr="7A36CC13">
        <w:rPr>
          <w:b/>
          <w:bCs/>
        </w:rPr>
        <w:t>Case Study: Troubleshooting Methodology Applied to Resolve a Network Connectivity Issue</w:t>
      </w:r>
    </w:p>
    <w:p w14:paraId="46C807D9" w14:textId="12FA968F" w:rsidR="21214A37" w:rsidRDefault="21214A37" w:rsidP="7522C06D"/>
    <w:p w14:paraId="310205EE" w14:textId="3402FCF0" w:rsidR="21214A37" w:rsidRDefault="7522C06D" w:rsidP="7522C06D">
      <w:pPr>
        <w:pStyle w:val="Heading3"/>
        <w:spacing w:before="281" w:after="281"/>
      </w:pPr>
      <w:r w:rsidRPr="7522C06D">
        <w:rPr>
          <w:b/>
          <w:bCs/>
        </w:rPr>
        <w:t>Problem:</w:t>
      </w:r>
    </w:p>
    <w:p w14:paraId="4004B6C3" w14:textId="0FC12928" w:rsidR="21214A37" w:rsidRDefault="7522C06D" w:rsidP="7522C06D">
      <w:pPr>
        <w:spacing w:before="240" w:after="240"/>
      </w:pPr>
      <w:r w:rsidRPr="7522C06D">
        <w:t>Users in a branch office suddenly lost connectivity to a central file server. The issue affected multiple users, preventing access to shared resources.</w:t>
      </w:r>
    </w:p>
    <w:p w14:paraId="57AA67E7" w14:textId="73293056" w:rsidR="21214A37" w:rsidRDefault="21214A37" w:rsidP="7522C06D"/>
    <w:p w14:paraId="110C2F89" w14:textId="37B4B924" w:rsidR="21214A37" w:rsidRDefault="7522C06D" w:rsidP="7522C06D">
      <w:pPr>
        <w:pStyle w:val="Heading3"/>
        <w:spacing w:before="281" w:after="281"/>
      </w:pPr>
      <w:r w:rsidRPr="7522C06D">
        <w:rPr>
          <w:b/>
          <w:bCs/>
        </w:rPr>
        <w:t>Step 1: Problem Identification</w:t>
      </w:r>
    </w:p>
    <w:p w14:paraId="091CF8F8" w14:textId="7F61CC5C" w:rsidR="21214A37" w:rsidRDefault="7522C06D" w:rsidP="7522C06D">
      <w:pPr>
        <w:pStyle w:val="ListParagraph"/>
        <w:numPr>
          <w:ilvl w:val="0"/>
          <w:numId w:val="193"/>
        </w:numPr>
        <w:spacing w:before="240" w:after="240"/>
      </w:pPr>
      <w:r w:rsidRPr="7522C06D">
        <w:t>Collected reports from affected users.</w:t>
      </w:r>
    </w:p>
    <w:p w14:paraId="16B70D96" w14:textId="140A371D" w:rsidR="21214A37" w:rsidRDefault="7522C06D" w:rsidP="7522C06D">
      <w:pPr>
        <w:pStyle w:val="ListParagraph"/>
        <w:numPr>
          <w:ilvl w:val="0"/>
          <w:numId w:val="193"/>
        </w:numPr>
        <w:spacing w:before="240" w:after="240"/>
      </w:pPr>
      <w:r w:rsidRPr="7522C06D">
        <w:t>Verified symptoms: Unable to ping the file server from branch office machines.</w:t>
      </w:r>
    </w:p>
    <w:p w14:paraId="52F0D7BA" w14:textId="70A62533" w:rsidR="21214A37" w:rsidRDefault="7522C06D" w:rsidP="7522C06D">
      <w:pPr>
        <w:pStyle w:val="ListParagraph"/>
        <w:numPr>
          <w:ilvl w:val="0"/>
          <w:numId w:val="193"/>
        </w:numPr>
        <w:spacing w:before="240" w:after="240"/>
      </w:pPr>
      <w:r w:rsidRPr="7522C06D">
        <w:t>Confirmed the issue started after a recent scheduled network maintenance.</w:t>
      </w:r>
    </w:p>
    <w:p w14:paraId="46AA136B" w14:textId="447C3BE5" w:rsidR="21214A37" w:rsidRDefault="21214A37" w:rsidP="7522C06D"/>
    <w:p w14:paraId="5EDAAFCF" w14:textId="61FC7E76" w:rsidR="21214A37" w:rsidRDefault="7522C06D" w:rsidP="7522C06D">
      <w:pPr>
        <w:pStyle w:val="Heading3"/>
        <w:spacing w:before="281" w:after="281"/>
      </w:pPr>
      <w:r w:rsidRPr="7522C06D">
        <w:rPr>
          <w:b/>
          <w:bCs/>
        </w:rPr>
        <w:t>Step 2: Theory of Probable Cause</w:t>
      </w:r>
    </w:p>
    <w:p w14:paraId="08D70025" w14:textId="58252972" w:rsidR="21214A37" w:rsidRDefault="7522C06D" w:rsidP="7522C06D">
      <w:pPr>
        <w:pStyle w:val="ListParagraph"/>
        <w:numPr>
          <w:ilvl w:val="0"/>
          <w:numId w:val="192"/>
        </w:numPr>
        <w:spacing w:before="240" w:after="240"/>
      </w:pPr>
      <w:r w:rsidRPr="7522C06D">
        <w:t>Hypothesized possible causes:</w:t>
      </w:r>
    </w:p>
    <w:p w14:paraId="0AD28AC2" w14:textId="134760FB" w:rsidR="21214A37" w:rsidRDefault="7522C06D" w:rsidP="7522C06D">
      <w:pPr>
        <w:pStyle w:val="ListParagraph"/>
        <w:numPr>
          <w:ilvl w:val="1"/>
          <w:numId w:val="192"/>
        </w:numPr>
        <w:spacing w:before="240" w:after="240"/>
      </w:pPr>
      <w:r w:rsidRPr="7522C06D">
        <w:t>Network switch misconfiguration</w:t>
      </w:r>
    </w:p>
    <w:p w14:paraId="12A4F75A" w14:textId="74B029A8" w:rsidR="21214A37" w:rsidRDefault="7522C06D" w:rsidP="7522C06D">
      <w:pPr>
        <w:pStyle w:val="ListParagraph"/>
        <w:numPr>
          <w:ilvl w:val="1"/>
          <w:numId w:val="192"/>
        </w:numPr>
        <w:spacing w:before="240" w:after="240"/>
      </w:pPr>
      <w:r w:rsidRPr="7522C06D">
        <w:t>Firewall blocking traffic</w:t>
      </w:r>
    </w:p>
    <w:p w14:paraId="458F3541" w14:textId="3BEFCB5F" w:rsidR="21214A37" w:rsidRDefault="7522C06D" w:rsidP="7522C06D">
      <w:pPr>
        <w:pStyle w:val="ListParagraph"/>
        <w:numPr>
          <w:ilvl w:val="1"/>
          <w:numId w:val="192"/>
        </w:numPr>
        <w:spacing w:before="240" w:after="240"/>
      </w:pPr>
      <w:r w:rsidRPr="7522C06D">
        <w:t>Routing issues between branch and central office</w:t>
      </w:r>
    </w:p>
    <w:p w14:paraId="37776683" w14:textId="0BEBB69C" w:rsidR="21214A37" w:rsidRDefault="7522C06D" w:rsidP="7522C06D">
      <w:pPr>
        <w:pStyle w:val="ListParagraph"/>
        <w:numPr>
          <w:ilvl w:val="1"/>
          <w:numId w:val="192"/>
        </w:numPr>
        <w:spacing w:before="240" w:after="240"/>
      </w:pPr>
      <w:r w:rsidRPr="7522C06D">
        <w:t>Server down or misconfigured</w:t>
      </w:r>
    </w:p>
    <w:p w14:paraId="10B6608F" w14:textId="18F26D08" w:rsidR="21214A37" w:rsidRDefault="21214A37" w:rsidP="7522C06D"/>
    <w:p w14:paraId="1516F4C9" w14:textId="4ED2EA1E" w:rsidR="21214A37" w:rsidRDefault="7522C06D" w:rsidP="7522C06D">
      <w:pPr>
        <w:pStyle w:val="Heading3"/>
        <w:spacing w:before="281" w:after="281"/>
      </w:pPr>
      <w:r w:rsidRPr="7522C06D">
        <w:rPr>
          <w:b/>
          <w:bCs/>
        </w:rPr>
        <w:t>Step 3: Test the Theory</w:t>
      </w:r>
    </w:p>
    <w:p w14:paraId="7B7BC9B0" w14:textId="278CD57C" w:rsidR="21214A37" w:rsidRDefault="7522C06D" w:rsidP="7522C06D">
      <w:pPr>
        <w:pStyle w:val="ListParagraph"/>
        <w:numPr>
          <w:ilvl w:val="0"/>
          <w:numId w:val="191"/>
        </w:numPr>
        <w:spacing w:before="240" w:after="240"/>
      </w:pPr>
      <w:r w:rsidRPr="7522C06D">
        <w:t>Pinged the file server from the central office — successful.</w:t>
      </w:r>
    </w:p>
    <w:p w14:paraId="1BBB17E8" w14:textId="2EA36114" w:rsidR="21214A37" w:rsidRDefault="7522C06D" w:rsidP="7522C06D">
      <w:pPr>
        <w:pStyle w:val="ListParagraph"/>
        <w:numPr>
          <w:ilvl w:val="0"/>
          <w:numId w:val="191"/>
        </w:numPr>
        <w:spacing w:before="240" w:after="240"/>
      </w:pPr>
      <w:r w:rsidRPr="7522C06D">
        <w:t>Checked switch logs and configurations at the branch — found no obvious errors.</w:t>
      </w:r>
    </w:p>
    <w:p w14:paraId="3F25B6FF" w14:textId="7D22BE35" w:rsidR="21214A37" w:rsidRDefault="7522C06D" w:rsidP="7522C06D">
      <w:pPr>
        <w:pStyle w:val="ListParagraph"/>
        <w:numPr>
          <w:ilvl w:val="0"/>
          <w:numId w:val="191"/>
        </w:numPr>
        <w:spacing w:before="240" w:after="240"/>
      </w:pPr>
      <w:r w:rsidRPr="7522C06D">
        <w:t>Verified firewall rules — no recent changes blocking traffic.</w:t>
      </w:r>
    </w:p>
    <w:p w14:paraId="702AECE6" w14:textId="5C94AA48" w:rsidR="21214A37" w:rsidRDefault="7522C06D" w:rsidP="7522C06D">
      <w:pPr>
        <w:pStyle w:val="ListParagraph"/>
        <w:numPr>
          <w:ilvl w:val="0"/>
          <w:numId w:val="191"/>
        </w:numPr>
        <w:spacing w:before="240" w:after="240"/>
      </w:pPr>
      <w:r w:rsidRPr="7522C06D">
        <w:t>Checked routing tables on routers — found a missing route for branch subnet.</w:t>
      </w:r>
    </w:p>
    <w:p w14:paraId="28B8F3AF" w14:textId="350C1F82" w:rsidR="21214A37" w:rsidRDefault="21214A37" w:rsidP="7522C06D"/>
    <w:p w14:paraId="0C576DDB" w14:textId="09A3764C" w:rsidR="21214A37" w:rsidRDefault="7522C06D" w:rsidP="7522C06D">
      <w:pPr>
        <w:pStyle w:val="Heading3"/>
        <w:spacing w:before="281" w:after="281"/>
      </w:pPr>
      <w:r w:rsidRPr="7522C06D">
        <w:rPr>
          <w:b/>
          <w:bCs/>
        </w:rPr>
        <w:t>Step 4: Plan of Action</w:t>
      </w:r>
    </w:p>
    <w:p w14:paraId="6CFC4B61" w14:textId="0ED09205" w:rsidR="21214A37" w:rsidRDefault="7522C06D" w:rsidP="7522C06D">
      <w:pPr>
        <w:pStyle w:val="ListParagraph"/>
        <w:numPr>
          <w:ilvl w:val="0"/>
          <w:numId w:val="190"/>
        </w:numPr>
        <w:spacing w:before="240" w:after="240"/>
      </w:pPr>
      <w:r w:rsidRPr="7522C06D">
        <w:t>Plan: Add missing route to the router configuration.</w:t>
      </w:r>
    </w:p>
    <w:p w14:paraId="2F6FF956" w14:textId="53D9F62E" w:rsidR="21214A37" w:rsidRDefault="7522C06D" w:rsidP="7522C06D">
      <w:pPr>
        <w:pStyle w:val="ListParagraph"/>
        <w:numPr>
          <w:ilvl w:val="0"/>
          <w:numId w:val="190"/>
        </w:numPr>
        <w:spacing w:before="240" w:after="240"/>
      </w:pPr>
      <w:r w:rsidRPr="7522C06D">
        <w:t>Scheduled a maintenance window to apply the change with minimal disruption.</w:t>
      </w:r>
    </w:p>
    <w:p w14:paraId="6693A0D9" w14:textId="58134A39" w:rsidR="21214A37" w:rsidRDefault="7A36CC13" w:rsidP="7522C06D">
      <w:pPr>
        <w:pStyle w:val="Heading3"/>
        <w:spacing w:before="281" w:after="281"/>
      </w:pPr>
      <w:r w:rsidRPr="7A36CC13">
        <w:rPr>
          <w:b/>
          <w:bCs/>
        </w:rPr>
        <w:t>Step 5: Implement the Solution</w:t>
      </w:r>
    </w:p>
    <w:p w14:paraId="1CA4B2C9" w14:textId="78ABC65D" w:rsidR="21214A37" w:rsidRDefault="7522C06D" w:rsidP="7522C06D">
      <w:pPr>
        <w:pStyle w:val="ListParagraph"/>
        <w:numPr>
          <w:ilvl w:val="0"/>
          <w:numId w:val="189"/>
        </w:numPr>
        <w:spacing w:before="240" w:after="240"/>
      </w:pPr>
      <w:r w:rsidRPr="7522C06D">
        <w:t>Added the missing routing entry to the branch router.</w:t>
      </w:r>
    </w:p>
    <w:p w14:paraId="66619390" w14:textId="33A1F0FD" w:rsidR="21214A37" w:rsidRDefault="7522C06D" w:rsidP="7522C06D">
      <w:pPr>
        <w:pStyle w:val="ListParagraph"/>
        <w:numPr>
          <w:ilvl w:val="0"/>
          <w:numId w:val="189"/>
        </w:numPr>
        <w:spacing w:before="240" w:after="240"/>
      </w:pPr>
      <w:r w:rsidRPr="7522C06D">
        <w:t>Restarted routing services as needed.</w:t>
      </w:r>
    </w:p>
    <w:p w14:paraId="5BDAEEA9" w14:textId="123D6969" w:rsidR="21214A37" w:rsidRDefault="7A36CC13" w:rsidP="7522C06D">
      <w:pPr>
        <w:pStyle w:val="Heading3"/>
        <w:spacing w:before="281" w:after="281"/>
      </w:pPr>
      <w:r w:rsidRPr="7A36CC13">
        <w:rPr>
          <w:b/>
          <w:bCs/>
        </w:rPr>
        <w:t>Step 6: Verify Full System Functionality</w:t>
      </w:r>
    </w:p>
    <w:p w14:paraId="6A2D1D7C" w14:textId="4C4E6B71" w:rsidR="21214A37" w:rsidRDefault="7522C06D" w:rsidP="7522C06D">
      <w:pPr>
        <w:pStyle w:val="ListParagraph"/>
        <w:numPr>
          <w:ilvl w:val="0"/>
          <w:numId w:val="188"/>
        </w:numPr>
        <w:spacing w:before="240" w:after="240"/>
      </w:pPr>
      <w:r w:rsidRPr="7522C06D">
        <w:t>Verified branch office PCs could now ping and access the file server.</w:t>
      </w:r>
    </w:p>
    <w:p w14:paraId="1E562056" w14:textId="6C85C350" w:rsidR="21214A37" w:rsidRDefault="7522C06D" w:rsidP="7522C06D">
      <w:pPr>
        <w:pStyle w:val="ListParagraph"/>
        <w:numPr>
          <w:ilvl w:val="0"/>
          <w:numId w:val="188"/>
        </w:numPr>
        <w:spacing w:before="240" w:after="240"/>
      </w:pPr>
      <w:r w:rsidRPr="7522C06D">
        <w:t>Confirmed all users regained connectivity.</w:t>
      </w:r>
    </w:p>
    <w:p w14:paraId="42FAF1A8" w14:textId="27270F2B" w:rsidR="21214A37" w:rsidRDefault="7522C06D" w:rsidP="7522C06D">
      <w:pPr>
        <w:pStyle w:val="ListParagraph"/>
        <w:numPr>
          <w:ilvl w:val="0"/>
          <w:numId w:val="188"/>
        </w:numPr>
        <w:spacing w:before="240" w:after="240"/>
      </w:pPr>
      <w:r w:rsidRPr="7522C06D">
        <w:t>Monitored network performance for stability.</w:t>
      </w:r>
    </w:p>
    <w:p w14:paraId="4B06808D" w14:textId="0C5F80C1" w:rsidR="21214A37" w:rsidRDefault="21214A37" w:rsidP="7522C06D"/>
    <w:p w14:paraId="3B439B6D" w14:textId="1997777F" w:rsidR="21214A37" w:rsidRDefault="7522C06D" w:rsidP="7522C06D">
      <w:pPr>
        <w:pStyle w:val="Heading3"/>
        <w:spacing w:before="281" w:after="281"/>
      </w:pPr>
      <w:r w:rsidRPr="7522C06D">
        <w:rPr>
          <w:b/>
          <w:bCs/>
        </w:rPr>
        <w:t>Step 7: Documentation</w:t>
      </w:r>
    </w:p>
    <w:p w14:paraId="6F7E82C0" w14:textId="233762EB" w:rsidR="21214A37" w:rsidRDefault="7522C06D" w:rsidP="7522C06D">
      <w:pPr>
        <w:pStyle w:val="ListParagraph"/>
        <w:numPr>
          <w:ilvl w:val="0"/>
          <w:numId w:val="187"/>
        </w:numPr>
        <w:spacing w:before="240" w:after="240"/>
      </w:pPr>
      <w:r w:rsidRPr="7522C06D">
        <w:t>Documented the problem, cause (missing route), and solution steps.</w:t>
      </w:r>
    </w:p>
    <w:p w14:paraId="0122979C" w14:textId="3A4DCF0B" w:rsidR="21214A37" w:rsidRDefault="7522C06D" w:rsidP="7522C06D">
      <w:pPr>
        <w:pStyle w:val="ListParagraph"/>
        <w:numPr>
          <w:ilvl w:val="0"/>
          <w:numId w:val="187"/>
        </w:numPr>
        <w:spacing w:before="240" w:after="240"/>
      </w:pPr>
      <w:r w:rsidRPr="7522C06D">
        <w:t>Updated network configuration documentation.</w:t>
      </w:r>
    </w:p>
    <w:p w14:paraId="4304F9B8" w14:textId="5A4E9972" w:rsidR="21214A37" w:rsidRDefault="7522C06D" w:rsidP="7522C06D">
      <w:pPr>
        <w:pStyle w:val="ListParagraph"/>
        <w:numPr>
          <w:ilvl w:val="0"/>
          <w:numId w:val="187"/>
        </w:numPr>
        <w:spacing w:before="240" w:after="240"/>
      </w:pPr>
      <w:r w:rsidRPr="7522C06D">
        <w:lastRenderedPageBreak/>
        <w:t>Recommended reviewing routing change procedures to avoid recurrence.</w:t>
      </w:r>
    </w:p>
    <w:p w14:paraId="420FC544" w14:textId="5794CC9F" w:rsidR="21214A37" w:rsidRDefault="21214A37" w:rsidP="7522C06D"/>
    <w:p w14:paraId="5D2CEBA7" w14:textId="5B6E7EFE" w:rsidR="21214A37" w:rsidRDefault="7522C06D" w:rsidP="7522C06D">
      <w:pPr>
        <w:pStyle w:val="Heading3"/>
        <w:spacing w:before="281" w:after="281"/>
      </w:pPr>
      <w:r w:rsidRPr="7522C06D">
        <w:rPr>
          <w:b/>
          <w:bCs/>
        </w:rPr>
        <w:t>Analysis of Effectiveness</w:t>
      </w:r>
    </w:p>
    <w:p w14:paraId="27DE008B" w14:textId="257CFDA4" w:rsidR="21214A37" w:rsidRDefault="7522C06D" w:rsidP="7522C06D">
      <w:pPr>
        <w:pStyle w:val="ListParagraph"/>
        <w:numPr>
          <w:ilvl w:val="0"/>
          <w:numId w:val="186"/>
        </w:numPr>
        <w:spacing w:before="240" w:after="240"/>
      </w:pPr>
      <w:r w:rsidRPr="7522C06D">
        <w:t>The structured troubleshooting approach helped narrow down the issue efficiently.</w:t>
      </w:r>
    </w:p>
    <w:p w14:paraId="0D1AFAB5" w14:textId="5C7E34E8" w:rsidR="21214A37" w:rsidRDefault="7522C06D" w:rsidP="7522C06D">
      <w:pPr>
        <w:pStyle w:val="ListParagraph"/>
        <w:numPr>
          <w:ilvl w:val="0"/>
          <w:numId w:val="186"/>
        </w:numPr>
        <w:spacing w:before="240" w:after="240"/>
      </w:pPr>
      <w:r w:rsidRPr="7522C06D">
        <w:t>Early information gathering and hypothesis testing saved time by eliminating unlikely causes.</w:t>
      </w:r>
    </w:p>
    <w:p w14:paraId="7A6F48CE" w14:textId="2EE948F9" w:rsidR="21214A37" w:rsidRDefault="7522C06D" w:rsidP="7522C06D">
      <w:pPr>
        <w:pStyle w:val="ListParagraph"/>
        <w:numPr>
          <w:ilvl w:val="0"/>
          <w:numId w:val="186"/>
        </w:numPr>
        <w:spacing w:before="240" w:after="240"/>
      </w:pPr>
      <w:r w:rsidRPr="7522C06D">
        <w:t>The planned and scheduled fix minimized user disruption.</w:t>
      </w:r>
    </w:p>
    <w:p w14:paraId="10D6B576" w14:textId="375E2CC7" w:rsidR="21214A37" w:rsidRDefault="7522C06D" w:rsidP="7522C06D">
      <w:pPr>
        <w:pStyle w:val="ListParagraph"/>
        <w:numPr>
          <w:ilvl w:val="0"/>
          <w:numId w:val="186"/>
        </w:numPr>
        <w:spacing w:before="240" w:after="240"/>
      </w:pPr>
      <w:r w:rsidRPr="7522C06D">
        <w:t>Documentation supports future troubleshooting and continuous improvement.</w:t>
      </w:r>
    </w:p>
    <w:p w14:paraId="5B71F974" w14:textId="1694EE38" w:rsidR="21214A37" w:rsidRDefault="7A36CC13" w:rsidP="7522C06D">
      <w:pPr>
        <w:pStyle w:val="Heading3"/>
        <w:spacing w:before="281" w:after="281"/>
      </w:pPr>
      <w:r w:rsidRPr="7A36CC13">
        <w:rPr>
          <w:b/>
          <w:bCs/>
        </w:rPr>
        <w:t>✅ Conclusion</w:t>
      </w:r>
    </w:p>
    <w:p w14:paraId="773D05D8" w14:textId="49CF64A0" w:rsidR="21214A37" w:rsidRDefault="7522C06D" w:rsidP="7522C06D">
      <w:pPr>
        <w:spacing w:before="240" w:after="240"/>
      </w:pPr>
      <w:r w:rsidRPr="7522C06D">
        <w:t xml:space="preserve">Applying a methodical troubleshooting methodology ensured the </w:t>
      </w:r>
      <w:r w:rsidRPr="7522C06D">
        <w:rPr>
          <w:b/>
          <w:bCs/>
        </w:rPr>
        <w:t>quick resolution of the network connectivity issue</w:t>
      </w:r>
      <w:r w:rsidRPr="7522C06D">
        <w:t xml:space="preserve"> with minimal downtime and improved the organization's overall incident management process.</w:t>
      </w:r>
    </w:p>
    <w:p w14:paraId="0996504E" w14:textId="572E993E" w:rsidR="21214A37" w:rsidRDefault="21214A37" w:rsidP="21214A37">
      <w:pPr>
        <w:pStyle w:val="NormalWeb"/>
        <w:ind w:left="720"/>
        <w:rPr>
          <w:rStyle w:val="Strong"/>
          <w:rFonts w:eastAsiaTheme="majorEastAsia"/>
          <w:b w:val="0"/>
          <w:bCs w:val="0"/>
          <w:color w:val="FF0000"/>
        </w:rPr>
      </w:pPr>
    </w:p>
    <w:p w14:paraId="1220001B" w14:textId="65FA032E" w:rsidR="00D7447F" w:rsidRPr="00870497" w:rsidRDefault="7A36CC13" w:rsidP="7A36CC13">
      <w:pPr>
        <w:pStyle w:val="NormalWeb"/>
        <w:numPr>
          <w:ilvl w:val="0"/>
          <w:numId w:val="29"/>
        </w:numPr>
        <w:rPr>
          <w:rStyle w:val="Strong"/>
          <w:rFonts w:eastAsiaTheme="majorEastAsia"/>
          <w:color w:val="FF0000"/>
        </w:rPr>
      </w:pPr>
      <w:r w:rsidRPr="7A36CC13">
        <w:rPr>
          <w:rStyle w:val="Strong"/>
          <w:rFonts w:eastAsiaTheme="majorEastAsia"/>
          <w:color w:val="FF0000"/>
        </w:rPr>
        <w:t xml:space="preserve">Discuss the challenges and strategies involved in remote administration of IT systems. How does remote administration differ from on-premises management, and what tools and techniques are essential for effective remote administration? </w:t>
      </w:r>
    </w:p>
    <w:p w14:paraId="3BB83B33" w14:textId="77777777" w:rsidR="0074583F" w:rsidRPr="00870497" w:rsidRDefault="0074583F" w:rsidP="7A36CC13">
      <w:pPr>
        <w:pStyle w:val="NormalWeb"/>
        <w:rPr>
          <w:b/>
          <w:bCs/>
          <w:color w:val="FF0000"/>
        </w:rPr>
      </w:pPr>
    </w:p>
    <w:p w14:paraId="3B349D6D" w14:textId="3261D2FE" w:rsidR="00931E0F" w:rsidRPr="00870497" w:rsidRDefault="7A36CC13" w:rsidP="7522C06D">
      <w:pPr>
        <w:pStyle w:val="Heading3"/>
        <w:spacing w:before="281" w:after="281"/>
      </w:pPr>
      <w:r w:rsidRPr="7A36CC13">
        <w:rPr>
          <w:b/>
          <w:bCs/>
        </w:rPr>
        <w:t>Challenges and Strategies in Remote Administration of IT Systems</w:t>
      </w:r>
    </w:p>
    <w:p w14:paraId="231AB664" w14:textId="1C0AC66D" w:rsidR="00931E0F" w:rsidRPr="00870497" w:rsidRDefault="00931E0F" w:rsidP="7522C06D"/>
    <w:p w14:paraId="2687F353" w14:textId="6D2307C8" w:rsidR="00931E0F" w:rsidRPr="00870497" w:rsidRDefault="798C4040" w:rsidP="7522C06D">
      <w:pPr>
        <w:pStyle w:val="Heading3"/>
        <w:spacing w:before="281" w:after="281"/>
      </w:pPr>
      <w:r w:rsidRPr="798C4040">
        <w:rPr>
          <w:b/>
          <w:bCs/>
        </w:rPr>
        <w:t>✅ How Remote Administration Differs from On-Premises Management</w:t>
      </w:r>
    </w:p>
    <w:p w14:paraId="396FCD58" w14:textId="61BFE2F9" w:rsidR="798C4040" w:rsidRDefault="798C4040" w:rsidP="798C4040"/>
    <w:tbl>
      <w:tblPr>
        <w:tblW w:w="0" w:type="auto"/>
        <w:tblInd w:w="-118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886"/>
        <w:gridCol w:w="4385"/>
        <w:gridCol w:w="5713"/>
      </w:tblGrid>
      <w:tr w:rsidR="7522C06D" w14:paraId="0F8D1D4D" w14:textId="77777777" w:rsidTr="7A36CC13">
        <w:trPr>
          <w:trHeight w:val="300"/>
        </w:trPr>
        <w:tc>
          <w:tcPr>
            <w:tcW w:w="1886" w:type="dxa"/>
            <w:vAlign w:val="center"/>
          </w:tcPr>
          <w:p w14:paraId="361CB91B" w14:textId="7ECD6B69" w:rsidR="7522C06D" w:rsidRDefault="7522C06D" w:rsidP="7522C06D">
            <w:pPr>
              <w:spacing w:after="0"/>
              <w:jc w:val="center"/>
            </w:pPr>
            <w:r w:rsidRPr="7522C06D">
              <w:rPr>
                <w:b/>
                <w:bCs/>
              </w:rPr>
              <w:t>Aspect</w:t>
            </w:r>
          </w:p>
        </w:tc>
        <w:tc>
          <w:tcPr>
            <w:tcW w:w="4385" w:type="dxa"/>
            <w:vAlign w:val="center"/>
          </w:tcPr>
          <w:p w14:paraId="668209C9" w14:textId="7778B7C0" w:rsidR="7522C06D" w:rsidRDefault="7522C06D" w:rsidP="7522C06D">
            <w:pPr>
              <w:spacing w:after="0"/>
              <w:jc w:val="center"/>
            </w:pPr>
            <w:r w:rsidRPr="7522C06D">
              <w:rPr>
                <w:b/>
                <w:bCs/>
              </w:rPr>
              <w:t>On-Premises Management</w:t>
            </w:r>
          </w:p>
        </w:tc>
        <w:tc>
          <w:tcPr>
            <w:tcW w:w="5713" w:type="dxa"/>
            <w:vAlign w:val="center"/>
          </w:tcPr>
          <w:p w14:paraId="5AA50E31" w14:textId="0E239C43" w:rsidR="7522C06D" w:rsidRDefault="7522C06D" w:rsidP="7522C06D">
            <w:pPr>
              <w:spacing w:after="0"/>
              <w:jc w:val="center"/>
            </w:pPr>
            <w:r w:rsidRPr="7522C06D">
              <w:rPr>
                <w:b/>
                <w:bCs/>
              </w:rPr>
              <w:t>Remote Administration</w:t>
            </w:r>
          </w:p>
        </w:tc>
      </w:tr>
      <w:tr w:rsidR="7522C06D" w14:paraId="131A6BE4" w14:textId="77777777" w:rsidTr="7A36CC13">
        <w:trPr>
          <w:trHeight w:val="300"/>
        </w:trPr>
        <w:tc>
          <w:tcPr>
            <w:tcW w:w="1886" w:type="dxa"/>
            <w:vAlign w:val="center"/>
          </w:tcPr>
          <w:p w14:paraId="6CB424AB" w14:textId="0AA4FFD1" w:rsidR="7522C06D" w:rsidRDefault="7522C06D" w:rsidP="7522C06D">
            <w:pPr>
              <w:spacing w:after="0"/>
            </w:pPr>
            <w:r w:rsidRPr="7522C06D">
              <w:rPr>
                <w:b/>
                <w:bCs/>
              </w:rPr>
              <w:t>Access</w:t>
            </w:r>
          </w:p>
        </w:tc>
        <w:tc>
          <w:tcPr>
            <w:tcW w:w="4385" w:type="dxa"/>
            <w:vAlign w:val="center"/>
          </w:tcPr>
          <w:p w14:paraId="0AE39794" w14:textId="7F167775" w:rsidR="7522C06D" w:rsidRDefault="7522C06D" w:rsidP="7522C06D">
            <w:pPr>
              <w:spacing w:after="0"/>
            </w:pPr>
            <w:r>
              <w:t>Direct physical access to servers and devices</w:t>
            </w:r>
          </w:p>
        </w:tc>
        <w:tc>
          <w:tcPr>
            <w:tcW w:w="5713" w:type="dxa"/>
            <w:vAlign w:val="center"/>
          </w:tcPr>
          <w:p w14:paraId="3D4D86F0" w14:textId="3847520D" w:rsidR="7522C06D" w:rsidRDefault="7522C06D" w:rsidP="7522C06D">
            <w:pPr>
              <w:spacing w:after="0"/>
            </w:pPr>
            <w:r>
              <w:t>Access via network, VPN, or remote desktop</w:t>
            </w:r>
          </w:p>
        </w:tc>
      </w:tr>
      <w:tr w:rsidR="7522C06D" w14:paraId="5CA0BE80" w14:textId="77777777" w:rsidTr="7A36CC13">
        <w:trPr>
          <w:trHeight w:val="300"/>
        </w:trPr>
        <w:tc>
          <w:tcPr>
            <w:tcW w:w="1886" w:type="dxa"/>
            <w:vAlign w:val="center"/>
          </w:tcPr>
          <w:p w14:paraId="79C55F80" w14:textId="3D0C83C7" w:rsidR="7522C06D" w:rsidRDefault="7522C06D" w:rsidP="7522C06D">
            <w:pPr>
              <w:spacing w:after="0"/>
            </w:pPr>
            <w:r w:rsidRPr="7522C06D">
              <w:rPr>
                <w:b/>
                <w:bCs/>
              </w:rPr>
              <w:t>Control</w:t>
            </w:r>
          </w:p>
        </w:tc>
        <w:tc>
          <w:tcPr>
            <w:tcW w:w="4385" w:type="dxa"/>
            <w:vAlign w:val="center"/>
          </w:tcPr>
          <w:p w14:paraId="178F75A6" w14:textId="48170BE9" w:rsidR="7522C06D" w:rsidRDefault="7522C06D" w:rsidP="7522C06D">
            <w:pPr>
              <w:spacing w:after="0"/>
            </w:pPr>
            <w:r>
              <w:t>Full local control over hardware and software</w:t>
            </w:r>
          </w:p>
        </w:tc>
        <w:tc>
          <w:tcPr>
            <w:tcW w:w="5713" w:type="dxa"/>
            <w:vAlign w:val="center"/>
          </w:tcPr>
          <w:p w14:paraId="1908F523" w14:textId="3A1EC9C5" w:rsidR="7522C06D" w:rsidRDefault="7522C06D" w:rsidP="7522C06D">
            <w:pPr>
              <w:spacing w:after="0"/>
            </w:pPr>
            <w:r>
              <w:t>Dependent on network reliability and security</w:t>
            </w:r>
          </w:p>
        </w:tc>
      </w:tr>
      <w:tr w:rsidR="7522C06D" w14:paraId="7005097F" w14:textId="77777777" w:rsidTr="7A36CC13">
        <w:trPr>
          <w:trHeight w:val="300"/>
        </w:trPr>
        <w:tc>
          <w:tcPr>
            <w:tcW w:w="1886" w:type="dxa"/>
            <w:vAlign w:val="center"/>
          </w:tcPr>
          <w:p w14:paraId="0F00D6F8" w14:textId="532210C9" w:rsidR="7522C06D" w:rsidRDefault="7522C06D" w:rsidP="7522C06D">
            <w:pPr>
              <w:spacing w:after="0"/>
            </w:pPr>
            <w:r w:rsidRPr="7522C06D">
              <w:rPr>
                <w:b/>
                <w:bCs/>
              </w:rPr>
              <w:t>Tools</w:t>
            </w:r>
          </w:p>
        </w:tc>
        <w:tc>
          <w:tcPr>
            <w:tcW w:w="4385" w:type="dxa"/>
            <w:vAlign w:val="center"/>
          </w:tcPr>
          <w:p w14:paraId="1E006F25" w14:textId="2D315092" w:rsidR="7522C06D" w:rsidRDefault="7522C06D" w:rsidP="7522C06D">
            <w:pPr>
              <w:spacing w:after="0"/>
            </w:pPr>
            <w:r>
              <w:t>Local consoles, KVM switches</w:t>
            </w:r>
          </w:p>
        </w:tc>
        <w:tc>
          <w:tcPr>
            <w:tcW w:w="5713" w:type="dxa"/>
            <w:vAlign w:val="center"/>
          </w:tcPr>
          <w:p w14:paraId="1B894B07" w14:textId="6C92E161" w:rsidR="7522C06D" w:rsidRDefault="7522C06D" w:rsidP="7522C06D">
            <w:pPr>
              <w:spacing w:after="0"/>
            </w:pPr>
            <w:r>
              <w:t>Remote tools like SSH, RDP, remote management software</w:t>
            </w:r>
          </w:p>
        </w:tc>
      </w:tr>
      <w:tr w:rsidR="7522C06D" w14:paraId="008AF159" w14:textId="77777777" w:rsidTr="7A36CC13">
        <w:trPr>
          <w:trHeight w:val="300"/>
        </w:trPr>
        <w:tc>
          <w:tcPr>
            <w:tcW w:w="1886" w:type="dxa"/>
            <w:vAlign w:val="center"/>
          </w:tcPr>
          <w:p w14:paraId="48ABEAEE" w14:textId="03425FC5" w:rsidR="7522C06D" w:rsidRDefault="7522C06D" w:rsidP="7522C06D">
            <w:pPr>
              <w:spacing w:after="0"/>
            </w:pPr>
            <w:r w:rsidRPr="7522C06D">
              <w:rPr>
                <w:b/>
                <w:bCs/>
              </w:rPr>
              <w:t>Response Time</w:t>
            </w:r>
          </w:p>
        </w:tc>
        <w:tc>
          <w:tcPr>
            <w:tcW w:w="4385" w:type="dxa"/>
            <w:vAlign w:val="center"/>
          </w:tcPr>
          <w:p w14:paraId="08904B67" w14:textId="3D57E652" w:rsidR="7522C06D" w:rsidRDefault="7522C06D" w:rsidP="7522C06D">
            <w:pPr>
              <w:spacing w:after="0"/>
            </w:pPr>
            <w:r>
              <w:t>Immediate physical intervention possible</w:t>
            </w:r>
          </w:p>
        </w:tc>
        <w:tc>
          <w:tcPr>
            <w:tcW w:w="5713" w:type="dxa"/>
            <w:vAlign w:val="center"/>
          </w:tcPr>
          <w:p w14:paraId="32D96BB4" w14:textId="2861E47F" w:rsidR="7522C06D" w:rsidRDefault="7522C06D" w:rsidP="7522C06D">
            <w:pPr>
              <w:spacing w:after="0"/>
            </w:pPr>
            <w:r>
              <w:t>Delays possible due to network or permissions</w:t>
            </w:r>
          </w:p>
        </w:tc>
      </w:tr>
      <w:tr w:rsidR="7522C06D" w14:paraId="56DBED4C" w14:textId="77777777" w:rsidTr="7A36CC13">
        <w:trPr>
          <w:trHeight w:val="300"/>
        </w:trPr>
        <w:tc>
          <w:tcPr>
            <w:tcW w:w="1886" w:type="dxa"/>
            <w:vAlign w:val="center"/>
          </w:tcPr>
          <w:p w14:paraId="3916E949" w14:textId="4E426827" w:rsidR="7522C06D" w:rsidRDefault="7522C06D" w:rsidP="7522C06D">
            <w:pPr>
              <w:spacing w:after="0"/>
            </w:pPr>
            <w:r w:rsidRPr="7522C06D">
              <w:rPr>
                <w:b/>
                <w:bCs/>
              </w:rPr>
              <w:lastRenderedPageBreak/>
              <w:t>Security Concerns</w:t>
            </w:r>
          </w:p>
        </w:tc>
        <w:tc>
          <w:tcPr>
            <w:tcW w:w="4385" w:type="dxa"/>
            <w:vAlign w:val="center"/>
          </w:tcPr>
          <w:p w14:paraId="315D2A5E" w14:textId="4B4618C6" w:rsidR="7522C06D" w:rsidRDefault="7522C06D" w:rsidP="7522C06D">
            <w:pPr>
              <w:spacing w:after="0"/>
            </w:pPr>
            <w:r>
              <w:t>Physical security of equipment</w:t>
            </w:r>
          </w:p>
        </w:tc>
        <w:tc>
          <w:tcPr>
            <w:tcW w:w="5713" w:type="dxa"/>
            <w:vAlign w:val="center"/>
          </w:tcPr>
          <w:p w14:paraId="56FCFE1F" w14:textId="3DA0B23B" w:rsidR="7522C06D" w:rsidRDefault="7522C06D" w:rsidP="7522C06D">
            <w:pPr>
              <w:spacing w:after="0"/>
            </w:pPr>
            <w:r>
              <w:t>Secure remote connections, data encryption</w:t>
            </w:r>
          </w:p>
        </w:tc>
      </w:tr>
    </w:tbl>
    <w:p w14:paraId="5BDB5E09" w14:textId="27FDB683" w:rsidR="00931E0F" w:rsidRPr="00870497" w:rsidRDefault="00931E0F" w:rsidP="7522C06D"/>
    <w:p w14:paraId="3F14D249" w14:textId="5186D5CE" w:rsidR="00931E0F" w:rsidRPr="00870497" w:rsidRDefault="7522C06D" w:rsidP="7522C06D">
      <w:pPr>
        <w:pStyle w:val="Heading3"/>
        <w:spacing w:before="281" w:after="281"/>
      </w:pPr>
      <w:r w:rsidRPr="7522C06D">
        <w:rPr>
          <w:b/>
          <w:bCs/>
        </w:rPr>
        <w:t>✅ Challenges in Remote Administration</w:t>
      </w:r>
    </w:p>
    <w:p w14:paraId="3F54EA47" w14:textId="738DB63D" w:rsidR="00931E0F" w:rsidRPr="00870497" w:rsidRDefault="7522C06D" w:rsidP="7522C06D">
      <w:pPr>
        <w:pStyle w:val="ListParagraph"/>
        <w:numPr>
          <w:ilvl w:val="0"/>
          <w:numId w:val="185"/>
        </w:numPr>
        <w:spacing w:before="240" w:after="240"/>
        <w:rPr>
          <w:b/>
          <w:bCs/>
        </w:rPr>
      </w:pPr>
      <w:r w:rsidRPr="7522C06D">
        <w:rPr>
          <w:b/>
          <w:bCs/>
        </w:rPr>
        <w:t>Security Risks</w:t>
      </w:r>
    </w:p>
    <w:p w14:paraId="3214EF31" w14:textId="737D3E60" w:rsidR="00931E0F" w:rsidRPr="00870497" w:rsidRDefault="7522C06D" w:rsidP="7522C06D">
      <w:pPr>
        <w:pStyle w:val="ListParagraph"/>
        <w:numPr>
          <w:ilvl w:val="1"/>
          <w:numId w:val="185"/>
        </w:numPr>
        <w:spacing w:before="240" w:after="240"/>
      </w:pPr>
      <w:r w:rsidRPr="7522C06D">
        <w:t>Unauthorized access via weak remote credentials.</w:t>
      </w:r>
    </w:p>
    <w:p w14:paraId="58F2D1DF" w14:textId="06F5A621" w:rsidR="00931E0F" w:rsidRPr="00870497" w:rsidRDefault="7522C06D" w:rsidP="7522C06D">
      <w:pPr>
        <w:pStyle w:val="ListParagraph"/>
        <w:numPr>
          <w:ilvl w:val="1"/>
          <w:numId w:val="185"/>
        </w:numPr>
        <w:spacing w:before="240" w:after="240"/>
      </w:pPr>
      <w:r w:rsidRPr="7522C06D">
        <w:t>Exposure to man-in-the-middle and other network attacks.</w:t>
      </w:r>
    </w:p>
    <w:p w14:paraId="1FC6F0F5" w14:textId="68B215D4" w:rsidR="00931E0F" w:rsidRPr="00870497" w:rsidRDefault="7522C06D" w:rsidP="7522C06D">
      <w:pPr>
        <w:pStyle w:val="ListParagraph"/>
        <w:numPr>
          <w:ilvl w:val="1"/>
          <w:numId w:val="185"/>
        </w:numPr>
        <w:spacing w:before="240" w:after="240"/>
      </w:pPr>
      <w:r w:rsidRPr="7522C06D">
        <w:t>Difficulty enforcing strict access controls remotely.</w:t>
      </w:r>
    </w:p>
    <w:p w14:paraId="59DF645F" w14:textId="2F60B670" w:rsidR="00931E0F" w:rsidRPr="00870497" w:rsidRDefault="7522C06D" w:rsidP="7522C06D">
      <w:pPr>
        <w:pStyle w:val="ListParagraph"/>
        <w:numPr>
          <w:ilvl w:val="0"/>
          <w:numId w:val="185"/>
        </w:numPr>
        <w:spacing w:before="240" w:after="240"/>
        <w:rPr>
          <w:b/>
          <w:bCs/>
        </w:rPr>
      </w:pPr>
      <w:r w:rsidRPr="7522C06D">
        <w:rPr>
          <w:b/>
          <w:bCs/>
        </w:rPr>
        <w:t>Network Dependency</w:t>
      </w:r>
    </w:p>
    <w:p w14:paraId="46E3C9EE" w14:textId="0A6B90AA" w:rsidR="00931E0F" w:rsidRPr="00870497" w:rsidRDefault="7522C06D" w:rsidP="7522C06D">
      <w:pPr>
        <w:pStyle w:val="ListParagraph"/>
        <w:numPr>
          <w:ilvl w:val="1"/>
          <w:numId w:val="185"/>
        </w:numPr>
        <w:spacing w:before="240" w:after="240"/>
      </w:pPr>
      <w:r w:rsidRPr="7522C06D">
        <w:t>Reliant on stable and high-speed network connections.</w:t>
      </w:r>
    </w:p>
    <w:p w14:paraId="20DE431F" w14:textId="2DFBEE0C" w:rsidR="00931E0F" w:rsidRPr="00870497" w:rsidRDefault="7522C06D" w:rsidP="7522C06D">
      <w:pPr>
        <w:pStyle w:val="ListParagraph"/>
        <w:numPr>
          <w:ilvl w:val="1"/>
          <w:numId w:val="185"/>
        </w:numPr>
        <w:spacing w:before="240" w:after="240"/>
      </w:pPr>
      <w:r w:rsidRPr="7522C06D">
        <w:t>Connectivity issues can delay or block management tasks.</w:t>
      </w:r>
    </w:p>
    <w:p w14:paraId="43458081" w14:textId="0C07D6CF" w:rsidR="00931E0F" w:rsidRPr="00870497" w:rsidRDefault="7522C06D" w:rsidP="7522C06D">
      <w:pPr>
        <w:pStyle w:val="ListParagraph"/>
        <w:numPr>
          <w:ilvl w:val="0"/>
          <w:numId w:val="185"/>
        </w:numPr>
        <w:spacing w:before="240" w:after="240"/>
        <w:rPr>
          <w:b/>
          <w:bCs/>
        </w:rPr>
      </w:pPr>
      <w:r w:rsidRPr="7522C06D">
        <w:rPr>
          <w:b/>
          <w:bCs/>
        </w:rPr>
        <w:t>Limited Physical Access</w:t>
      </w:r>
    </w:p>
    <w:p w14:paraId="6F34AF60" w14:textId="62D4D3EC" w:rsidR="00931E0F" w:rsidRPr="00870497" w:rsidRDefault="7522C06D" w:rsidP="7522C06D">
      <w:pPr>
        <w:pStyle w:val="ListParagraph"/>
        <w:numPr>
          <w:ilvl w:val="1"/>
          <w:numId w:val="185"/>
        </w:numPr>
        <w:spacing w:before="240" w:after="240"/>
      </w:pPr>
      <w:r w:rsidRPr="7522C06D">
        <w:t>Cannot physically troubleshoot hardware failures.</w:t>
      </w:r>
    </w:p>
    <w:p w14:paraId="1B7BE706" w14:textId="13656A9B" w:rsidR="00931E0F" w:rsidRPr="00870497" w:rsidRDefault="7522C06D" w:rsidP="7522C06D">
      <w:pPr>
        <w:pStyle w:val="ListParagraph"/>
        <w:numPr>
          <w:ilvl w:val="1"/>
          <w:numId w:val="185"/>
        </w:numPr>
        <w:spacing w:before="240" w:after="240"/>
      </w:pPr>
      <w:r w:rsidRPr="7522C06D">
        <w:t>Remote reboot or recovery might be limited.</w:t>
      </w:r>
    </w:p>
    <w:p w14:paraId="45C923A1" w14:textId="699D0786" w:rsidR="00931E0F" w:rsidRPr="00870497" w:rsidRDefault="7522C06D" w:rsidP="7522C06D">
      <w:pPr>
        <w:pStyle w:val="ListParagraph"/>
        <w:numPr>
          <w:ilvl w:val="0"/>
          <w:numId w:val="185"/>
        </w:numPr>
        <w:spacing w:before="240" w:after="240"/>
        <w:rPr>
          <w:b/>
          <w:bCs/>
        </w:rPr>
      </w:pPr>
      <w:r w:rsidRPr="7522C06D">
        <w:rPr>
          <w:b/>
          <w:bCs/>
        </w:rPr>
        <w:t>Tool Compatibility</w:t>
      </w:r>
    </w:p>
    <w:p w14:paraId="67D8078D" w14:textId="598A7ACB" w:rsidR="00931E0F" w:rsidRPr="00870497" w:rsidRDefault="7522C06D" w:rsidP="7522C06D">
      <w:pPr>
        <w:pStyle w:val="ListParagraph"/>
        <w:numPr>
          <w:ilvl w:val="1"/>
          <w:numId w:val="185"/>
        </w:numPr>
        <w:spacing w:before="240" w:after="240"/>
      </w:pPr>
      <w:r w:rsidRPr="7522C06D">
        <w:t>Diverse environments require multiple tools and protocols.</w:t>
      </w:r>
    </w:p>
    <w:p w14:paraId="7A25ACEC" w14:textId="62A326E7" w:rsidR="00931E0F" w:rsidRPr="00870497" w:rsidRDefault="7522C06D" w:rsidP="7522C06D">
      <w:pPr>
        <w:pStyle w:val="ListParagraph"/>
        <w:numPr>
          <w:ilvl w:val="1"/>
          <w:numId w:val="185"/>
        </w:numPr>
        <w:spacing w:before="240" w:after="240"/>
      </w:pPr>
      <w:r w:rsidRPr="7522C06D">
        <w:t>Cross-platform challenges (Windows, Linux, macOS).</w:t>
      </w:r>
    </w:p>
    <w:p w14:paraId="5B6289FA" w14:textId="4553BA67" w:rsidR="00931E0F" w:rsidRPr="00870497" w:rsidRDefault="7522C06D" w:rsidP="7522C06D">
      <w:pPr>
        <w:pStyle w:val="ListParagraph"/>
        <w:numPr>
          <w:ilvl w:val="0"/>
          <w:numId w:val="185"/>
        </w:numPr>
        <w:spacing w:before="240" w:after="240"/>
        <w:rPr>
          <w:b/>
          <w:bCs/>
        </w:rPr>
      </w:pPr>
      <w:r w:rsidRPr="7522C06D">
        <w:rPr>
          <w:b/>
          <w:bCs/>
        </w:rPr>
        <w:t>Compliance and Auditing</w:t>
      </w:r>
    </w:p>
    <w:p w14:paraId="1F960584" w14:textId="2FDDD3EE" w:rsidR="00931E0F" w:rsidRPr="00870497" w:rsidRDefault="7522C06D" w:rsidP="7522C06D">
      <w:pPr>
        <w:pStyle w:val="ListParagraph"/>
        <w:numPr>
          <w:ilvl w:val="1"/>
          <w:numId w:val="185"/>
        </w:numPr>
        <w:spacing w:before="240" w:after="240"/>
      </w:pPr>
      <w:r w:rsidRPr="7522C06D">
        <w:t>Ensuring that remote access complies with policies.</w:t>
      </w:r>
    </w:p>
    <w:p w14:paraId="0A620355" w14:textId="2C1FB9BF" w:rsidR="00931E0F" w:rsidRPr="00870497" w:rsidRDefault="7A36CC13" w:rsidP="7A36CC13">
      <w:pPr>
        <w:pStyle w:val="ListParagraph"/>
        <w:numPr>
          <w:ilvl w:val="1"/>
          <w:numId w:val="185"/>
        </w:numPr>
        <w:spacing w:before="240" w:after="240"/>
      </w:pPr>
      <w:r>
        <w:t>Maintaining logs for accountability and forensic analysis.</w:t>
      </w:r>
    </w:p>
    <w:p w14:paraId="50E39777" w14:textId="206529D2" w:rsidR="00931E0F" w:rsidRPr="00870497" w:rsidRDefault="7522C06D" w:rsidP="7522C06D">
      <w:pPr>
        <w:pStyle w:val="Heading3"/>
        <w:spacing w:before="281" w:after="281"/>
      </w:pPr>
      <w:r w:rsidRPr="7522C06D">
        <w:rPr>
          <w:b/>
          <w:bCs/>
        </w:rPr>
        <w:t>✅ Strategies for Effective Remote Administration</w:t>
      </w:r>
    </w:p>
    <w:tbl>
      <w:tblPr>
        <w:tblW w:w="0" w:type="auto"/>
        <w:tblInd w:w="-129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893"/>
        <w:gridCol w:w="8189"/>
      </w:tblGrid>
      <w:tr w:rsidR="7522C06D" w14:paraId="77AEB465" w14:textId="77777777" w:rsidTr="7A36CC13">
        <w:trPr>
          <w:trHeight w:val="300"/>
        </w:trPr>
        <w:tc>
          <w:tcPr>
            <w:tcW w:w="3893" w:type="dxa"/>
            <w:vAlign w:val="center"/>
          </w:tcPr>
          <w:p w14:paraId="6ACBD28D" w14:textId="499CCBCC" w:rsidR="7522C06D" w:rsidRDefault="7522C06D" w:rsidP="7522C06D">
            <w:pPr>
              <w:spacing w:after="0"/>
              <w:jc w:val="center"/>
            </w:pPr>
            <w:r w:rsidRPr="7522C06D">
              <w:rPr>
                <w:b/>
                <w:bCs/>
              </w:rPr>
              <w:t>Strategy</w:t>
            </w:r>
          </w:p>
        </w:tc>
        <w:tc>
          <w:tcPr>
            <w:tcW w:w="8189" w:type="dxa"/>
            <w:vAlign w:val="center"/>
          </w:tcPr>
          <w:p w14:paraId="1EC29AB1" w14:textId="11D2B17C" w:rsidR="7522C06D" w:rsidRDefault="7522C06D" w:rsidP="7522C06D">
            <w:pPr>
              <w:spacing w:after="0"/>
              <w:jc w:val="center"/>
            </w:pPr>
            <w:r w:rsidRPr="7522C06D">
              <w:rPr>
                <w:b/>
                <w:bCs/>
              </w:rPr>
              <w:t>Description</w:t>
            </w:r>
          </w:p>
        </w:tc>
      </w:tr>
      <w:tr w:rsidR="7522C06D" w14:paraId="315A24CD" w14:textId="77777777" w:rsidTr="7A36CC13">
        <w:trPr>
          <w:trHeight w:val="300"/>
        </w:trPr>
        <w:tc>
          <w:tcPr>
            <w:tcW w:w="3893" w:type="dxa"/>
            <w:vAlign w:val="center"/>
          </w:tcPr>
          <w:p w14:paraId="290C9E82" w14:textId="6C885C4C" w:rsidR="7522C06D" w:rsidRDefault="7522C06D" w:rsidP="7522C06D">
            <w:pPr>
              <w:spacing w:after="0"/>
            </w:pPr>
            <w:r w:rsidRPr="7522C06D">
              <w:rPr>
                <w:b/>
                <w:bCs/>
              </w:rPr>
              <w:t>Secure Access Methods</w:t>
            </w:r>
          </w:p>
        </w:tc>
        <w:tc>
          <w:tcPr>
            <w:tcW w:w="8189" w:type="dxa"/>
            <w:vAlign w:val="center"/>
          </w:tcPr>
          <w:p w14:paraId="69CC6405" w14:textId="3698E71C" w:rsidR="7522C06D" w:rsidRDefault="7522C06D" w:rsidP="7522C06D">
            <w:pPr>
              <w:spacing w:after="0"/>
            </w:pPr>
            <w:r>
              <w:t>Use VPNs, SSH keys, multi-factor authentication (MFA), and strong passwords.</w:t>
            </w:r>
          </w:p>
        </w:tc>
      </w:tr>
      <w:tr w:rsidR="7522C06D" w14:paraId="0854859E" w14:textId="77777777" w:rsidTr="7A36CC13">
        <w:trPr>
          <w:trHeight w:val="300"/>
        </w:trPr>
        <w:tc>
          <w:tcPr>
            <w:tcW w:w="3893" w:type="dxa"/>
            <w:vAlign w:val="center"/>
          </w:tcPr>
          <w:p w14:paraId="4555B6A8" w14:textId="3196D9D8" w:rsidR="7522C06D" w:rsidRDefault="7522C06D" w:rsidP="7522C06D">
            <w:pPr>
              <w:spacing w:after="0"/>
            </w:pPr>
            <w:r w:rsidRPr="7522C06D">
              <w:rPr>
                <w:b/>
                <w:bCs/>
              </w:rPr>
              <w:t>Use of Centralized Management Tools</w:t>
            </w:r>
          </w:p>
        </w:tc>
        <w:tc>
          <w:tcPr>
            <w:tcW w:w="8189" w:type="dxa"/>
            <w:vAlign w:val="center"/>
          </w:tcPr>
          <w:p w14:paraId="760D1AC4" w14:textId="72CDD774" w:rsidR="7522C06D" w:rsidRDefault="7522C06D" w:rsidP="7522C06D">
            <w:pPr>
              <w:spacing w:after="0"/>
            </w:pPr>
            <w:r>
              <w:t>Tools like Ansible, Puppet, Microsoft SCCM enable automation and uniform control.</w:t>
            </w:r>
          </w:p>
        </w:tc>
      </w:tr>
      <w:tr w:rsidR="7522C06D" w14:paraId="4E075CEE" w14:textId="77777777" w:rsidTr="7A36CC13">
        <w:trPr>
          <w:trHeight w:val="300"/>
        </w:trPr>
        <w:tc>
          <w:tcPr>
            <w:tcW w:w="3893" w:type="dxa"/>
            <w:vAlign w:val="center"/>
          </w:tcPr>
          <w:p w14:paraId="7D528595" w14:textId="42761DC9" w:rsidR="7522C06D" w:rsidRDefault="7522C06D" w:rsidP="7522C06D">
            <w:pPr>
              <w:spacing w:after="0"/>
            </w:pPr>
            <w:r w:rsidRPr="7522C06D">
              <w:rPr>
                <w:b/>
                <w:bCs/>
              </w:rPr>
              <w:t>Network Monitoring &amp; Alerts</w:t>
            </w:r>
          </w:p>
        </w:tc>
        <w:tc>
          <w:tcPr>
            <w:tcW w:w="8189" w:type="dxa"/>
            <w:vAlign w:val="center"/>
          </w:tcPr>
          <w:p w14:paraId="66FFA764" w14:textId="74AFD582" w:rsidR="7522C06D" w:rsidRDefault="7522C06D" w:rsidP="7522C06D">
            <w:pPr>
              <w:spacing w:after="0"/>
            </w:pPr>
            <w:r>
              <w:t>Proactively monitor network health to detect connectivity or security issues early.</w:t>
            </w:r>
          </w:p>
        </w:tc>
      </w:tr>
      <w:tr w:rsidR="7522C06D" w14:paraId="35C3B4E7" w14:textId="77777777" w:rsidTr="7A36CC13">
        <w:trPr>
          <w:trHeight w:val="300"/>
        </w:trPr>
        <w:tc>
          <w:tcPr>
            <w:tcW w:w="3893" w:type="dxa"/>
            <w:vAlign w:val="center"/>
          </w:tcPr>
          <w:p w14:paraId="16109DEC" w14:textId="517CC5F4" w:rsidR="7522C06D" w:rsidRDefault="7522C06D" w:rsidP="7522C06D">
            <w:pPr>
              <w:spacing w:after="0"/>
            </w:pPr>
            <w:r w:rsidRPr="7522C06D">
              <w:rPr>
                <w:b/>
                <w:bCs/>
              </w:rPr>
              <w:t>Remote Console Access</w:t>
            </w:r>
          </w:p>
        </w:tc>
        <w:tc>
          <w:tcPr>
            <w:tcW w:w="8189" w:type="dxa"/>
            <w:vAlign w:val="center"/>
          </w:tcPr>
          <w:p w14:paraId="08AF9288" w14:textId="1EA50828" w:rsidR="7522C06D" w:rsidRDefault="7522C06D" w:rsidP="7522C06D">
            <w:pPr>
              <w:spacing w:after="0"/>
            </w:pPr>
            <w:r>
              <w:t xml:space="preserve">Use KVM over IP, Intel AMT, or </w:t>
            </w:r>
            <w:proofErr w:type="spellStart"/>
            <w:r>
              <w:t>iLO</w:t>
            </w:r>
            <w:proofErr w:type="spellEnd"/>
            <w:r>
              <w:t xml:space="preserve"> for out-of-band management.</w:t>
            </w:r>
          </w:p>
        </w:tc>
      </w:tr>
      <w:tr w:rsidR="7522C06D" w14:paraId="49101566" w14:textId="77777777" w:rsidTr="7A36CC13">
        <w:trPr>
          <w:trHeight w:val="300"/>
        </w:trPr>
        <w:tc>
          <w:tcPr>
            <w:tcW w:w="3893" w:type="dxa"/>
            <w:vAlign w:val="center"/>
          </w:tcPr>
          <w:p w14:paraId="59B054D1" w14:textId="5427BC1F" w:rsidR="7522C06D" w:rsidRDefault="7522C06D" w:rsidP="7522C06D">
            <w:pPr>
              <w:spacing w:after="0"/>
            </w:pPr>
            <w:r w:rsidRPr="7522C06D">
              <w:rPr>
                <w:b/>
                <w:bCs/>
              </w:rPr>
              <w:t>Regular Auditing and Logging</w:t>
            </w:r>
          </w:p>
        </w:tc>
        <w:tc>
          <w:tcPr>
            <w:tcW w:w="8189" w:type="dxa"/>
            <w:vAlign w:val="center"/>
          </w:tcPr>
          <w:p w14:paraId="425CB670" w14:textId="1FB5FBE8" w:rsidR="7522C06D" w:rsidRDefault="7522C06D" w:rsidP="7522C06D">
            <w:pPr>
              <w:spacing w:after="0"/>
            </w:pPr>
            <w:r>
              <w:t>Keep detailed logs of remote sessions and changes for compliance.</w:t>
            </w:r>
          </w:p>
        </w:tc>
      </w:tr>
      <w:tr w:rsidR="7522C06D" w14:paraId="60934D38" w14:textId="77777777" w:rsidTr="7A36CC13">
        <w:trPr>
          <w:trHeight w:val="300"/>
        </w:trPr>
        <w:tc>
          <w:tcPr>
            <w:tcW w:w="3893" w:type="dxa"/>
            <w:vAlign w:val="center"/>
          </w:tcPr>
          <w:p w14:paraId="653971D7" w14:textId="42499790" w:rsidR="7522C06D" w:rsidRDefault="7522C06D" w:rsidP="7522C06D">
            <w:pPr>
              <w:spacing w:after="0"/>
            </w:pPr>
            <w:r w:rsidRPr="7522C06D">
              <w:rPr>
                <w:b/>
                <w:bCs/>
              </w:rPr>
              <w:t>Backup and Recovery Plans</w:t>
            </w:r>
          </w:p>
        </w:tc>
        <w:tc>
          <w:tcPr>
            <w:tcW w:w="8189" w:type="dxa"/>
            <w:vAlign w:val="center"/>
          </w:tcPr>
          <w:p w14:paraId="1CF80DD4" w14:textId="1531154A" w:rsidR="7522C06D" w:rsidRDefault="7522C06D" w:rsidP="7522C06D">
            <w:pPr>
              <w:spacing w:after="0"/>
            </w:pPr>
            <w:r>
              <w:t>Have remote-accessible recovery options, such as snapshots or remote boot.</w:t>
            </w:r>
          </w:p>
        </w:tc>
      </w:tr>
      <w:tr w:rsidR="7522C06D" w14:paraId="0C09764B" w14:textId="77777777" w:rsidTr="7A36CC13">
        <w:trPr>
          <w:trHeight w:val="300"/>
        </w:trPr>
        <w:tc>
          <w:tcPr>
            <w:tcW w:w="3893" w:type="dxa"/>
            <w:vAlign w:val="center"/>
          </w:tcPr>
          <w:p w14:paraId="5E6E1D0E" w14:textId="28E81783" w:rsidR="7522C06D" w:rsidRDefault="7522C06D" w:rsidP="7522C06D">
            <w:pPr>
              <w:spacing w:after="0"/>
            </w:pPr>
            <w:r w:rsidRPr="7522C06D">
              <w:rPr>
                <w:b/>
                <w:bCs/>
              </w:rPr>
              <w:t>Cross-Platform Tools</w:t>
            </w:r>
          </w:p>
        </w:tc>
        <w:tc>
          <w:tcPr>
            <w:tcW w:w="8189" w:type="dxa"/>
            <w:vAlign w:val="center"/>
          </w:tcPr>
          <w:p w14:paraId="2A2732ED" w14:textId="473ECA08" w:rsidR="7522C06D" w:rsidRDefault="7522C06D" w:rsidP="7522C06D">
            <w:pPr>
              <w:spacing w:after="0"/>
            </w:pPr>
            <w:r>
              <w:t>Employ versatile tools supporting all OS types in your environment.</w:t>
            </w:r>
          </w:p>
        </w:tc>
      </w:tr>
    </w:tbl>
    <w:p w14:paraId="49BB66B6" w14:textId="69B36ACE" w:rsidR="00931E0F" w:rsidRPr="00870497" w:rsidRDefault="00931E0F" w:rsidP="7522C06D"/>
    <w:p w14:paraId="05FA9224" w14:textId="5E4CAEC6" w:rsidR="00931E0F" w:rsidRPr="00870497" w:rsidRDefault="7522C06D" w:rsidP="7522C06D">
      <w:pPr>
        <w:pStyle w:val="Heading3"/>
        <w:spacing w:before="281" w:after="281"/>
      </w:pPr>
      <w:r w:rsidRPr="7522C06D">
        <w:rPr>
          <w:b/>
          <w:bCs/>
        </w:rPr>
        <w:t>✅ Common Tools for Remote Administration</w:t>
      </w:r>
    </w:p>
    <w:p w14:paraId="48467CEB" w14:textId="622D7CFB" w:rsidR="00931E0F" w:rsidRPr="00870497" w:rsidRDefault="7522C06D" w:rsidP="7522C06D">
      <w:pPr>
        <w:pStyle w:val="ListParagraph"/>
        <w:numPr>
          <w:ilvl w:val="0"/>
          <w:numId w:val="184"/>
        </w:numPr>
        <w:spacing w:before="240" w:after="240"/>
      </w:pPr>
      <w:r w:rsidRPr="7522C06D">
        <w:rPr>
          <w:b/>
          <w:bCs/>
        </w:rPr>
        <w:t>SSH (Secure Shell):</w:t>
      </w:r>
      <w:r w:rsidRPr="7522C06D">
        <w:t xml:space="preserve"> For secure command-line access to Linux/Unix systems.</w:t>
      </w:r>
    </w:p>
    <w:p w14:paraId="3FD46480" w14:textId="2AE601E3" w:rsidR="00931E0F" w:rsidRPr="00870497" w:rsidRDefault="7522C06D" w:rsidP="7522C06D">
      <w:pPr>
        <w:pStyle w:val="ListParagraph"/>
        <w:numPr>
          <w:ilvl w:val="0"/>
          <w:numId w:val="184"/>
        </w:numPr>
        <w:spacing w:before="240" w:after="240"/>
      </w:pPr>
      <w:r w:rsidRPr="7522C06D">
        <w:rPr>
          <w:b/>
          <w:bCs/>
        </w:rPr>
        <w:t>RDP (Remote Desktop Protocol):</w:t>
      </w:r>
      <w:r w:rsidRPr="7522C06D">
        <w:t xml:space="preserve"> For remote Windows desktop access.</w:t>
      </w:r>
    </w:p>
    <w:p w14:paraId="67B68DCB" w14:textId="62F3BC77" w:rsidR="00931E0F" w:rsidRPr="00870497" w:rsidRDefault="7522C06D" w:rsidP="7522C06D">
      <w:pPr>
        <w:pStyle w:val="ListParagraph"/>
        <w:numPr>
          <w:ilvl w:val="0"/>
          <w:numId w:val="184"/>
        </w:numPr>
        <w:spacing w:before="240" w:after="240"/>
      </w:pPr>
      <w:r w:rsidRPr="7522C06D">
        <w:rPr>
          <w:b/>
          <w:bCs/>
        </w:rPr>
        <w:t>VPN (Virtual Private Network):</w:t>
      </w:r>
      <w:r w:rsidRPr="7522C06D">
        <w:t xml:space="preserve"> Secures remote connections.</w:t>
      </w:r>
    </w:p>
    <w:p w14:paraId="7D0165CE" w14:textId="0B2C08B3" w:rsidR="00931E0F" w:rsidRPr="00870497" w:rsidRDefault="7522C06D" w:rsidP="7522C06D">
      <w:pPr>
        <w:pStyle w:val="ListParagraph"/>
        <w:numPr>
          <w:ilvl w:val="0"/>
          <w:numId w:val="184"/>
        </w:numPr>
        <w:spacing w:before="240" w:after="240"/>
      </w:pPr>
      <w:r w:rsidRPr="7522C06D">
        <w:rPr>
          <w:b/>
          <w:bCs/>
        </w:rPr>
        <w:t>Remote Management Interfaces:</w:t>
      </w:r>
      <w:r w:rsidRPr="7522C06D">
        <w:t xml:space="preserve"> IPMI, </w:t>
      </w:r>
      <w:proofErr w:type="spellStart"/>
      <w:r w:rsidRPr="7522C06D">
        <w:t>iLO</w:t>
      </w:r>
      <w:proofErr w:type="spellEnd"/>
      <w:r w:rsidRPr="7522C06D">
        <w:t>, DRAC for hardware-level access.</w:t>
      </w:r>
    </w:p>
    <w:p w14:paraId="778EC865" w14:textId="091786EF" w:rsidR="00931E0F" w:rsidRPr="00870497" w:rsidRDefault="7522C06D" w:rsidP="7522C06D">
      <w:pPr>
        <w:pStyle w:val="ListParagraph"/>
        <w:numPr>
          <w:ilvl w:val="0"/>
          <w:numId w:val="184"/>
        </w:numPr>
        <w:spacing w:before="240" w:after="240"/>
      </w:pPr>
      <w:r w:rsidRPr="7522C06D">
        <w:rPr>
          <w:b/>
          <w:bCs/>
        </w:rPr>
        <w:lastRenderedPageBreak/>
        <w:t>Configuration Management Tools:</w:t>
      </w:r>
      <w:r w:rsidRPr="7522C06D">
        <w:t xml:space="preserve"> Ansible, Puppet, Chef.</w:t>
      </w:r>
    </w:p>
    <w:p w14:paraId="5E377430" w14:textId="19D7818B" w:rsidR="00931E0F" w:rsidRPr="00870497" w:rsidRDefault="7522C06D" w:rsidP="7522C06D">
      <w:pPr>
        <w:pStyle w:val="ListParagraph"/>
        <w:numPr>
          <w:ilvl w:val="0"/>
          <w:numId w:val="184"/>
        </w:numPr>
        <w:spacing w:before="240" w:after="240"/>
      </w:pPr>
      <w:r w:rsidRPr="7522C06D">
        <w:rPr>
          <w:b/>
          <w:bCs/>
        </w:rPr>
        <w:t>Remote Monitoring Tools:</w:t>
      </w:r>
      <w:r w:rsidRPr="7522C06D">
        <w:t xml:space="preserve"> Nagios, Zabbix, SolarWinds.</w:t>
      </w:r>
    </w:p>
    <w:p w14:paraId="04E8EB04" w14:textId="38BE424B" w:rsidR="00931E0F" w:rsidRPr="00870497" w:rsidRDefault="00931E0F" w:rsidP="7522C06D"/>
    <w:p w14:paraId="3B557EE8" w14:textId="7C8EED35" w:rsidR="00931E0F" w:rsidRPr="00870497" w:rsidRDefault="7522C06D" w:rsidP="7522C06D">
      <w:pPr>
        <w:pStyle w:val="Heading3"/>
        <w:spacing w:before="281" w:after="281"/>
      </w:pPr>
      <w:r w:rsidRPr="7522C06D">
        <w:rPr>
          <w:b/>
          <w:bCs/>
        </w:rPr>
        <w:t>✅ Conclusion</w:t>
      </w:r>
    </w:p>
    <w:p w14:paraId="418E9405" w14:textId="47F9FF6D" w:rsidR="00931E0F" w:rsidRPr="00870497" w:rsidRDefault="7522C06D" w:rsidP="7522C06D">
      <w:pPr>
        <w:spacing w:before="240" w:after="240"/>
      </w:pPr>
      <w:r w:rsidRPr="7522C06D">
        <w:t xml:space="preserve">Remote administration is essential in today’s distributed IT environments but comes with </w:t>
      </w:r>
      <w:r w:rsidRPr="7522C06D">
        <w:rPr>
          <w:b/>
          <w:bCs/>
        </w:rPr>
        <w:t>unique security, connectivity, and management challenges</w:t>
      </w:r>
      <w:r w:rsidRPr="7522C06D">
        <w:t xml:space="preserve">. By adopting </w:t>
      </w:r>
      <w:r w:rsidRPr="7522C06D">
        <w:rPr>
          <w:b/>
          <w:bCs/>
        </w:rPr>
        <w:t>secure access methods, centralized management tools, proactive monitoring, and reliable remote hardware interfaces</w:t>
      </w:r>
      <w:r w:rsidRPr="7522C06D">
        <w:t>, organizations can effectively manage systems remotely while maintaining security and operational efficiency.</w:t>
      </w:r>
    </w:p>
    <w:p w14:paraId="3262E507" w14:textId="5667693F" w:rsidR="00931E0F" w:rsidRPr="00870497" w:rsidRDefault="00931E0F" w:rsidP="008F2F0C">
      <w:pPr>
        <w:pStyle w:val="NormalWeb"/>
        <w:rPr>
          <w:rStyle w:val="Strong"/>
          <w:rFonts w:eastAsiaTheme="majorEastAsia"/>
          <w:b w:val="0"/>
          <w:bCs w:val="0"/>
          <w:color w:val="FF0000"/>
        </w:rPr>
      </w:pPr>
    </w:p>
    <w:p w14:paraId="3BB1A65E" w14:textId="77777777" w:rsidR="00C22F04" w:rsidRPr="00870497" w:rsidRDefault="00C22F04" w:rsidP="008F2F0C">
      <w:pPr>
        <w:pStyle w:val="NormalWeb"/>
        <w:rPr>
          <w:color w:val="FF0000"/>
        </w:rPr>
      </w:pPr>
    </w:p>
    <w:p w14:paraId="10FCA5D8" w14:textId="77777777" w:rsidR="008F2F0C" w:rsidRPr="00870497" w:rsidRDefault="008F2F0C" w:rsidP="00A81C4A">
      <w:pPr>
        <w:pStyle w:val="NormalWeb"/>
        <w:rPr>
          <w:color w:val="FF0000"/>
        </w:rPr>
      </w:pPr>
    </w:p>
    <w:p w14:paraId="0EF37623" w14:textId="77777777" w:rsidR="00A81C4A" w:rsidRPr="00870497" w:rsidRDefault="00A81C4A" w:rsidP="00283235">
      <w:pPr>
        <w:pStyle w:val="NormalWeb"/>
        <w:rPr>
          <w:color w:val="FF0000"/>
        </w:rPr>
      </w:pPr>
    </w:p>
    <w:p w14:paraId="0B1F0123" w14:textId="204606C8" w:rsidR="000263ED" w:rsidRPr="00870497" w:rsidRDefault="798C4040" w:rsidP="798C4040">
      <w:pPr>
        <w:pStyle w:val="Heading3"/>
        <w:spacing w:before="281" w:after="281"/>
      </w:pPr>
      <w:r w:rsidRPr="798C4040">
        <w:rPr>
          <w:b/>
          <w:bCs/>
        </w:rPr>
        <w:t>What is DevOps? What are its key components?</w:t>
      </w:r>
    </w:p>
    <w:p w14:paraId="07778756" w14:textId="05A1242D" w:rsidR="000263ED" w:rsidRPr="00870497" w:rsidRDefault="000263ED"/>
    <w:p w14:paraId="3AA8AF95" w14:textId="58B0D9AE" w:rsidR="000263ED" w:rsidRPr="00870497" w:rsidRDefault="798C4040" w:rsidP="798C4040">
      <w:pPr>
        <w:pStyle w:val="Heading3"/>
        <w:spacing w:before="281" w:after="281"/>
      </w:pPr>
      <w:r w:rsidRPr="798C4040">
        <w:rPr>
          <w:b/>
          <w:bCs/>
        </w:rPr>
        <w:t>✅ Definition of DevOps</w:t>
      </w:r>
    </w:p>
    <w:p w14:paraId="511AA457" w14:textId="7053066F" w:rsidR="000263ED" w:rsidRPr="00870497" w:rsidRDefault="798C4040" w:rsidP="798C4040">
      <w:pPr>
        <w:spacing w:before="240" w:after="240"/>
      </w:pPr>
      <w:r w:rsidRPr="798C4040">
        <w:rPr>
          <w:b/>
          <w:bCs/>
        </w:rPr>
        <w:t>DevOps</w:t>
      </w:r>
      <w:r>
        <w:t xml:space="preserve"> is a combination of </w:t>
      </w:r>
      <w:r w:rsidRPr="798C4040">
        <w:rPr>
          <w:b/>
          <w:bCs/>
        </w:rPr>
        <w:t>Development (Dev)</w:t>
      </w:r>
      <w:r>
        <w:t xml:space="preserve"> and </w:t>
      </w:r>
      <w:r w:rsidRPr="798C4040">
        <w:rPr>
          <w:b/>
          <w:bCs/>
        </w:rPr>
        <w:t>Operations (Ops)</w:t>
      </w:r>
      <w:r>
        <w:t>.</w:t>
      </w:r>
    </w:p>
    <w:p w14:paraId="635FF61D" w14:textId="4995FF85" w:rsidR="000263ED" w:rsidRPr="00870497" w:rsidRDefault="798C4040" w:rsidP="798C4040">
      <w:pPr>
        <w:spacing w:before="240" w:after="240"/>
      </w:pPr>
      <w:r>
        <w:t xml:space="preserve"> It is a </w:t>
      </w:r>
      <w:r w:rsidRPr="798C4040">
        <w:rPr>
          <w:b/>
          <w:bCs/>
        </w:rPr>
        <w:t>culture, methodology, and set of practices</w:t>
      </w:r>
      <w:r>
        <w:t xml:space="preserve"> that aim to:</w:t>
      </w:r>
    </w:p>
    <w:p w14:paraId="73024F72" w14:textId="254FD9AC" w:rsidR="000263ED" w:rsidRPr="00870497" w:rsidRDefault="798C4040" w:rsidP="798C4040">
      <w:pPr>
        <w:pStyle w:val="ListParagraph"/>
        <w:numPr>
          <w:ilvl w:val="0"/>
          <w:numId w:val="140"/>
        </w:numPr>
        <w:spacing w:before="240" w:after="240"/>
      </w:pPr>
      <w:r>
        <w:t>Bridge the gap between software development and IT operations,</w:t>
      </w:r>
    </w:p>
    <w:p w14:paraId="6F1B5714" w14:textId="2189ED27" w:rsidR="000263ED" w:rsidRPr="00870497" w:rsidRDefault="798C4040" w:rsidP="798C4040">
      <w:pPr>
        <w:pStyle w:val="ListParagraph"/>
        <w:numPr>
          <w:ilvl w:val="0"/>
          <w:numId w:val="140"/>
        </w:numPr>
        <w:spacing w:before="240" w:after="240"/>
      </w:pPr>
      <w:r w:rsidRPr="798C4040">
        <w:rPr>
          <w:b/>
          <w:bCs/>
        </w:rPr>
        <w:t>Enable faster development, testing, and deployment</w:t>
      </w:r>
      <w:r>
        <w:t xml:space="preserve"> of applications,</w:t>
      </w:r>
    </w:p>
    <w:p w14:paraId="76E28351" w14:textId="1FF335CD" w:rsidR="000263ED" w:rsidRPr="00870497" w:rsidRDefault="798C4040" w:rsidP="798C4040">
      <w:pPr>
        <w:pStyle w:val="ListParagraph"/>
        <w:numPr>
          <w:ilvl w:val="0"/>
          <w:numId w:val="140"/>
        </w:numPr>
        <w:spacing w:before="240" w:after="240"/>
      </w:pPr>
      <w:r w:rsidRPr="798C4040">
        <w:rPr>
          <w:b/>
          <w:bCs/>
        </w:rPr>
        <w:t>Increase collaboration, automation, and monitoring</w:t>
      </w:r>
      <w:r>
        <w:t xml:space="preserve"> across the software delivery lifecycle.</w:t>
      </w:r>
    </w:p>
    <w:p w14:paraId="27BD5B07" w14:textId="410435D5" w:rsidR="000263ED" w:rsidRPr="00870497" w:rsidRDefault="798C4040" w:rsidP="798C4040">
      <w:pPr>
        <w:spacing w:before="240" w:after="240"/>
      </w:pPr>
      <w:r>
        <w:t xml:space="preserve">🧠 </w:t>
      </w:r>
      <w:r w:rsidRPr="798C4040">
        <w:rPr>
          <w:b/>
          <w:bCs/>
        </w:rPr>
        <w:t>Goal</w:t>
      </w:r>
      <w:r>
        <w:t>: Deliver better software faster and more reliably through continuous integration, delivery, and feedback.</w:t>
      </w:r>
    </w:p>
    <w:p w14:paraId="142823FF" w14:textId="750611F7" w:rsidR="000263ED" w:rsidRPr="00870497" w:rsidRDefault="000263ED"/>
    <w:p w14:paraId="0D79EB1B" w14:textId="5A03E9B9" w:rsidR="000263ED" w:rsidRPr="00870497" w:rsidRDefault="798C4040" w:rsidP="798C4040">
      <w:pPr>
        <w:pStyle w:val="Heading3"/>
        <w:spacing w:before="281" w:after="281"/>
      </w:pPr>
      <w:r w:rsidRPr="798C4040">
        <w:rPr>
          <w:b/>
          <w:bCs/>
        </w:rPr>
        <w:t>✅ Key Components of DevOps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573"/>
        <w:gridCol w:w="6757"/>
      </w:tblGrid>
      <w:tr w:rsidR="798C4040" w14:paraId="531DC56D" w14:textId="77777777" w:rsidTr="798C4040">
        <w:trPr>
          <w:trHeight w:val="300"/>
        </w:trPr>
        <w:tc>
          <w:tcPr>
            <w:tcW w:w="2577" w:type="dxa"/>
            <w:vAlign w:val="center"/>
          </w:tcPr>
          <w:p w14:paraId="64BD93D4" w14:textId="498F3728" w:rsidR="798C4040" w:rsidRDefault="798C4040" w:rsidP="798C4040">
            <w:pPr>
              <w:spacing w:after="0"/>
              <w:jc w:val="center"/>
            </w:pPr>
            <w:r w:rsidRPr="798C4040">
              <w:rPr>
                <w:b/>
                <w:bCs/>
              </w:rPr>
              <w:t>Component</w:t>
            </w:r>
          </w:p>
        </w:tc>
        <w:tc>
          <w:tcPr>
            <w:tcW w:w="6783" w:type="dxa"/>
            <w:vAlign w:val="center"/>
          </w:tcPr>
          <w:p w14:paraId="2ABFA1FE" w14:textId="5F3A5518" w:rsidR="798C4040" w:rsidRDefault="798C4040" w:rsidP="798C4040">
            <w:pPr>
              <w:spacing w:after="0"/>
              <w:jc w:val="center"/>
            </w:pPr>
            <w:r w:rsidRPr="798C4040">
              <w:rPr>
                <w:b/>
                <w:bCs/>
              </w:rPr>
              <w:t>Description</w:t>
            </w:r>
          </w:p>
        </w:tc>
      </w:tr>
      <w:tr w:rsidR="798C4040" w14:paraId="7D9EA775" w14:textId="77777777" w:rsidTr="798C4040">
        <w:trPr>
          <w:trHeight w:val="300"/>
        </w:trPr>
        <w:tc>
          <w:tcPr>
            <w:tcW w:w="2577" w:type="dxa"/>
            <w:vAlign w:val="center"/>
          </w:tcPr>
          <w:p w14:paraId="6FE059AE" w14:textId="21AE48A9" w:rsidR="798C4040" w:rsidRDefault="798C4040" w:rsidP="798C4040">
            <w:pPr>
              <w:spacing w:after="0"/>
            </w:pPr>
            <w:r w:rsidRPr="798C4040">
              <w:rPr>
                <w:b/>
                <w:bCs/>
              </w:rPr>
              <w:lastRenderedPageBreak/>
              <w:t>1. Continuous Integration (CI)</w:t>
            </w:r>
          </w:p>
        </w:tc>
        <w:tc>
          <w:tcPr>
            <w:tcW w:w="6783" w:type="dxa"/>
            <w:vAlign w:val="center"/>
          </w:tcPr>
          <w:p w14:paraId="12A7D50F" w14:textId="5A888991" w:rsidR="798C4040" w:rsidRDefault="798C4040" w:rsidP="798C4040">
            <w:pPr>
              <w:spacing w:after="0"/>
            </w:pPr>
            <w:r>
              <w:t>Developers frequently merge code into a shared repository. Automated builds and tests verify the code.</w:t>
            </w:r>
          </w:p>
        </w:tc>
      </w:tr>
      <w:tr w:rsidR="798C4040" w14:paraId="6222FA76" w14:textId="77777777" w:rsidTr="798C4040">
        <w:trPr>
          <w:trHeight w:val="300"/>
        </w:trPr>
        <w:tc>
          <w:tcPr>
            <w:tcW w:w="2577" w:type="dxa"/>
            <w:vAlign w:val="center"/>
          </w:tcPr>
          <w:p w14:paraId="599A3344" w14:textId="202AB4C5" w:rsidR="798C4040" w:rsidRDefault="798C4040" w:rsidP="798C4040">
            <w:pPr>
              <w:spacing w:after="0"/>
            </w:pPr>
            <w:r w:rsidRPr="798C4040">
              <w:rPr>
                <w:b/>
                <w:bCs/>
              </w:rPr>
              <w:t>2. Continuous Delivery (CD)</w:t>
            </w:r>
          </w:p>
        </w:tc>
        <w:tc>
          <w:tcPr>
            <w:tcW w:w="6783" w:type="dxa"/>
            <w:vAlign w:val="center"/>
          </w:tcPr>
          <w:p w14:paraId="0EDAF88C" w14:textId="46BF1551" w:rsidR="798C4040" w:rsidRDefault="798C4040" w:rsidP="798C4040">
            <w:pPr>
              <w:spacing w:after="0"/>
            </w:pPr>
            <w:r>
              <w:t>Code changes are automatically prepared for release to production with minimal manual intervention.</w:t>
            </w:r>
          </w:p>
        </w:tc>
      </w:tr>
      <w:tr w:rsidR="798C4040" w14:paraId="46FFEA06" w14:textId="77777777" w:rsidTr="798C4040">
        <w:trPr>
          <w:trHeight w:val="300"/>
        </w:trPr>
        <w:tc>
          <w:tcPr>
            <w:tcW w:w="2577" w:type="dxa"/>
            <w:vAlign w:val="center"/>
          </w:tcPr>
          <w:p w14:paraId="26DDE486" w14:textId="1AB76B96" w:rsidR="798C4040" w:rsidRDefault="798C4040" w:rsidP="798C4040">
            <w:pPr>
              <w:spacing w:after="0"/>
            </w:pPr>
            <w:r w:rsidRPr="798C4040">
              <w:rPr>
                <w:b/>
                <w:bCs/>
              </w:rPr>
              <w:t>3. Infrastructure as Code (</w:t>
            </w:r>
            <w:proofErr w:type="spellStart"/>
            <w:r w:rsidRPr="798C4040">
              <w:rPr>
                <w:b/>
                <w:bCs/>
              </w:rPr>
              <w:t>IaC</w:t>
            </w:r>
            <w:proofErr w:type="spellEnd"/>
            <w:r w:rsidRPr="798C4040">
              <w:rPr>
                <w:b/>
                <w:bCs/>
              </w:rPr>
              <w:t>)</w:t>
            </w:r>
          </w:p>
        </w:tc>
        <w:tc>
          <w:tcPr>
            <w:tcW w:w="6783" w:type="dxa"/>
            <w:vAlign w:val="center"/>
          </w:tcPr>
          <w:p w14:paraId="52E335A6" w14:textId="537E12F9" w:rsidR="798C4040" w:rsidRDefault="798C4040" w:rsidP="798C4040">
            <w:pPr>
              <w:spacing w:after="0"/>
            </w:pPr>
            <w:r>
              <w:t>Manage and provision infrastructure using code/scripts (e.g., Terraform, Ansible).</w:t>
            </w:r>
          </w:p>
        </w:tc>
      </w:tr>
      <w:tr w:rsidR="798C4040" w14:paraId="70623FD8" w14:textId="77777777" w:rsidTr="798C4040">
        <w:trPr>
          <w:trHeight w:val="300"/>
        </w:trPr>
        <w:tc>
          <w:tcPr>
            <w:tcW w:w="2577" w:type="dxa"/>
            <w:vAlign w:val="center"/>
          </w:tcPr>
          <w:p w14:paraId="6C984AFC" w14:textId="2717A0D7" w:rsidR="798C4040" w:rsidRDefault="798C4040" w:rsidP="798C4040">
            <w:pPr>
              <w:spacing w:after="0"/>
            </w:pPr>
            <w:r w:rsidRPr="798C4040">
              <w:rPr>
                <w:b/>
                <w:bCs/>
              </w:rPr>
              <w:t>4. Configuration Management</w:t>
            </w:r>
          </w:p>
        </w:tc>
        <w:tc>
          <w:tcPr>
            <w:tcW w:w="6783" w:type="dxa"/>
            <w:vAlign w:val="center"/>
          </w:tcPr>
          <w:p w14:paraId="69CD1B8D" w14:textId="4AA4170D" w:rsidR="798C4040" w:rsidRDefault="798C4040" w:rsidP="798C4040">
            <w:pPr>
              <w:spacing w:after="0"/>
            </w:pPr>
            <w:r>
              <w:t>Automate configuration and maintenance of software and systems (e.g., Puppet, Chef).</w:t>
            </w:r>
          </w:p>
        </w:tc>
      </w:tr>
      <w:tr w:rsidR="798C4040" w14:paraId="0F05312B" w14:textId="77777777" w:rsidTr="798C4040">
        <w:trPr>
          <w:trHeight w:val="300"/>
        </w:trPr>
        <w:tc>
          <w:tcPr>
            <w:tcW w:w="2577" w:type="dxa"/>
            <w:vAlign w:val="center"/>
          </w:tcPr>
          <w:p w14:paraId="754A7D10" w14:textId="045E6BA6" w:rsidR="798C4040" w:rsidRDefault="798C4040" w:rsidP="798C4040">
            <w:pPr>
              <w:spacing w:after="0"/>
            </w:pPr>
            <w:r w:rsidRPr="798C4040">
              <w:rPr>
                <w:b/>
                <w:bCs/>
              </w:rPr>
              <w:t>5. Automated Testing</w:t>
            </w:r>
          </w:p>
        </w:tc>
        <w:tc>
          <w:tcPr>
            <w:tcW w:w="6783" w:type="dxa"/>
            <w:vAlign w:val="center"/>
          </w:tcPr>
          <w:p w14:paraId="4238D6BB" w14:textId="0CAEB6A0" w:rsidR="798C4040" w:rsidRDefault="798C4040" w:rsidP="798C4040">
            <w:pPr>
              <w:spacing w:after="0"/>
            </w:pPr>
            <w:r>
              <w:t>Run tests automatically (unit, integration, regression) to ensure code quality and functionality.</w:t>
            </w:r>
          </w:p>
        </w:tc>
      </w:tr>
      <w:tr w:rsidR="798C4040" w14:paraId="29C14824" w14:textId="77777777" w:rsidTr="798C4040">
        <w:trPr>
          <w:trHeight w:val="300"/>
        </w:trPr>
        <w:tc>
          <w:tcPr>
            <w:tcW w:w="2577" w:type="dxa"/>
            <w:vAlign w:val="center"/>
          </w:tcPr>
          <w:p w14:paraId="0F7BD458" w14:textId="0FDEF034" w:rsidR="798C4040" w:rsidRDefault="798C4040" w:rsidP="798C4040">
            <w:pPr>
              <w:spacing w:after="0"/>
            </w:pPr>
            <w:r w:rsidRPr="798C4040">
              <w:rPr>
                <w:b/>
                <w:bCs/>
              </w:rPr>
              <w:t>6. Monitoring and Logging</w:t>
            </w:r>
          </w:p>
        </w:tc>
        <w:tc>
          <w:tcPr>
            <w:tcW w:w="6783" w:type="dxa"/>
            <w:vAlign w:val="center"/>
          </w:tcPr>
          <w:p w14:paraId="575807BA" w14:textId="4FEE31AC" w:rsidR="798C4040" w:rsidRDefault="798C4040" w:rsidP="798C4040">
            <w:pPr>
              <w:spacing w:after="0"/>
            </w:pPr>
            <w:r>
              <w:t>Track system health, performance, and user activity using tools like Prometheus, Grafana, or ELK Stack.</w:t>
            </w:r>
          </w:p>
        </w:tc>
      </w:tr>
      <w:tr w:rsidR="798C4040" w14:paraId="52D83CBA" w14:textId="77777777" w:rsidTr="798C4040">
        <w:trPr>
          <w:trHeight w:val="300"/>
        </w:trPr>
        <w:tc>
          <w:tcPr>
            <w:tcW w:w="2577" w:type="dxa"/>
            <w:vAlign w:val="center"/>
          </w:tcPr>
          <w:p w14:paraId="146F5E88" w14:textId="60AE23EB" w:rsidR="798C4040" w:rsidRDefault="798C4040" w:rsidP="798C4040">
            <w:pPr>
              <w:spacing w:after="0"/>
            </w:pPr>
            <w:r w:rsidRPr="798C4040">
              <w:rPr>
                <w:b/>
                <w:bCs/>
              </w:rPr>
              <w:t>7. Collaboration and Communication</w:t>
            </w:r>
          </w:p>
        </w:tc>
        <w:tc>
          <w:tcPr>
            <w:tcW w:w="6783" w:type="dxa"/>
            <w:vAlign w:val="center"/>
          </w:tcPr>
          <w:p w14:paraId="2FC99663" w14:textId="1C04187A" w:rsidR="798C4040" w:rsidRDefault="798C4040" w:rsidP="798C4040">
            <w:pPr>
              <w:spacing w:after="0"/>
            </w:pPr>
            <w:r>
              <w:t>Use tools like Slack, Microsoft Teams, Jira to improve communication across teams.</w:t>
            </w:r>
          </w:p>
        </w:tc>
      </w:tr>
      <w:tr w:rsidR="798C4040" w14:paraId="59071D9D" w14:textId="77777777" w:rsidTr="798C4040">
        <w:trPr>
          <w:trHeight w:val="300"/>
        </w:trPr>
        <w:tc>
          <w:tcPr>
            <w:tcW w:w="2577" w:type="dxa"/>
            <w:vAlign w:val="center"/>
          </w:tcPr>
          <w:p w14:paraId="48506A2D" w14:textId="3BAB0C3B" w:rsidR="798C4040" w:rsidRDefault="798C4040" w:rsidP="798C4040">
            <w:pPr>
              <w:spacing w:after="0"/>
            </w:pPr>
            <w:r w:rsidRPr="798C4040">
              <w:rPr>
                <w:b/>
                <w:bCs/>
              </w:rPr>
              <w:t>8. Version Control System</w:t>
            </w:r>
          </w:p>
        </w:tc>
        <w:tc>
          <w:tcPr>
            <w:tcW w:w="6783" w:type="dxa"/>
            <w:vAlign w:val="center"/>
          </w:tcPr>
          <w:p w14:paraId="71A290CF" w14:textId="18FD4F54" w:rsidR="798C4040" w:rsidRDefault="798C4040" w:rsidP="798C4040">
            <w:pPr>
              <w:spacing w:after="0"/>
            </w:pPr>
            <w:r>
              <w:t>Tools like Git are used to manage code changes, history, and collaboration.</w:t>
            </w:r>
          </w:p>
        </w:tc>
      </w:tr>
    </w:tbl>
    <w:p w14:paraId="392A7385" w14:textId="43475992" w:rsidR="000263ED" w:rsidRPr="00870497" w:rsidRDefault="000263ED"/>
    <w:p w14:paraId="4EAB0251" w14:textId="1C1C622D" w:rsidR="000263ED" w:rsidRPr="00870497" w:rsidRDefault="798C4040" w:rsidP="798C4040">
      <w:pPr>
        <w:pStyle w:val="Heading3"/>
        <w:spacing w:before="281" w:after="281"/>
      </w:pPr>
      <w:r w:rsidRPr="798C4040">
        <w:rPr>
          <w:b/>
          <w:bCs/>
        </w:rPr>
        <w:t>✅ Common DevOps Tools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293"/>
        <w:gridCol w:w="4487"/>
      </w:tblGrid>
      <w:tr w:rsidR="798C4040" w14:paraId="34A57095" w14:textId="77777777" w:rsidTr="798C4040">
        <w:trPr>
          <w:trHeight w:val="300"/>
        </w:trPr>
        <w:tc>
          <w:tcPr>
            <w:tcW w:w="2293" w:type="dxa"/>
            <w:vAlign w:val="center"/>
          </w:tcPr>
          <w:p w14:paraId="750E4A39" w14:textId="46A04440" w:rsidR="798C4040" w:rsidRDefault="798C4040" w:rsidP="798C4040">
            <w:pPr>
              <w:spacing w:after="0"/>
              <w:jc w:val="center"/>
            </w:pPr>
            <w:r w:rsidRPr="798C4040">
              <w:rPr>
                <w:b/>
                <w:bCs/>
              </w:rPr>
              <w:t>Function</w:t>
            </w:r>
          </w:p>
        </w:tc>
        <w:tc>
          <w:tcPr>
            <w:tcW w:w="4487" w:type="dxa"/>
            <w:vAlign w:val="center"/>
          </w:tcPr>
          <w:p w14:paraId="109C2EDA" w14:textId="0487F1D6" w:rsidR="798C4040" w:rsidRDefault="798C4040" w:rsidP="798C4040">
            <w:pPr>
              <w:spacing w:after="0"/>
              <w:jc w:val="center"/>
            </w:pPr>
            <w:r w:rsidRPr="798C4040">
              <w:rPr>
                <w:b/>
                <w:bCs/>
              </w:rPr>
              <w:t>Tool Examples</w:t>
            </w:r>
          </w:p>
        </w:tc>
      </w:tr>
      <w:tr w:rsidR="798C4040" w14:paraId="1EF07BB8" w14:textId="77777777" w:rsidTr="798C4040">
        <w:trPr>
          <w:trHeight w:val="300"/>
        </w:trPr>
        <w:tc>
          <w:tcPr>
            <w:tcW w:w="2293" w:type="dxa"/>
            <w:vAlign w:val="center"/>
          </w:tcPr>
          <w:p w14:paraId="5B4AB5AA" w14:textId="1CEF378D" w:rsidR="798C4040" w:rsidRDefault="798C4040" w:rsidP="798C4040">
            <w:pPr>
              <w:spacing w:after="0"/>
            </w:pPr>
            <w:r>
              <w:t>Version Control</w:t>
            </w:r>
          </w:p>
        </w:tc>
        <w:tc>
          <w:tcPr>
            <w:tcW w:w="4487" w:type="dxa"/>
            <w:vAlign w:val="center"/>
          </w:tcPr>
          <w:p w14:paraId="2BBF5832" w14:textId="5B18752D" w:rsidR="798C4040" w:rsidRDefault="798C4040" w:rsidP="798C4040">
            <w:pPr>
              <w:spacing w:after="0"/>
            </w:pPr>
            <w:r>
              <w:t>Git, GitHub, GitLab, Bitbucket</w:t>
            </w:r>
          </w:p>
        </w:tc>
      </w:tr>
      <w:tr w:rsidR="798C4040" w14:paraId="6B9613C9" w14:textId="77777777" w:rsidTr="798C4040">
        <w:trPr>
          <w:trHeight w:val="300"/>
        </w:trPr>
        <w:tc>
          <w:tcPr>
            <w:tcW w:w="2293" w:type="dxa"/>
            <w:vAlign w:val="center"/>
          </w:tcPr>
          <w:p w14:paraId="429C9040" w14:textId="6137FB5A" w:rsidR="798C4040" w:rsidRDefault="798C4040" w:rsidP="798C4040">
            <w:pPr>
              <w:spacing w:after="0"/>
            </w:pPr>
            <w:r>
              <w:t>CI/CD</w:t>
            </w:r>
          </w:p>
        </w:tc>
        <w:tc>
          <w:tcPr>
            <w:tcW w:w="4487" w:type="dxa"/>
            <w:vAlign w:val="center"/>
          </w:tcPr>
          <w:p w14:paraId="47EE0FE8" w14:textId="1AF6406B" w:rsidR="798C4040" w:rsidRDefault="798C4040" w:rsidP="798C4040">
            <w:pPr>
              <w:spacing w:after="0"/>
            </w:pPr>
            <w:r>
              <w:t xml:space="preserve">Jenkins, GitLab CI/CD, </w:t>
            </w:r>
            <w:proofErr w:type="spellStart"/>
            <w:r>
              <w:t>CircleCI</w:t>
            </w:r>
            <w:proofErr w:type="spellEnd"/>
            <w:r>
              <w:t>, Travis CI</w:t>
            </w:r>
          </w:p>
        </w:tc>
      </w:tr>
      <w:tr w:rsidR="798C4040" w14:paraId="499D3B21" w14:textId="77777777" w:rsidTr="798C4040">
        <w:trPr>
          <w:trHeight w:val="300"/>
        </w:trPr>
        <w:tc>
          <w:tcPr>
            <w:tcW w:w="2293" w:type="dxa"/>
            <w:vAlign w:val="center"/>
          </w:tcPr>
          <w:p w14:paraId="0052E7D6" w14:textId="34D95944" w:rsidR="798C4040" w:rsidRDefault="798C4040" w:rsidP="798C4040">
            <w:pPr>
              <w:spacing w:after="0"/>
            </w:pPr>
            <w:r>
              <w:t xml:space="preserve">Configuration </w:t>
            </w:r>
            <w:proofErr w:type="spellStart"/>
            <w:r>
              <w:t>Mgmt</w:t>
            </w:r>
            <w:proofErr w:type="spellEnd"/>
          </w:p>
        </w:tc>
        <w:tc>
          <w:tcPr>
            <w:tcW w:w="4487" w:type="dxa"/>
            <w:vAlign w:val="center"/>
          </w:tcPr>
          <w:p w14:paraId="6D9DF7F0" w14:textId="48A3A470" w:rsidR="798C4040" w:rsidRDefault="798C4040" w:rsidP="798C4040">
            <w:pPr>
              <w:spacing w:after="0"/>
            </w:pPr>
            <w:r>
              <w:t>Ansible, Puppet, Chef</w:t>
            </w:r>
          </w:p>
        </w:tc>
      </w:tr>
      <w:tr w:rsidR="798C4040" w14:paraId="4BEE67DD" w14:textId="77777777" w:rsidTr="798C4040">
        <w:trPr>
          <w:trHeight w:val="300"/>
        </w:trPr>
        <w:tc>
          <w:tcPr>
            <w:tcW w:w="2293" w:type="dxa"/>
            <w:vAlign w:val="center"/>
          </w:tcPr>
          <w:p w14:paraId="4DA3CFAB" w14:textId="3DBA0C4F" w:rsidR="798C4040" w:rsidRDefault="798C4040" w:rsidP="798C4040">
            <w:pPr>
              <w:spacing w:after="0"/>
            </w:pPr>
            <w:r>
              <w:t>Containers</w:t>
            </w:r>
          </w:p>
        </w:tc>
        <w:tc>
          <w:tcPr>
            <w:tcW w:w="4487" w:type="dxa"/>
            <w:vAlign w:val="center"/>
          </w:tcPr>
          <w:p w14:paraId="6904896F" w14:textId="30DC183F" w:rsidR="798C4040" w:rsidRDefault="798C4040" w:rsidP="798C4040">
            <w:pPr>
              <w:spacing w:after="0"/>
            </w:pPr>
            <w:r>
              <w:t xml:space="preserve">Docker, </w:t>
            </w:r>
            <w:proofErr w:type="spellStart"/>
            <w:r>
              <w:t>Podman</w:t>
            </w:r>
            <w:proofErr w:type="spellEnd"/>
          </w:p>
        </w:tc>
      </w:tr>
      <w:tr w:rsidR="798C4040" w14:paraId="53B1DAC8" w14:textId="77777777" w:rsidTr="798C4040">
        <w:trPr>
          <w:trHeight w:val="300"/>
        </w:trPr>
        <w:tc>
          <w:tcPr>
            <w:tcW w:w="2293" w:type="dxa"/>
            <w:vAlign w:val="center"/>
          </w:tcPr>
          <w:p w14:paraId="55E25AAE" w14:textId="4354CC6C" w:rsidR="798C4040" w:rsidRDefault="798C4040" w:rsidP="798C4040">
            <w:pPr>
              <w:spacing w:after="0"/>
            </w:pPr>
            <w:r>
              <w:t>Orchestration</w:t>
            </w:r>
          </w:p>
        </w:tc>
        <w:tc>
          <w:tcPr>
            <w:tcW w:w="4487" w:type="dxa"/>
            <w:vAlign w:val="center"/>
          </w:tcPr>
          <w:p w14:paraId="0CC9BEC3" w14:textId="4DF6A99A" w:rsidR="798C4040" w:rsidRDefault="798C4040" w:rsidP="798C4040">
            <w:pPr>
              <w:spacing w:after="0"/>
            </w:pPr>
            <w:r>
              <w:t>Kubernetes, OpenShift</w:t>
            </w:r>
          </w:p>
        </w:tc>
      </w:tr>
      <w:tr w:rsidR="798C4040" w14:paraId="7850E401" w14:textId="77777777" w:rsidTr="798C4040">
        <w:trPr>
          <w:trHeight w:val="300"/>
        </w:trPr>
        <w:tc>
          <w:tcPr>
            <w:tcW w:w="2293" w:type="dxa"/>
            <w:vAlign w:val="center"/>
          </w:tcPr>
          <w:p w14:paraId="2CD22F62" w14:textId="682E027E" w:rsidR="798C4040" w:rsidRDefault="798C4040" w:rsidP="798C4040">
            <w:pPr>
              <w:spacing w:after="0"/>
            </w:pPr>
            <w:r>
              <w:t>Monitoring/Logging</w:t>
            </w:r>
          </w:p>
        </w:tc>
        <w:tc>
          <w:tcPr>
            <w:tcW w:w="4487" w:type="dxa"/>
            <w:vAlign w:val="center"/>
          </w:tcPr>
          <w:p w14:paraId="3106B3FD" w14:textId="6D1257D7" w:rsidR="798C4040" w:rsidRDefault="798C4040" w:rsidP="798C4040">
            <w:pPr>
              <w:spacing w:after="0"/>
            </w:pPr>
            <w:r>
              <w:t>Prometheus, Grafana, ELK Stack, Splunk</w:t>
            </w:r>
          </w:p>
        </w:tc>
      </w:tr>
    </w:tbl>
    <w:p w14:paraId="60229A72" w14:textId="5221666B" w:rsidR="000263ED" w:rsidRPr="00870497" w:rsidRDefault="000263ED"/>
    <w:p w14:paraId="1833E113" w14:textId="0078D385" w:rsidR="000263ED" w:rsidRPr="00870497" w:rsidRDefault="000263ED"/>
    <w:p w14:paraId="2F058222" w14:textId="5E4D5626" w:rsidR="000263ED" w:rsidRPr="00870497" w:rsidRDefault="798C4040" w:rsidP="798C4040">
      <w:pPr>
        <w:pStyle w:val="Heading3"/>
        <w:spacing w:before="281" w:after="281"/>
      </w:pPr>
      <w:r w:rsidRPr="798C4040">
        <w:rPr>
          <w:b/>
          <w:bCs/>
        </w:rPr>
        <w:t>✅ Benefits of DevOps</w:t>
      </w:r>
    </w:p>
    <w:p w14:paraId="4E58A819" w14:textId="0613355F" w:rsidR="000263ED" w:rsidRPr="00870497" w:rsidRDefault="798C4040" w:rsidP="798C4040">
      <w:pPr>
        <w:pStyle w:val="ListParagraph"/>
        <w:numPr>
          <w:ilvl w:val="0"/>
          <w:numId w:val="139"/>
        </w:numPr>
        <w:spacing w:before="240" w:after="240"/>
      </w:pPr>
      <w:r>
        <w:t>Faster delivery and updates of software</w:t>
      </w:r>
    </w:p>
    <w:p w14:paraId="2E5D3710" w14:textId="3F53BA3C" w:rsidR="000263ED" w:rsidRPr="00870497" w:rsidRDefault="798C4040" w:rsidP="798C4040">
      <w:pPr>
        <w:pStyle w:val="ListParagraph"/>
        <w:numPr>
          <w:ilvl w:val="0"/>
          <w:numId w:val="139"/>
        </w:numPr>
        <w:spacing w:before="240" w:after="240"/>
      </w:pPr>
      <w:r>
        <w:t>Improved collaboration between teams</w:t>
      </w:r>
    </w:p>
    <w:p w14:paraId="4FDFE89B" w14:textId="103AA48B" w:rsidR="000263ED" w:rsidRPr="00870497" w:rsidRDefault="798C4040" w:rsidP="798C4040">
      <w:pPr>
        <w:pStyle w:val="ListParagraph"/>
        <w:numPr>
          <w:ilvl w:val="0"/>
          <w:numId w:val="139"/>
        </w:numPr>
        <w:spacing w:before="240" w:after="240"/>
      </w:pPr>
      <w:r>
        <w:t>Better quality through automation and testing</w:t>
      </w:r>
    </w:p>
    <w:p w14:paraId="22AF9892" w14:textId="0206BE27" w:rsidR="000263ED" w:rsidRPr="00870497" w:rsidRDefault="798C4040" w:rsidP="798C4040">
      <w:pPr>
        <w:pStyle w:val="ListParagraph"/>
        <w:numPr>
          <w:ilvl w:val="0"/>
          <w:numId w:val="139"/>
        </w:numPr>
        <w:spacing w:before="240" w:after="240"/>
      </w:pPr>
      <w:r>
        <w:t>Reduced deployment failures and downtime</w:t>
      </w:r>
    </w:p>
    <w:p w14:paraId="44366B59" w14:textId="2BECB5B9" w:rsidR="000263ED" w:rsidRPr="00870497" w:rsidRDefault="798C4040" w:rsidP="798C4040">
      <w:pPr>
        <w:pStyle w:val="ListParagraph"/>
        <w:numPr>
          <w:ilvl w:val="0"/>
          <w:numId w:val="139"/>
        </w:numPr>
        <w:spacing w:before="240" w:after="240"/>
      </w:pPr>
      <w:r>
        <w:t>Increased scalability and system resilience</w:t>
      </w:r>
    </w:p>
    <w:p w14:paraId="764EBD26" w14:textId="7A4C37C4" w:rsidR="000263ED" w:rsidRPr="00870497" w:rsidRDefault="000263ED"/>
    <w:p w14:paraId="1C49B217" w14:textId="0BD3E979" w:rsidR="000263ED" w:rsidRPr="00870497" w:rsidRDefault="798C4040" w:rsidP="798C4040">
      <w:pPr>
        <w:pStyle w:val="Heading3"/>
        <w:spacing w:before="281" w:after="281"/>
      </w:pPr>
      <w:r w:rsidRPr="798C4040">
        <w:rPr>
          <w:b/>
          <w:bCs/>
        </w:rPr>
        <w:lastRenderedPageBreak/>
        <w:t>✅ Conclusion</w:t>
      </w:r>
    </w:p>
    <w:p w14:paraId="7EA7C806" w14:textId="7FF48159" w:rsidR="000263ED" w:rsidRPr="00870497" w:rsidRDefault="798C4040" w:rsidP="798C4040">
      <w:pPr>
        <w:spacing w:before="240" w:after="240"/>
      </w:pPr>
      <w:r>
        <w:t xml:space="preserve">DevOps is not just a toolset—it is a </w:t>
      </w:r>
      <w:r w:rsidRPr="798C4040">
        <w:rPr>
          <w:b/>
          <w:bCs/>
        </w:rPr>
        <w:t>culture shift</w:t>
      </w:r>
      <w:r>
        <w:t xml:space="preserve"> that empowers teams to deliver software quickly, reliably, and collaboratively using </w:t>
      </w:r>
      <w:r w:rsidRPr="798C4040">
        <w:rPr>
          <w:b/>
          <w:bCs/>
        </w:rPr>
        <w:t>automation</w:t>
      </w:r>
      <w:r>
        <w:t xml:space="preserve">, </w:t>
      </w:r>
      <w:r w:rsidRPr="798C4040">
        <w:rPr>
          <w:b/>
          <w:bCs/>
        </w:rPr>
        <w:t>agile principles</w:t>
      </w:r>
      <w:r>
        <w:t xml:space="preserve">, and </w:t>
      </w:r>
      <w:r w:rsidRPr="798C4040">
        <w:rPr>
          <w:b/>
          <w:bCs/>
        </w:rPr>
        <w:t>continuous improvement</w:t>
      </w:r>
      <w:r>
        <w:t>.</w:t>
      </w:r>
    </w:p>
    <w:p w14:paraId="269A31F0" w14:textId="732DBCA3" w:rsidR="000263ED" w:rsidRPr="00870497" w:rsidRDefault="000263ED">
      <w:pPr>
        <w:rPr>
          <w:color w:val="FF0000"/>
        </w:rPr>
      </w:pPr>
    </w:p>
    <w:sectPr w:rsidR="000263ED" w:rsidRPr="0087049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19BD8" w14:textId="77777777" w:rsidR="00E87CA3" w:rsidRDefault="00E87CA3">
      <w:pPr>
        <w:spacing w:after="0" w:line="240" w:lineRule="auto"/>
      </w:pPr>
      <w:r>
        <w:separator/>
      </w:r>
    </w:p>
  </w:endnote>
  <w:endnote w:type="continuationSeparator" w:id="0">
    <w:p w14:paraId="6B08CD3C" w14:textId="77777777" w:rsidR="00E87CA3" w:rsidRDefault="00E87C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A36CC13" w14:paraId="44332DE3" w14:textId="77777777" w:rsidTr="7A36CC13">
      <w:trPr>
        <w:trHeight w:val="300"/>
      </w:trPr>
      <w:tc>
        <w:tcPr>
          <w:tcW w:w="3120" w:type="dxa"/>
        </w:tcPr>
        <w:p w14:paraId="1057C0E1" w14:textId="44D65A21" w:rsidR="7A36CC13" w:rsidRDefault="7A36CC13" w:rsidP="7A36CC13">
          <w:pPr>
            <w:pStyle w:val="Header"/>
            <w:ind w:left="-115"/>
          </w:pPr>
        </w:p>
      </w:tc>
      <w:tc>
        <w:tcPr>
          <w:tcW w:w="3120" w:type="dxa"/>
        </w:tcPr>
        <w:p w14:paraId="2DD662C2" w14:textId="6977569A" w:rsidR="7A36CC13" w:rsidRDefault="7A36CC13" w:rsidP="7A36CC13">
          <w:pPr>
            <w:pStyle w:val="Header"/>
            <w:jc w:val="center"/>
          </w:pPr>
        </w:p>
      </w:tc>
      <w:tc>
        <w:tcPr>
          <w:tcW w:w="3120" w:type="dxa"/>
        </w:tcPr>
        <w:p w14:paraId="320466AB" w14:textId="63E769BF" w:rsidR="7A36CC13" w:rsidRDefault="7A36CC13" w:rsidP="7A36CC13">
          <w:pPr>
            <w:pStyle w:val="Header"/>
            <w:ind w:right="-115"/>
            <w:jc w:val="right"/>
          </w:pPr>
        </w:p>
      </w:tc>
    </w:tr>
  </w:tbl>
  <w:p w14:paraId="51B4E58E" w14:textId="37A61925" w:rsidR="7A36CC13" w:rsidRDefault="7A36CC13" w:rsidP="7A36CC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BE034" w14:textId="77777777" w:rsidR="00E87CA3" w:rsidRDefault="00E87CA3">
      <w:pPr>
        <w:spacing w:after="0" w:line="240" w:lineRule="auto"/>
      </w:pPr>
      <w:r>
        <w:separator/>
      </w:r>
    </w:p>
  </w:footnote>
  <w:footnote w:type="continuationSeparator" w:id="0">
    <w:p w14:paraId="6788D56F" w14:textId="77777777" w:rsidR="00E87CA3" w:rsidRDefault="00E87C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A36CC13" w14:paraId="7B14003A" w14:textId="77777777" w:rsidTr="7A36CC13">
      <w:trPr>
        <w:trHeight w:val="300"/>
      </w:trPr>
      <w:tc>
        <w:tcPr>
          <w:tcW w:w="3120" w:type="dxa"/>
        </w:tcPr>
        <w:p w14:paraId="48F3E71F" w14:textId="7B3BA691" w:rsidR="7A36CC13" w:rsidRDefault="7A36CC13" w:rsidP="7A36CC13">
          <w:pPr>
            <w:pStyle w:val="Header"/>
            <w:ind w:left="-115"/>
          </w:pPr>
        </w:p>
      </w:tc>
      <w:tc>
        <w:tcPr>
          <w:tcW w:w="3120" w:type="dxa"/>
        </w:tcPr>
        <w:p w14:paraId="2720A9FB" w14:textId="34E6C765" w:rsidR="7A36CC13" w:rsidRDefault="7A36CC13" w:rsidP="7A36CC13">
          <w:pPr>
            <w:pStyle w:val="Header"/>
            <w:jc w:val="center"/>
          </w:pPr>
        </w:p>
      </w:tc>
      <w:tc>
        <w:tcPr>
          <w:tcW w:w="3120" w:type="dxa"/>
        </w:tcPr>
        <w:p w14:paraId="38055036" w14:textId="6ADA168A" w:rsidR="7A36CC13" w:rsidRDefault="7A36CC13" w:rsidP="7A36CC13">
          <w:pPr>
            <w:pStyle w:val="Header"/>
            <w:ind w:right="-115"/>
            <w:jc w:val="right"/>
          </w:pPr>
        </w:p>
      </w:tc>
    </w:tr>
  </w:tbl>
  <w:p w14:paraId="05CD84AA" w14:textId="117D225F" w:rsidR="7A36CC13" w:rsidRDefault="7A36CC13" w:rsidP="7A36CC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53F4"/>
    <w:multiLevelType w:val="multilevel"/>
    <w:tmpl w:val="09D8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974AB"/>
    <w:multiLevelType w:val="multilevel"/>
    <w:tmpl w:val="2E42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50EDC"/>
    <w:multiLevelType w:val="multilevel"/>
    <w:tmpl w:val="8AFC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D110E"/>
    <w:multiLevelType w:val="multilevel"/>
    <w:tmpl w:val="E4764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3E2C43"/>
    <w:multiLevelType w:val="multilevel"/>
    <w:tmpl w:val="9A60B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D8C5CC"/>
    <w:multiLevelType w:val="hybridMultilevel"/>
    <w:tmpl w:val="F0207E5E"/>
    <w:lvl w:ilvl="0" w:tplc="77C681EE">
      <w:start w:val="1"/>
      <w:numFmt w:val="bullet"/>
      <w:lvlText w:val=""/>
      <w:lvlJc w:val="left"/>
      <w:pPr>
        <w:ind w:left="720" w:hanging="360"/>
      </w:pPr>
      <w:rPr>
        <w:rFonts w:ascii="Symbol" w:hAnsi="Symbol" w:hint="default"/>
      </w:rPr>
    </w:lvl>
    <w:lvl w:ilvl="1" w:tplc="E68405CE">
      <w:start w:val="1"/>
      <w:numFmt w:val="bullet"/>
      <w:lvlText w:val="o"/>
      <w:lvlJc w:val="left"/>
      <w:pPr>
        <w:ind w:left="1440" w:hanging="360"/>
      </w:pPr>
      <w:rPr>
        <w:rFonts w:ascii="Courier New" w:hAnsi="Courier New" w:hint="default"/>
      </w:rPr>
    </w:lvl>
    <w:lvl w:ilvl="2" w:tplc="08F637FE">
      <w:start w:val="1"/>
      <w:numFmt w:val="bullet"/>
      <w:lvlText w:val=""/>
      <w:lvlJc w:val="left"/>
      <w:pPr>
        <w:ind w:left="2160" w:hanging="360"/>
      </w:pPr>
      <w:rPr>
        <w:rFonts w:ascii="Wingdings" w:hAnsi="Wingdings" w:hint="default"/>
      </w:rPr>
    </w:lvl>
    <w:lvl w:ilvl="3" w:tplc="70805FEC">
      <w:start w:val="1"/>
      <w:numFmt w:val="bullet"/>
      <w:lvlText w:val=""/>
      <w:lvlJc w:val="left"/>
      <w:pPr>
        <w:ind w:left="2880" w:hanging="360"/>
      </w:pPr>
      <w:rPr>
        <w:rFonts w:ascii="Symbol" w:hAnsi="Symbol" w:hint="default"/>
      </w:rPr>
    </w:lvl>
    <w:lvl w:ilvl="4" w:tplc="4EDEF4B6">
      <w:start w:val="1"/>
      <w:numFmt w:val="bullet"/>
      <w:lvlText w:val="o"/>
      <w:lvlJc w:val="left"/>
      <w:pPr>
        <w:ind w:left="3600" w:hanging="360"/>
      </w:pPr>
      <w:rPr>
        <w:rFonts w:ascii="Courier New" w:hAnsi="Courier New" w:hint="default"/>
      </w:rPr>
    </w:lvl>
    <w:lvl w:ilvl="5" w:tplc="AD68D912">
      <w:start w:val="1"/>
      <w:numFmt w:val="bullet"/>
      <w:lvlText w:val=""/>
      <w:lvlJc w:val="left"/>
      <w:pPr>
        <w:ind w:left="4320" w:hanging="360"/>
      </w:pPr>
      <w:rPr>
        <w:rFonts w:ascii="Wingdings" w:hAnsi="Wingdings" w:hint="default"/>
      </w:rPr>
    </w:lvl>
    <w:lvl w:ilvl="6" w:tplc="00ECDCC0">
      <w:start w:val="1"/>
      <w:numFmt w:val="bullet"/>
      <w:lvlText w:val=""/>
      <w:lvlJc w:val="left"/>
      <w:pPr>
        <w:ind w:left="5040" w:hanging="360"/>
      </w:pPr>
      <w:rPr>
        <w:rFonts w:ascii="Symbol" w:hAnsi="Symbol" w:hint="default"/>
      </w:rPr>
    </w:lvl>
    <w:lvl w:ilvl="7" w:tplc="73F86076">
      <w:start w:val="1"/>
      <w:numFmt w:val="bullet"/>
      <w:lvlText w:val="o"/>
      <w:lvlJc w:val="left"/>
      <w:pPr>
        <w:ind w:left="5760" w:hanging="360"/>
      </w:pPr>
      <w:rPr>
        <w:rFonts w:ascii="Courier New" w:hAnsi="Courier New" w:hint="default"/>
      </w:rPr>
    </w:lvl>
    <w:lvl w:ilvl="8" w:tplc="264C84B0">
      <w:start w:val="1"/>
      <w:numFmt w:val="bullet"/>
      <w:lvlText w:val=""/>
      <w:lvlJc w:val="left"/>
      <w:pPr>
        <w:ind w:left="6480" w:hanging="360"/>
      </w:pPr>
      <w:rPr>
        <w:rFonts w:ascii="Wingdings" w:hAnsi="Wingdings" w:hint="default"/>
      </w:rPr>
    </w:lvl>
  </w:abstractNum>
  <w:abstractNum w:abstractNumId="6" w15:restartNumberingAfterBreak="0">
    <w:nsid w:val="0318CC88"/>
    <w:multiLevelType w:val="hybridMultilevel"/>
    <w:tmpl w:val="D0224A5E"/>
    <w:lvl w:ilvl="0" w:tplc="6A06F244">
      <w:start w:val="1"/>
      <w:numFmt w:val="bullet"/>
      <w:lvlText w:val=""/>
      <w:lvlJc w:val="left"/>
      <w:pPr>
        <w:ind w:left="720" w:hanging="360"/>
      </w:pPr>
      <w:rPr>
        <w:rFonts w:ascii="Symbol" w:hAnsi="Symbol" w:hint="default"/>
      </w:rPr>
    </w:lvl>
    <w:lvl w:ilvl="1" w:tplc="D7B2412E">
      <w:start w:val="1"/>
      <w:numFmt w:val="bullet"/>
      <w:lvlText w:val="o"/>
      <w:lvlJc w:val="left"/>
      <w:pPr>
        <w:ind w:left="1440" w:hanging="360"/>
      </w:pPr>
      <w:rPr>
        <w:rFonts w:ascii="Courier New" w:hAnsi="Courier New" w:hint="default"/>
      </w:rPr>
    </w:lvl>
    <w:lvl w:ilvl="2" w:tplc="D944C1D2">
      <w:start w:val="1"/>
      <w:numFmt w:val="bullet"/>
      <w:lvlText w:val=""/>
      <w:lvlJc w:val="left"/>
      <w:pPr>
        <w:ind w:left="2160" w:hanging="360"/>
      </w:pPr>
      <w:rPr>
        <w:rFonts w:ascii="Wingdings" w:hAnsi="Wingdings" w:hint="default"/>
      </w:rPr>
    </w:lvl>
    <w:lvl w:ilvl="3" w:tplc="0F5E0ADC">
      <w:start w:val="1"/>
      <w:numFmt w:val="bullet"/>
      <w:lvlText w:val=""/>
      <w:lvlJc w:val="left"/>
      <w:pPr>
        <w:ind w:left="2880" w:hanging="360"/>
      </w:pPr>
      <w:rPr>
        <w:rFonts w:ascii="Symbol" w:hAnsi="Symbol" w:hint="default"/>
      </w:rPr>
    </w:lvl>
    <w:lvl w:ilvl="4" w:tplc="F86CFBA0">
      <w:start w:val="1"/>
      <w:numFmt w:val="bullet"/>
      <w:lvlText w:val="o"/>
      <w:lvlJc w:val="left"/>
      <w:pPr>
        <w:ind w:left="3600" w:hanging="360"/>
      </w:pPr>
      <w:rPr>
        <w:rFonts w:ascii="Courier New" w:hAnsi="Courier New" w:hint="default"/>
      </w:rPr>
    </w:lvl>
    <w:lvl w:ilvl="5" w:tplc="F0FC9C4E">
      <w:start w:val="1"/>
      <w:numFmt w:val="bullet"/>
      <w:lvlText w:val=""/>
      <w:lvlJc w:val="left"/>
      <w:pPr>
        <w:ind w:left="4320" w:hanging="360"/>
      </w:pPr>
      <w:rPr>
        <w:rFonts w:ascii="Wingdings" w:hAnsi="Wingdings" w:hint="default"/>
      </w:rPr>
    </w:lvl>
    <w:lvl w:ilvl="6" w:tplc="E9D40E96">
      <w:start w:val="1"/>
      <w:numFmt w:val="bullet"/>
      <w:lvlText w:val=""/>
      <w:lvlJc w:val="left"/>
      <w:pPr>
        <w:ind w:left="5040" w:hanging="360"/>
      </w:pPr>
      <w:rPr>
        <w:rFonts w:ascii="Symbol" w:hAnsi="Symbol" w:hint="default"/>
      </w:rPr>
    </w:lvl>
    <w:lvl w:ilvl="7" w:tplc="D1A67006">
      <w:start w:val="1"/>
      <w:numFmt w:val="bullet"/>
      <w:lvlText w:val="o"/>
      <w:lvlJc w:val="left"/>
      <w:pPr>
        <w:ind w:left="5760" w:hanging="360"/>
      </w:pPr>
      <w:rPr>
        <w:rFonts w:ascii="Courier New" w:hAnsi="Courier New" w:hint="default"/>
      </w:rPr>
    </w:lvl>
    <w:lvl w:ilvl="8" w:tplc="369C74AE">
      <w:start w:val="1"/>
      <w:numFmt w:val="bullet"/>
      <w:lvlText w:val=""/>
      <w:lvlJc w:val="left"/>
      <w:pPr>
        <w:ind w:left="6480" w:hanging="360"/>
      </w:pPr>
      <w:rPr>
        <w:rFonts w:ascii="Wingdings" w:hAnsi="Wingdings" w:hint="default"/>
      </w:rPr>
    </w:lvl>
  </w:abstractNum>
  <w:abstractNum w:abstractNumId="7" w15:restartNumberingAfterBreak="0">
    <w:nsid w:val="038ED651"/>
    <w:multiLevelType w:val="hybridMultilevel"/>
    <w:tmpl w:val="07604BE8"/>
    <w:lvl w:ilvl="0" w:tplc="85C2E67C">
      <w:start w:val="1"/>
      <w:numFmt w:val="decimal"/>
      <w:lvlText w:val="%1."/>
      <w:lvlJc w:val="left"/>
      <w:pPr>
        <w:ind w:left="720" w:hanging="360"/>
      </w:pPr>
    </w:lvl>
    <w:lvl w:ilvl="1" w:tplc="C740950C">
      <w:start w:val="1"/>
      <w:numFmt w:val="lowerLetter"/>
      <w:lvlText w:val="%2."/>
      <w:lvlJc w:val="left"/>
      <w:pPr>
        <w:ind w:left="1440" w:hanging="360"/>
      </w:pPr>
    </w:lvl>
    <w:lvl w:ilvl="2" w:tplc="6EBEE31C">
      <w:start w:val="1"/>
      <w:numFmt w:val="lowerRoman"/>
      <w:lvlText w:val="%3."/>
      <w:lvlJc w:val="right"/>
      <w:pPr>
        <w:ind w:left="2160" w:hanging="180"/>
      </w:pPr>
    </w:lvl>
    <w:lvl w:ilvl="3" w:tplc="5E0C726C">
      <w:start w:val="1"/>
      <w:numFmt w:val="decimal"/>
      <w:lvlText w:val="%4."/>
      <w:lvlJc w:val="left"/>
      <w:pPr>
        <w:ind w:left="2880" w:hanging="360"/>
      </w:pPr>
    </w:lvl>
    <w:lvl w:ilvl="4" w:tplc="23920566">
      <w:start w:val="1"/>
      <w:numFmt w:val="lowerLetter"/>
      <w:lvlText w:val="%5."/>
      <w:lvlJc w:val="left"/>
      <w:pPr>
        <w:ind w:left="3600" w:hanging="360"/>
      </w:pPr>
    </w:lvl>
    <w:lvl w:ilvl="5" w:tplc="6830714E">
      <w:start w:val="1"/>
      <w:numFmt w:val="lowerRoman"/>
      <w:lvlText w:val="%6."/>
      <w:lvlJc w:val="right"/>
      <w:pPr>
        <w:ind w:left="4320" w:hanging="180"/>
      </w:pPr>
    </w:lvl>
    <w:lvl w:ilvl="6" w:tplc="5AC21D18">
      <w:start w:val="1"/>
      <w:numFmt w:val="decimal"/>
      <w:lvlText w:val="%7."/>
      <w:lvlJc w:val="left"/>
      <w:pPr>
        <w:ind w:left="5040" w:hanging="360"/>
      </w:pPr>
    </w:lvl>
    <w:lvl w:ilvl="7" w:tplc="6EB4742E">
      <w:start w:val="1"/>
      <w:numFmt w:val="lowerLetter"/>
      <w:lvlText w:val="%8."/>
      <w:lvlJc w:val="left"/>
      <w:pPr>
        <w:ind w:left="5760" w:hanging="360"/>
      </w:pPr>
    </w:lvl>
    <w:lvl w:ilvl="8" w:tplc="840AF30C">
      <w:start w:val="1"/>
      <w:numFmt w:val="lowerRoman"/>
      <w:lvlText w:val="%9."/>
      <w:lvlJc w:val="right"/>
      <w:pPr>
        <w:ind w:left="6480" w:hanging="180"/>
      </w:pPr>
    </w:lvl>
  </w:abstractNum>
  <w:abstractNum w:abstractNumId="8" w15:restartNumberingAfterBreak="0">
    <w:nsid w:val="03A2ED9E"/>
    <w:multiLevelType w:val="hybridMultilevel"/>
    <w:tmpl w:val="C0729024"/>
    <w:lvl w:ilvl="0" w:tplc="3E9A2F26">
      <w:start w:val="1"/>
      <w:numFmt w:val="bullet"/>
      <w:lvlText w:val=""/>
      <w:lvlJc w:val="left"/>
      <w:pPr>
        <w:ind w:left="720" w:hanging="360"/>
      </w:pPr>
      <w:rPr>
        <w:rFonts w:ascii="Symbol" w:hAnsi="Symbol" w:hint="default"/>
      </w:rPr>
    </w:lvl>
    <w:lvl w:ilvl="1" w:tplc="4184F9AC">
      <w:start w:val="1"/>
      <w:numFmt w:val="bullet"/>
      <w:lvlText w:val="o"/>
      <w:lvlJc w:val="left"/>
      <w:pPr>
        <w:ind w:left="1440" w:hanging="360"/>
      </w:pPr>
      <w:rPr>
        <w:rFonts w:ascii="Courier New" w:hAnsi="Courier New" w:hint="default"/>
      </w:rPr>
    </w:lvl>
    <w:lvl w:ilvl="2" w:tplc="D65C2286">
      <w:start w:val="1"/>
      <w:numFmt w:val="bullet"/>
      <w:lvlText w:val=""/>
      <w:lvlJc w:val="left"/>
      <w:pPr>
        <w:ind w:left="2160" w:hanging="360"/>
      </w:pPr>
      <w:rPr>
        <w:rFonts w:ascii="Wingdings" w:hAnsi="Wingdings" w:hint="default"/>
      </w:rPr>
    </w:lvl>
    <w:lvl w:ilvl="3" w:tplc="E632B35A">
      <w:start w:val="1"/>
      <w:numFmt w:val="bullet"/>
      <w:lvlText w:val=""/>
      <w:lvlJc w:val="left"/>
      <w:pPr>
        <w:ind w:left="2880" w:hanging="360"/>
      </w:pPr>
      <w:rPr>
        <w:rFonts w:ascii="Symbol" w:hAnsi="Symbol" w:hint="default"/>
      </w:rPr>
    </w:lvl>
    <w:lvl w:ilvl="4" w:tplc="F7F05FD4">
      <w:start w:val="1"/>
      <w:numFmt w:val="bullet"/>
      <w:lvlText w:val="o"/>
      <w:lvlJc w:val="left"/>
      <w:pPr>
        <w:ind w:left="3600" w:hanging="360"/>
      </w:pPr>
      <w:rPr>
        <w:rFonts w:ascii="Courier New" w:hAnsi="Courier New" w:hint="default"/>
      </w:rPr>
    </w:lvl>
    <w:lvl w:ilvl="5" w:tplc="E6364A60">
      <w:start w:val="1"/>
      <w:numFmt w:val="bullet"/>
      <w:lvlText w:val=""/>
      <w:lvlJc w:val="left"/>
      <w:pPr>
        <w:ind w:left="4320" w:hanging="360"/>
      </w:pPr>
      <w:rPr>
        <w:rFonts w:ascii="Wingdings" w:hAnsi="Wingdings" w:hint="default"/>
      </w:rPr>
    </w:lvl>
    <w:lvl w:ilvl="6" w:tplc="9E6AC6FE">
      <w:start w:val="1"/>
      <w:numFmt w:val="bullet"/>
      <w:lvlText w:val=""/>
      <w:lvlJc w:val="left"/>
      <w:pPr>
        <w:ind w:left="5040" w:hanging="360"/>
      </w:pPr>
      <w:rPr>
        <w:rFonts w:ascii="Symbol" w:hAnsi="Symbol" w:hint="default"/>
      </w:rPr>
    </w:lvl>
    <w:lvl w:ilvl="7" w:tplc="7718747A">
      <w:start w:val="1"/>
      <w:numFmt w:val="bullet"/>
      <w:lvlText w:val="o"/>
      <w:lvlJc w:val="left"/>
      <w:pPr>
        <w:ind w:left="5760" w:hanging="360"/>
      </w:pPr>
      <w:rPr>
        <w:rFonts w:ascii="Courier New" w:hAnsi="Courier New" w:hint="default"/>
      </w:rPr>
    </w:lvl>
    <w:lvl w:ilvl="8" w:tplc="EC5624E6">
      <w:start w:val="1"/>
      <w:numFmt w:val="bullet"/>
      <w:lvlText w:val=""/>
      <w:lvlJc w:val="left"/>
      <w:pPr>
        <w:ind w:left="6480" w:hanging="360"/>
      </w:pPr>
      <w:rPr>
        <w:rFonts w:ascii="Wingdings" w:hAnsi="Wingdings" w:hint="default"/>
      </w:rPr>
    </w:lvl>
  </w:abstractNum>
  <w:abstractNum w:abstractNumId="9" w15:restartNumberingAfterBreak="0">
    <w:nsid w:val="03E2E30D"/>
    <w:multiLevelType w:val="hybridMultilevel"/>
    <w:tmpl w:val="B5F642AA"/>
    <w:lvl w:ilvl="0" w:tplc="CA6E715C">
      <w:start w:val="1"/>
      <w:numFmt w:val="bullet"/>
      <w:lvlText w:val=""/>
      <w:lvlJc w:val="left"/>
      <w:pPr>
        <w:ind w:left="720" w:hanging="360"/>
      </w:pPr>
      <w:rPr>
        <w:rFonts w:ascii="Symbol" w:hAnsi="Symbol" w:hint="default"/>
      </w:rPr>
    </w:lvl>
    <w:lvl w:ilvl="1" w:tplc="5686A48E">
      <w:start w:val="1"/>
      <w:numFmt w:val="bullet"/>
      <w:lvlText w:val="o"/>
      <w:lvlJc w:val="left"/>
      <w:pPr>
        <w:ind w:left="1440" w:hanging="360"/>
      </w:pPr>
      <w:rPr>
        <w:rFonts w:ascii="Courier New" w:hAnsi="Courier New" w:hint="default"/>
      </w:rPr>
    </w:lvl>
    <w:lvl w:ilvl="2" w:tplc="7076C080">
      <w:start w:val="1"/>
      <w:numFmt w:val="bullet"/>
      <w:lvlText w:val=""/>
      <w:lvlJc w:val="left"/>
      <w:pPr>
        <w:ind w:left="2160" w:hanging="360"/>
      </w:pPr>
      <w:rPr>
        <w:rFonts w:ascii="Wingdings" w:hAnsi="Wingdings" w:hint="default"/>
      </w:rPr>
    </w:lvl>
    <w:lvl w:ilvl="3" w:tplc="8160C4FC">
      <w:start w:val="1"/>
      <w:numFmt w:val="bullet"/>
      <w:lvlText w:val=""/>
      <w:lvlJc w:val="left"/>
      <w:pPr>
        <w:ind w:left="2880" w:hanging="360"/>
      </w:pPr>
      <w:rPr>
        <w:rFonts w:ascii="Symbol" w:hAnsi="Symbol" w:hint="default"/>
      </w:rPr>
    </w:lvl>
    <w:lvl w:ilvl="4" w:tplc="7B981554">
      <w:start w:val="1"/>
      <w:numFmt w:val="bullet"/>
      <w:lvlText w:val="o"/>
      <w:lvlJc w:val="left"/>
      <w:pPr>
        <w:ind w:left="3600" w:hanging="360"/>
      </w:pPr>
      <w:rPr>
        <w:rFonts w:ascii="Courier New" w:hAnsi="Courier New" w:hint="default"/>
      </w:rPr>
    </w:lvl>
    <w:lvl w:ilvl="5" w:tplc="76DAE9A4">
      <w:start w:val="1"/>
      <w:numFmt w:val="bullet"/>
      <w:lvlText w:val=""/>
      <w:lvlJc w:val="left"/>
      <w:pPr>
        <w:ind w:left="4320" w:hanging="360"/>
      </w:pPr>
      <w:rPr>
        <w:rFonts w:ascii="Wingdings" w:hAnsi="Wingdings" w:hint="default"/>
      </w:rPr>
    </w:lvl>
    <w:lvl w:ilvl="6" w:tplc="DAC09096">
      <w:start w:val="1"/>
      <w:numFmt w:val="bullet"/>
      <w:lvlText w:val=""/>
      <w:lvlJc w:val="left"/>
      <w:pPr>
        <w:ind w:left="5040" w:hanging="360"/>
      </w:pPr>
      <w:rPr>
        <w:rFonts w:ascii="Symbol" w:hAnsi="Symbol" w:hint="default"/>
      </w:rPr>
    </w:lvl>
    <w:lvl w:ilvl="7" w:tplc="662C11BA">
      <w:start w:val="1"/>
      <w:numFmt w:val="bullet"/>
      <w:lvlText w:val="o"/>
      <w:lvlJc w:val="left"/>
      <w:pPr>
        <w:ind w:left="5760" w:hanging="360"/>
      </w:pPr>
      <w:rPr>
        <w:rFonts w:ascii="Courier New" w:hAnsi="Courier New" w:hint="default"/>
      </w:rPr>
    </w:lvl>
    <w:lvl w:ilvl="8" w:tplc="908A71C8">
      <w:start w:val="1"/>
      <w:numFmt w:val="bullet"/>
      <w:lvlText w:val=""/>
      <w:lvlJc w:val="left"/>
      <w:pPr>
        <w:ind w:left="6480" w:hanging="360"/>
      </w:pPr>
      <w:rPr>
        <w:rFonts w:ascii="Wingdings" w:hAnsi="Wingdings" w:hint="default"/>
      </w:rPr>
    </w:lvl>
  </w:abstractNum>
  <w:abstractNum w:abstractNumId="10" w15:restartNumberingAfterBreak="0">
    <w:nsid w:val="065F5DF1"/>
    <w:multiLevelType w:val="hybridMultilevel"/>
    <w:tmpl w:val="5BAE9FF0"/>
    <w:lvl w:ilvl="0" w:tplc="69461910">
      <w:start w:val="1"/>
      <w:numFmt w:val="bullet"/>
      <w:lvlText w:val=""/>
      <w:lvlJc w:val="left"/>
      <w:pPr>
        <w:ind w:left="720" w:hanging="360"/>
      </w:pPr>
      <w:rPr>
        <w:rFonts w:ascii="Symbol" w:hAnsi="Symbol" w:hint="default"/>
      </w:rPr>
    </w:lvl>
    <w:lvl w:ilvl="1" w:tplc="CF6CD806">
      <w:start w:val="1"/>
      <w:numFmt w:val="bullet"/>
      <w:lvlText w:val="o"/>
      <w:lvlJc w:val="left"/>
      <w:pPr>
        <w:ind w:left="1440" w:hanging="360"/>
      </w:pPr>
      <w:rPr>
        <w:rFonts w:ascii="Courier New" w:hAnsi="Courier New" w:hint="default"/>
      </w:rPr>
    </w:lvl>
    <w:lvl w:ilvl="2" w:tplc="DABCE7F2">
      <w:start w:val="1"/>
      <w:numFmt w:val="bullet"/>
      <w:lvlText w:val=""/>
      <w:lvlJc w:val="left"/>
      <w:pPr>
        <w:ind w:left="2160" w:hanging="360"/>
      </w:pPr>
      <w:rPr>
        <w:rFonts w:ascii="Wingdings" w:hAnsi="Wingdings" w:hint="default"/>
      </w:rPr>
    </w:lvl>
    <w:lvl w:ilvl="3" w:tplc="C1AC9EAC">
      <w:start w:val="1"/>
      <w:numFmt w:val="bullet"/>
      <w:lvlText w:val=""/>
      <w:lvlJc w:val="left"/>
      <w:pPr>
        <w:ind w:left="2880" w:hanging="360"/>
      </w:pPr>
      <w:rPr>
        <w:rFonts w:ascii="Symbol" w:hAnsi="Symbol" w:hint="default"/>
      </w:rPr>
    </w:lvl>
    <w:lvl w:ilvl="4" w:tplc="A1188F0E">
      <w:start w:val="1"/>
      <w:numFmt w:val="bullet"/>
      <w:lvlText w:val="o"/>
      <w:lvlJc w:val="left"/>
      <w:pPr>
        <w:ind w:left="3600" w:hanging="360"/>
      </w:pPr>
      <w:rPr>
        <w:rFonts w:ascii="Courier New" w:hAnsi="Courier New" w:hint="default"/>
      </w:rPr>
    </w:lvl>
    <w:lvl w:ilvl="5" w:tplc="91BAF522">
      <w:start w:val="1"/>
      <w:numFmt w:val="bullet"/>
      <w:lvlText w:val=""/>
      <w:lvlJc w:val="left"/>
      <w:pPr>
        <w:ind w:left="4320" w:hanging="360"/>
      </w:pPr>
      <w:rPr>
        <w:rFonts w:ascii="Wingdings" w:hAnsi="Wingdings" w:hint="default"/>
      </w:rPr>
    </w:lvl>
    <w:lvl w:ilvl="6" w:tplc="C2166226">
      <w:start w:val="1"/>
      <w:numFmt w:val="bullet"/>
      <w:lvlText w:val=""/>
      <w:lvlJc w:val="left"/>
      <w:pPr>
        <w:ind w:left="5040" w:hanging="360"/>
      </w:pPr>
      <w:rPr>
        <w:rFonts w:ascii="Symbol" w:hAnsi="Symbol" w:hint="default"/>
      </w:rPr>
    </w:lvl>
    <w:lvl w:ilvl="7" w:tplc="C7F81386">
      <w:start w:val="1"/>
      <w:numFmt w:val="bullet"/>
      <w:lvlText w:val="o"/>
      <w:lvlJc w:val="left"/>
      <w:pPr>
        <w:ind w:left="5760" w:hanging="360"/>
      </w:pPr>
      <w:rPr>
        <w:rFonts w:ascii="Courier New" w:hAnsi="Courier New" w:hint="default"/>
      </w:rPr>
    </w:lvl>
    <w:lvl w:ilvl="8" w:tplc="3E6E8F46">
      <w:start w:val="1"/>
      <w:numFmt w:val="bullet"/>
      <w:lvlText w:val=""/>
      <w:lvlJc w:val="left"/>
      <w:pPr>
        <w:ind w:left="6480" w:hanging="360"/>
      </w:pPr>
      <w:rPr>
        <w:rFonts w:ascii="Wingdings" w:hAnsi="Wingdings" w:hint="default"/>
      </w:rPr>
    </w:lvl>
  </w:abstractNum>
  <w:abstractNum w:abstractNumId="11" w15:restartNumberingAfterBreak="0">
    <w:nsid w:val="06A05A85"/>
    <w:multiLevelType w:val="multilevel"/>
    <w:tmpl w:val="C0C4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E9F636"/>
    <w:multiLevelType w:val="hybridMultilevel"/>
    <w:tmpl w:val="85A6A960"/>
    <w:lvl w:ilvl="0" w:tplc="41920D58">
      <w:start w:val="1"/>
      <w:numFmt w:val="bullet"/>
      <w:lvlText w:val=""/>
      <w:lvlJc w:val="left"/>
      <w:pPr>
        <w:ind w:left="720" w:hanging="360"/>
      </w:pPr>
      <w:rPr>
        <w:rFonts w:ascii="Symbol" w:hAnsi="Symbol" w:hint="default"/>
      </w:rPr>
    </w:lvl>
    <w:lvl w:ilvl="1" w:tplc="5C081E0A">
      <w:start w:val="1"/>
      <w:numFmt w:val="bullet"/>
      <w:lvlText w:val="o"/>
      <w:lvlJc w:val="left"/>
      <w:pPr>
        <w:ind w:left="1440" w:hanging="360"/>
      </w:pPr>
      <w:rPr>
        <w:rFonts w:ascii="Courier New" w:hAnsi="Courier New" w:hint="default"/>
      </w:rPr>
    </w:lvl>
    <w:lvl w:ilvl="2" w:tplc="B1188774">
      <w:start w:val="1"/>
      <w:numFmt w:val="bullet"/>
      <w:lvlText w:val=""/>
      <w:lvlJc w:val="left"/>
      <w:pPr>
        <w:ind w:left="2160" w:hanging="360"/>
      </w:pPr>
      <w:rPr>
        <w:rFonts w:ascii="Wingdings" w:hAnsi="Wingdings" w:hint="default"/>
      </w:rPr>
    </w:lvl>
    <w:lvl w:ilvl="3" w:tplc="0888C638">
      <w:start w:val="1"/>
      <w:numFmt w:val="bullet"/>
      <w:lvlText w:val=""/>
      <w:lvlJc w:val="left"/>
      <w:pPr>
        <w:ind w:left="2880" w:hanging="360"/>
      </w:pPr>
      <w:rPr>
        <w:rFonts w:ascii="Symbol" w:hAnsi="Symbol" w:hint="default"/>
      </w:rPr>
    </w:lvl>
    <w:lvl w:ilvl="4" w:tplc="E7C8A868">
      <w:start w:val="1"/>
      <w:numFmt w:val="bullet"/>
      <w:lvlText w:val="o"/>
      <w:lvlJc w:val="left"/>
      <w:pPr>
        <w:ind w:left="3600" w:hanging="360"/>
      </w:pPr>
      <w:rPr>
        <w:rFonts w:ascii="Courier New" w:hAnsi="Courier New" w:hint="default"/>
      </w:rPr>
    </w:lvl>
    <w:lvl w:ilvl="5" w:tplc="4D52CA10">
      <w:start w:val="1"/>
      <w:numFmt w:val="bullet"/>
      <w:lvlText w:val=""/>
      <w:lvlJc w:val="left"/>
      <w:pPr>
        <w:ind w:left="4320" w:hanging="360"/>
      </w:pPr>
      <w:rPr>
        <w:rFonts w:ascii="Wingdings" w:hAnsi="Wingdings" w:hint="default"/>
      </w:rPr>
    </w:lvl>
    <w:lvl w:ilvl="6" w:tplc="44281414">
      <w:start w:val="1"/>
      <w:numFmt w:val="bullet"/>
      <w:lvlText w:val=""/>
      <w:lvlJc w:val="left"/>
      <w:pPr>
        <w:ind w:left="5040" w:hanging="360"/>
      </w:pPr>
      <w:rPr>
        <w:rFonts w:ascii="Symbol" w:hAnsi="Symbol" w:hint="default"/>
      </w:rPr>
    </w:lvl>
    <w:lvl w:ilvl="7" w:tplc="C322776A">
      <w:start w:val="1"/>
      <w:numFmt w:val="bullet"/>
      <w:lvlText w:val="o"/>
      <w:lvlJc w:val="left"/>
      <w:pPr>
        <w:ind w:left="5760" w:hanging="360"/>
      </w:pPr>
      <w:rPr>
        <w:rFonts w:ascii="Courier New" w:hAnsi="Courier New" w:hint="default"/>
      </w:rPr>
    </w:lvl>
    <w:lvl w:ilvl="8" w:tplc="C0A4CC48">
      <w:start w:val="1"/>
      <w:numFmt w:val="bullet"/>
      <w:lvlText w:val=""/>
      <w:lvlJc w:val="left"/>
      <w:pPr>
        <w:ind w:left="6480" w:hanging="360"/>
      </w:pPr>
      <w:rPr>
        <w:rFonts w:ascii="Wingdings" w:hAnsi="Wingdings" w:hint="default"/>
      </w:rPr>
    </w:lvl>
  </w:abstractNum>
  <w:abstractNum w:abstractNumId="13" w15:restartNumberingAfterBreak="0">
    <w:nsid w:val="080CC52D"/>
    <w:multiLevelType w:val="hybridMultilevel"/>
    <w:tmpl w:val="3CD41B60"/>
    <w:lvl w:ilvl="0" w:tplc="7268A0CC">
      <w:start w:val="1"/>
      <w:numFmt w:val="bullet"/>
      <w:lvlText w:val=""/>
      <w:lvlJc w:val="left"/>
      <w:pPr>
        <w:ind w:left="720" w:hanging="360"/>
      </w:pPr>
      <w:rPr>
        <w:rFonts w:ascii="Symbol" w:hAnsi="Symbol" w:hint="default"/>
      </w:rPr>
    </w:lvl>
    <w:lvl w:ilvl="1" w:tplc="353C88C8">
      <w:start w:val="1"/>
      <w:numFmt w:val="bullet"/>
      <w:lvlText w:val="o"/>
      <w:lvlJc w:val="left"/>
      <w:pPr>
        <w:ind w:left="1440" w:hanging="360"/>
      </w:pPr>
      <w:rPr>
        <w:rFonts w:ascii="Courier New" w:hAnsi="Courier New" w:hint="default"/>
      </w:rPr>
    </w:lvl>
    <w:lvl w:ilvl="2" w:tplc="FC9C7272">
      <w:start w:val="1"/>
      <w:numFmt w:val="bullet"/>
      <w:lvlText w:val=""/>
      <w:lvlJc w:val="left"/>
      <w:pPr>
        <w:ind w:left="2160" w:hanging="360"/>
      </w:pPr>
      <w:rPr>
        <w:rFonts w:ascii="Wingdings" w:hAnsi="Wingdings" w:hint="default"/>
      </w:rPr>
    </w:lvl>
    <w:lvl w:ilvl="3" w:tplc="DD60398C">
      <w:start w:val="1"/>
      <w:numFmt w:val="bullet"/>
      <w:lvlText w:val=""/>
      <w:lvlJc w:val="left"/>
      <w:pPr>
        <w:ind w:left="2880" w:hanging="360"/>
      </w:pPr>
      <w:rPr>
        <w:rFonts w:ascii="Symbol" w:hAnsi="Symbol" w:hint="default"/>
      </w:rPr>
    </w:lvl>
    <w:lvl w:ilvl="4" w:tplc="1520C8C4">
      <w:start w:val="1"/>
      <w:numFmt w:val="bullet"/>
      <w:lvlText w:val="o"/>
      <w:lvlJc w:val="left"/>
      <w:pPr>
        <w:ind w:left="3600" w:hanging="360"/>
      </w:pPr>
      <w:rPr>
        <w:rFonts w:ascii="Courier New" w:hAnsi="Courier New" w:hint="default"/>
      </w:rPr>
    </w:lvl>
    <w:lvl w:ilvl="5" w:tplc="AA7E4612">
      <w:start w:val="1"/>
      <w:numFmt w:val="bullet"/>
      <w:lvlText w:val=""/>
      <w:lvlJc w:val="left"/>
      <w:pPr>
        <w:ind w:left="4320" w:hanging="360"/>
      </w:pPr>
      <w:rPr>
        <w:rFonts w:ascii="Wingdings" w:hAnsi="Wingdings" w:hint="default"/>
      </w:rPr>
    </w:lvl>
    <w:lvl w:ilvl="6" w:tplc="9D160560">
      <w:start w:val="1"/>
      <w:numFmt w:val="bullet"/>
      <w:lvlText w:val=""/>
      <w:lvlJc w:val="left"/>
      <w:pPr>
        <w:ind w:left="5040" w:hanging="360"/>
      </w:pPr>
      <w:rPr>
        <w:rFonts w:ascii="Symbol" w:hAnsi="Symbol" w:hint="default"/>
      </w:rPr>
    </w:lvl>
    <w:lvl w:ilvl="7" w:tplc="951CD520">
      <w:start w:val="1"/>
      <w:numFmt w:val="bullet"/>
      <w:lvlText w:val="o"/>
      <w:lvlJc w:val="left"/>
      <w:pPr>
        <w:ind w:left="5760" w:hanging="360"/>
      </w:pPr>
      <w:rPr>
        <w:rFonts w:ascii="Courier New" w:hAnsi="Courier New" w:hint="default"/>
      </w:rPr>
    </w:lvl>
    <w:lvl w:ilvl="8" w:tplc="D0EA1CF4">
      <w:start w:val="1"/>
      <w:numFmt w:val="bullet"/>
      <w:lvlText w:val=""/>
      <w:lvlJc w:val="left"/>
      <w:pPr>
        <w:ind w:left="6480" w:hanging="360"/>
      </w:pPr>
      <w:rPr>
        <w:rFonts w:ascii="Wingdings" w:hAnsi="Wingdings" w:hint="default"/>
      </w:rPr>
    </w:lvl>
  </w:abstractNum>
  <w:abstractNum w:abstractNumId="14" w15:restartNumberingAfterBreak="0">
    <w:nsid w:val="089A3DDF"/>
    <w:multiLevelType w:val="multilevel"/>
    <w:tmpl w:val="C452F3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BE4C69"/>
    <w:multiLevelType w:val="hybridMultilevel"/>
    <w:tmpl w:val="6A42EF56"/>
    <w:lvl w:ilvl="0" w:tplc="451A8762">
      <w:start w:val="1"/>
      <w:numFmt w:val="bullet"/>
      <w:lvlText w:val=""/>
      <w:lvlJc w:val="left"/>
      <w:pPr>
        <w:ind w:left="720" w:hanging="360"/>
      </w:pPr>
      <w:rPr>
        <w:rFonts w:ascii="Symbol" w:hAnsi="Symbol" w:hint="default"/>
      </w:rPr>
    </w:lvl>
    <w:lvl w:ilvl="1" w:tplc="23828110">
      <w:start w:val="1"/>
      <w:numFmt w:val="bullet"/>
      <w:lvlText w:val="o"/>
      <w:lvlJc w:val="left"/>
      <w:pPr>
        <w:ind w:left="1440" w:hanging="360"/>
      </w:pPr>
      <w:rPr>
        <w:rFonts w:ascii="Courier New" w:hAnsi="Courier New" w:hint="default"/>
      </w:rPr>
    </w:lvl>
    <w:lvl w:ilvl="2" w:tplc="A1DE3FE4">
      <w:start w:val="1"/>
      <w:numFmt w:val="bullet"/>
      <w:lvlText w:val=""/>
      <w:lvlJc w:val="left"/>
      <w:pPr>
        <w:ind w:left="2160" w:hanging="360"/>
      </w:pPr>
      <w:rPr>
        <w:rFonts w:ascii="Wingdings" w:hAnsi="Wingdings" w:hint="default"/>
      </w:rPr>
    </w:lvl>
    <w:lvl w:ilvl="3" w:tplc="797045C0">
      <w:start w:val="1"/>
      <w:numFmt w:val="bullet"/>
      <w:lvlText w:val=""/>
      <w:lvlJc w:val="left"/>
      <w:pPr>
        <w:ind w:left="2880" w:hanging="360"/>
      </w:pPr>
      <w:rPr>
        <w:rFonts w:ascii="Symbol" w:hAnsi="Symbol" w:hint="default"/>
      </w:rPr>
    </w:lvl>
    <w:lvl w:ilvl="4" w:tplc="37366E8A">
      <w:start w:val="1"/>
      <w:numFmt w:val="bullet"/>
      <w:lvlText w:val="o"/>
      <w:lvlJc w:val="left"/>
      <w:pPr>
        <w:ind w:left="3600" w:hanging="360"/>
      </w:pPr>
      <w:rPr>
        <w:rFonts w:ascii="Courier New" w:hAnsi="Courier New" w:hint="default"/>
      </w:rPr>
    </w:lvl>
    <w:lvl w:ilvl="5" w:tplc="3D3A50D0">
      <w:start w:val="1"/>
      <w:numFmt w:val="bullet"/>
      <w:lvlText w:val=""/>
      <w:lvlJc w:val="left"/>
      <w:pPr>
        <w:ind w:left="4320" w:hanging="360"/>
      </w:pPr>
      <w:rPr>
        <w:rFonts w:ascii="Wingdings" w:hAnsi="Wingdings" w:hint="default"/>
      </w:rPr>
    </w:lvl>
    <w:lvl w:ilvl="6" w:tplc="A7225B3E">
      <w:start w:val="1"/>
      <w:numFmt w:val="bullet"/>
      <w:lvlText w:val=""/>
      <w:lvlJc w:val="left"/>
      <w:pPr>
        <w:ind w:left="5040" w:hanging="360"/>
      </w:pPr>
      <w:rPr>
        <w:rFonts w:ascii="Symbol" w:hAnsi="Symbol" w:hint="default"/>
      </w:rPr>
    </w:lvl>
    <w:lvl w:ilvl="7" w:tplc="E22C32B0">
      <w:start w:val="1"/>
      <w:numFmt w:val="bullet"/>
      <w:lvlText w:val="o"/>
      <w:lvlJc w:val="left"/>
      <w:pPr>
        <w:ind w:left="5760" w:hanging="360"/>
      </w:pPr>
      <w:rPr>
        <w:rFonts w:ascii="Courier New" w:hAnsi="Courier New" w:hint="default"/>
      </w:rPr>
    </w:lvl>
    <w:lvl w:ilvl="8" w:tplc="1B92FB38">
      <w:start w:val="1"/>
      <w:numFmt w:val="bullet"/>
      <w:lvlText w:val=""/>
      <w:lvlJc w:val="left"/>
      <w:pPr>
        <w:ind w:left="6480" w:hanging="360"/>
      </w:pPr>
      <w:rPr>
        <w:rFonts w:ascii="Wingdings" w:hAnsi="Wingdings" w:hint="default"/>
      </w:rPr>
    </w:lvl>
  </w:abstractNum>
  <w:abstractNum w:abstractNumId="16" w15:restartNumberingAfterBreak="0">
    <w:nsid w:val="0965BE0B"/>
    <w:multiLevelType w:val="hybridMultilevel"/>
    <w:tmpl w:val="E05CB894"/>
    <w:lvl w:ilvl="0" w:tplc="94980DC6">
      <w:start w:val="1"/>
      <w:numFmt w:val="bullet"/>
      <w:lvlText w:val=""/>
      <w:lvlJc w:val="left"/>
      <w:pPr>
        <w:ind w:left="720" w:hanging="360"/>
      </w:pPr>
      <w:rPr>
        <w:rFonts w:ascii="Symbol" w:hAnsi="Symbol" w:hint="default"/>
      </w:rPr>
    </w:lvl>
    <w:lvl w:ilvl="1" w:tplc="AF4C61C8">
      <w:start w:val="1"/>
      <w:numFmt w:val="bullet"/>
      <w:lvlText w:val="o"/>
      <w:lvlJc w:val="left"/>
      <w:pPr>
        <w:ind w:left="1440" w:hanging="360"/>
      </w:pPr>
      <w:rPr>
        <w:rFonts w:ascii="Courier New" w:hAnsi="Courier New" w:hint="default"/>
      </w:rPr>
    </w:lvl>
    <w:lvl w:ilvl="2" w:tplc="8D4AD652">
      <w:start w:val="1"/>
      <w:numFmt w:val="bullet"/>
      <w:lvlText w:val=""/>
      <w:lvlJc w:val="left"/>
      <w:pPr>
        <w:ind w:left="2160" w:hanging="360"/>
      </w:pPr>
      <w:rPr>
        <w:rFonts w:ascii="Wingdings" w:hAnsi="Wingdings" w:hint="default"/>
      </w:rPr>
    </w:lvl>
    <w:lvl w:ilvl="3" w:tplc="CA8E5F50">
      <w:start w:val="1"/>
      <w:numFmt w:val="bullet"/>
      <w:lvlText w:val=""/>
      <w:lvlJc w:val="left"/>
      <w:pPr>
        <w:ind w:left="2880" w:hanging="360"/>
      </w:pPr>
      <w:rPr>
        <w:rFonts w:ascii="Symbol" w:hAnsi="Symbol" w:hint="default"/>
      </w:rPr>
    </w:lvl>
    <w:lvl w:ilvl="4" w:tplc="FEC4446A">
      <w:start w:val="1"/>
      <w:numFmt w:val="bullet"/>
      <w:lvlText w:val="o"/>
      <w:lvlJc w:val="left"/>
      <w:pPr>
        <w:ind w:left="3600" w:hanging="360"/>
      </w:pPr>
      <w:rPr>
        <w:rFonts w:ascii="Courier New" w:hAnsi="Courier New" w:hint="default"/>
      </w:rPr>
    </w:lvl>
    <w:lvl w:ilvl="5" w:tplc="EF0AEC46">
      <w:start w:val="1"/>
      <w:numFmt w:val="bullet"/>
      <w:lvlText w:val=""/>
      <w:lvlJc w:val="left"/>
      <w:pPr>
        <w:ind w:left="4320" w:hanging="360"/>
      </w:pPr>
      <w:rPr>
        <w:rFonts w:ascii="Wingdings" w:hAnsi="Wingdings" w:hint="default"/>
      </w:rPr>
    </w:lvl>
    <w:lvl w:ilvl="6" w:tplc="DBDE74C4">
      <w:start w:val="1"/>
      <w:numFmt w:val="bullet"/>
      <w:lvlText w:val=""/>
      <w:lvlJc w:val="left"/>
      <w:pPr>
        <w:ind w:left="5040" w:hanging="360"/>
      </w:pPr>
      <w:rPr>
        <w:rFonts w:ascii="Symbol" w:hAnsi="Symbol" w:hint="default"/>
      </w:rPr>
    </w:lvl>
    <w:lvl w:ilvl="7" w:tplc="F8E02C22">
      <w:start w:val="1"/>
      <w:numFmt w:val="bullet"/>
      <w:lvlText w:val="o"/>
      <w:lvlJc w:val="left"/>
      <w:pPr>
        <w:ind w:left="5760" w:hanging="360"/>
      </w:pPr>
      <w:rPr>
        <w:rFonts w:ascii="Courier New" w:hAnsi="Courier New" w:hint="default"/>
      </w:rPr>
    </w:lvl>
    <w:lvl w:ilvl="8" w:tplc="6E16C290">
      <w:start w:val="1"/>
      <w:numFmt w:val="bullet"/>
      <w:lvlText w:val=""/>
      <w:lvlJc w:val="left"/>
      <w:pPr>
        <w:ind w:left="6480" w:hanging="360"/>
      </w:pPr>
      <w:rPr>
        <w:rFonts w:ascii="Wingdings" w:hAnsi="Wingdings" w:hint="default"/>
      </w:rPr>
    </w:lvl>
  </w:abstractNum>
  <w:abstractNum w:abstractNumId="17" w15:restartNumberingAfterBreak="0">
    <w:nsid w:val="09AB1202"/>
    <w:multiLevelType w:val="hybridMultilevel"/>
    <w:tmpl w:val="382ECC90"/>
    <w:lvl w:ilvl="0" w:tplc="3E64FD6E">
      <w:start w:val="1"/>
      <w:numFmt w:val="bullet"/>
      <w:lvlText w:val=""/>
      <w:lvlJc w:val="left"/>
      <w:pPr>
        <w:ind w:left="720" w:hanging="360"/>
      </w:pPr>
      <w:rPr>
        <w:rFonts w:ascii="Symbol" w:hAnsi="Symbol" w:hint="default"/>
      </w:rPr>
    </w:lvl>
    <w:lvl w:ilvl="1" w:tplc="217E55F0">
      <w:start w:val="1"/>
      <w:numFmt w:val="bullet"/>
      <w:lvlText w:val="o"/>
      <w:lvlJc w:val="left"/>
      <w:pPr>
        <w:ind w:left="1440" w:hanging="360"/>
      </w:pPr>
      <w:rPr>
        <w:rFonts w:ascii="Courier New" w:hAnsi="Courier New" w:hint="default"/>
      </w:rPr>
    </w:lvl>
    <w:lvl w:ilvl="2" w:tplc="4D681992">
      <w:start w:val="1"/>
      <w:numFmt w:val="bullet"/>
      <w:lvlText w:val=""/>
      <w:lvlJc w:val="left"/>
      <w:pPr>
        <w:ind w:left="2160" w:hanging="360"/>
      </w:pPr>
      <w:rPr>
        <w:rFonts w:ascii="Wingdings" w:hAnsi="Wingdings" w:hint="default"/>
      </w:rPr>
    </w:lvl>
    <w:lvl w:ilvl="3" w:tplc="7A209294">
      <w:start w:val="1"/>
      <w:numFmt w:val="bullet"/>
      <w:lvlText w:val=""/>
      <w:lvlJc w:val="left"/>
      <w:pPr>
        <w:ind w:left="2880" w:hanging="360"/>
      </w:pPr>
      <w:rPr>
        <w:rFonts w:ascii="Symbol" w:hAnsi="Symbol" w:hint="default"/>
      </w:rPr>
    </w:lvl>
    <w:lvl w:ilvl="4" w:tplc="A2B21FE4">
      <w:start w:val="1"/>
      <w:numFmt w:val="bullet"/>
      <w:lvlText w:val="o"/>
      <w:lvlJc w:val="left"/>
      <w:pPr>
        <w:ind w:left="3600" w:hanging="360"/>
      </w:pPr>
      <w:rPr>
        <w:rFonts w:ascii="Courier New" w:hAnsi="Courier New" w:hint="default"/>
      </w:rPr>
    </w:lvl>
    <w:lvl w:ilvl="5" w:tplc="BD108790">
      <w:start w:val="1"/>
      <w:numFmt w:val="bullet"/>
      <w:lvlText w:val=""/>
      <w:lvlJc w:val="left"/>
      <w:pPr>
        <w:ind w:left="4320" w:hanging="360"/>
      </w:pPr>
      <w:rPr>
        <w:rFonts w:ascii="Wingdings" w:hAnsi="Wingdings" w:hint="default"/>
      </w:rPr>
    </w:lvl>
    <w:lvl w:ilvl="6" w:tplc="458A2524">
      <w:start w:val="1"/>
      <w:numFmt w:val="bullet"/>
      <w:lvlText w:val=""/>
      <w:lvlJc w:val="left"/>
      <w:pPr>
        <w:ind w:left="5040" w:hanging="360"/>
      </w:pPr>
      <w:rPr>
        <w:rFonts w:ascii="Symbol" w:hAnsi="Symbol" w:hint="default"/>
      </w:rPr>
    </w:lvl>
    <w:lvl w:ilvl="7" w:tplc="3FFE479A">
      <w:start w:val="1"/>
      <w:numFmt w:val="bullet"/>
      <w:lvlText w:val="o"/>
      <w:lvlJc w:val="left"/>
      <w:pPr>
        <w:ind w:left="5760" w:hanging="360"/>
      </w:pPr>
      <w:rPr>
        <w:rFonts w:ascii="Courier New" w:hAnsi="Courier New" w:hint="default"/>
      </w:rPr>
    </w:lvl>
    <w:lvl w:ilvl="8" w:tplc="3BF0B810">
      <w:start w:val="1"/>
      <w:numFmt w:val="bullet"/>
      <w:lvlText w:val=""/>
      <w:lvlJc w:val="left"/>
      <w:pPr>
        <w:ind w:left="6480" w:hanging="360"/>
      </w:pPr>
      <w:rPr>
        <w:rFonts w:ascii="Wingdings" w:hAnsi="Wingdings" w:hint="default"/>
      </w:rPr>
    </w:lvl>
  </w:abstractNum>
  <w:abstractNum w:abstractNumId="18" w15:restartNumberingAfterBreak="0">
    <w:nsid w:val="09BC8035"/>
    <w:multiLevelType w:val="hybridMultilevel"/>
    <w:tmpl w:val="252EB594"/>
    <w:lvl w:ilvl="0" w:tplc="73760F9C">
      <w:start w:val="1"/>
      <w:numFmt w:val="bullet"/>
      <w:lvlText w:val=""/>
      <w:lvlJc w:val="left"/>
      <w:pPr>
        <w:ind w:left="720" w:hanging="360"/>
      </w:pPr>
      <w:rPr>
        <w:rFonts w:ascii="Symbol" w:hAnsi="Symbol" w:hint="default"/>
      </w:rPr>
    </w:lvl>
    <w:lvl w:ilvl="1" w:tplc="38741DC6">
      <w:start w:val="1"/>
      <w:numFmt w:val="bullet"/>
      <w:lvlText w:val="o"/>
      <w:lvlJc w:val="left"/>
      <w:pPr>
        <w:ind w:left="1440" w:hanging="360"/>
      </w:pPr>
      <w:rPr>
        <w:rFonts w:ascii="Courier New" w:hAnsi="Courier New" w:hint="default"/>
      </w:rPr>
    </w:lvl>
    <w:lvl w:ilvl="2" w:tplc="7F7AFBB8">
      <w:start w:val="1"/>
      <w:numFmt w:val="bullet"/>
      <w:lvlText w:val=""/>
      <w:lvlJc w:val="left"/>
      <w:pPr>
        <w:ind w:left="2160" w:hanging="360"/>
      </w:pPr>
      <w:rPr>
        <w:rFonts w:ascii="Wingdings" w:hAnsi="Wingdings" w:hint="default"/>
      </w:rPr>
    </w:lvl>
    <w:lvl w:ilvl="3" w:tplc="89D66538">
      <w:start w:val="1"/>
      <w:numFmt w:val="bullet"/>
      <w:lvlText w:val=""/>
      <w:lvlJc w:val="left"/>
      <w:pPr>
        <w:ind w:left="2880" w:hanging="360"/>
      </w:pPr>
      <w:rPr>
        <w:rFonts w:ascii="Symbol" w:hAnsi="Symbol" w:hint="default"/>
      </w:rPr>
    </w:lvl>
    <w:lvl w:ilvl="4" w:tplc="B5F634F4">
      <w:start w:val="1"/>
      <w:numFmt w:val="bullet"/>
      <w:lvlText w:val="o"/>
      <w:lvlJc w:val="left"/>
      <w:pPr>
        <w:ind w:left="3600" w:hanging="360"/>
      </w:pPr>
      <w:rPr>
        <w:rFonts w:ascii="Courier New" w:hAnsi="Courier New" w:hint="default"/>
      </w:rPr>
    </w:lvl>
    <w:lvl w:ilvl="5" w:tplc="C56087AE">
      <w:start w:val="1"/>
      <w:numFmt w:val="bullet"/>
      <w:lvlText w:val=""/>
      <w:lvlJc w:val="left"/>
      <w:pPr>
        <w:ind w:left="4320" w:hanging="360"/>
      </w:pPr>
      <w:rPr>
        <w:rFonts w:ascii="Wingdings" w:hAnsi="Wingdings" w:hint="default"/>
      </w:rPr>
    </w:lvl>
    <w:lvl w:ilvl="6" w:tplc="C4743F7E">
      <w:start w:val="1"/>
      <w:numFmt w:val="bullet"/>
      <w:lvlText w:val=""/>
      <w:lvlJc w:val="left"/>
      <w:pPr>
        <w:ind w:left="5040" w:hanging="360"/>
      </w:pPr>
      <w:rPr>
        <w:rFonts w:ascii="Symbol" w:hAnsi="Symbol" w:hint="default"/>
      </w:rPr>
    </w:lvl>
    <w:lvl w:ilvl="7" w:tplc="313AC7E8">
      <w:start w:val="1"/>
      <w:numFmt w:val="bullet"/>
      <w:lvlText w:val="o"/>
      <w:lvlJc w:val="left"/>
      <w:pPr>
        <w:ind w:left="5760" w:hanging="360"/>
      </w:pPr>
      <w:rPr>
        <w:rFonts w:ascii="Courier New" w:hAnsi="Courier New" w:hint="default"/>
      </w:rPr>
    </w:lvl>
    <w:lvl w:ilvl="8" w:tplc="825449F2">
      <w:start w:val="1"/>
      <w:numFmt w:val="bullet"/>
      <w:lvlText w:val=""/>
      <w:lvlJc w:val="left"/>
      <w:pPr>
        <w:ind w:left="6480" w:hanging="360"/>
      </w:pPr>
      <w:rPr>
        <w:rFonts w:ascii="Wingdings" w:hAnsi="Wingdings" w:hint="default"/>
      </w:rPr>
    </w:lvl>
  </w:abstractNum>
  <w:abstractNum w:abstractNumId="19" w15:restartNumberingAfterBreak="0">
    <w:nsid w:val="0A186C07"/>
    <w:multiLevelType w:val="multilevel"/>
    <w:tmpl w:val="2072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51B6AF"/>
    <w:multiLevelType w:val="hybridMultilevel"/>
    <w:tmpl w:val="30E8B78A"/>
    <w:lvl w:ilvl="0" w:tplc="9C5299E4">
      <w:start w:val="1"/>
      <w:numFmt w:val="bullet"/>
      <w:lvlText w:val=""/>
      <w:lvlJc w:val="left"/>
      <w:pPr>
        <w:ind w:left="720" w:hanging="360"/>
      </w:pPr>
      <w:rPr>
        <w:rFonts w:ascii="Symbol" w:hAnsi="Symbol" w:hint="default"/>
      </w:rPr>
    </w:lvl>
    <w:lvl w:ilvl="1" w:tplc="35AC8D5A">
      <w:start w:val="1"/>
      <w:numFmt w:val="bullet"/>
      <w:lvlText w:val="o"/>
      <w:lvlJc w:val="left"/>
      <w:pPr>
        <w:ind w:left="1440" w:hanging="360"/>
      </w:pPr>
      <w:rPr>
        <w:rFonts w:ascii="Courier New" w:hAnsi="Courier New" w:hint="default"/>
      </w:rPr>
    </w:lvl>
    <w:lvl w:ilvl="2" w:tplc="58F041B6">
      <w:start w:val="1"/>
      <w:numFmt w:val="bullet"/>
      <w:lvlText w:val=""/>
      <w:lvlJc w:val="left"/>
      <w:pPr>
        <w:ind w:left="2160" w:hanging="360"/>
      </w:pPr>
      <w:rPr>
        <w:rFonts w:ascii="Wingdings" w:hAnsi="Wingdings" w:hint="default"/>
      </w:rPr>
    </w:lvl>
    <w:lvl w:ilvl="3" w:tplc="44DC2218">
      <w:start w:val="1"/>
      <w:numFmt w:val="bullet"/>
      <w:lvlText w:val=""/>
      <w:lvlJc w:val="left"/>
      <w:pPr>
        <w:ind w:left="2880" w:hanging="360"/>
      </w:pPr>
      <w:rPr>
        <w:rFonts w:ascii="Symbol" w:hAnsi="Symbol" w:hint="default"/>
      </w:rPr>
    </w:lvl>
    <w:lvl w:ilvl="4" w:tplc="3CE6983A">
      <w:start w:val="1"/>
      <w:numFmt w:val="bullet"/>
      <w:lvlText w:val="o"/>
      <w:lvlJc w:val="left"/>
      <w:pPr>
        <w:ind w:left="3600" w:hanging="360"/>
      </w:pPr>
      <w:rPr>
        <w:rFonts w:ascii="Courier New" w:hAnsi="Courier New" w:hint="default"/>
      </w:rPr>
    </w:lvl>
    <w:lvl w:ilvl="5" w:tplc="880CCEDE">
      <w:start w:val="1"/>
      <w:numFmt w:val="bullet"/>
      <w:lvlText w:val=""/>
      <w:lvlJc w:val="left"/>
      <w:pPr>
        <w:ind w:left="4320" w:hanging="360"/>
      </w:pPr>
      <w:rPr>
        <w:rFonts w:ascii="Wingdings" w:hAnsi="Wingdings" w:hint="default"/>
      </w:rPr>
    </w:lvl>
    <w:lvl w:ilvl="6" w:tplc="CAF4753A">
      <w:start w:val="1"/>
      <w:numFmt w:val="bullet"/>
      <w:lvlText w:val=""/>
      <w:lvlJc w:val="left"/>
      <w:pPr>
        <w:ind w:left="5040" w:hanging="360"/>
      </w:pPr>
      <w:rPr>
        <w:rFonts w:ascii="Symbol" w:hAnsi="Symbol" w:hint="default"/>
      </w:rPr>
    </w:lvl>
    <w:lvl w:ilvl="7" w:tplc="9800DADC">
      <w:start w:val="1"/>
      <w:numFmt w:val="bullet"/>
      <w:lvlText w:val="o"/>
      <w:lvlJc w:val="left"/>
      <w:pPr>
        <w:ind w:left="5760" w:hanging="360"/>
      </w:pPr>
      <w:rPr>
        <w:rFonts w:ascii="Courier New" w:hAnsi="Courier New" w:hint="default"/>
      </w:rPr>
    </w:lvl>
    <w:lvl w:ilvl="8" w:tplc="B62AFCE2">
      <w:start w:val="1"/>
      <w:numFmt w:val="bullet"/>
      <w:lvlText w:val=""/>
      <w:lvlJc w:val="left"/>
      <w:pPr>
        <w:ind w:left="6480" w:hanging="360"/>
      </w:pPr>
      <w:rPr>
        <w:rFonts w:ascii="Wingdings" w:hAnsi="Wingdings" w:hint="default"/>
      </w:rPr>
    </w:lvl>
  </w:abstractNum>
  <w:abstractNum w:abstractNumId="21" w15:restartNumberingAfterBreak="0">
    <w:nsid w:val="0A5A471F"/>
    <w:multiLevelType w:val="multilevel"/>
    <w:tmpl w:val="5832E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A8D7FAC"/>
    <w:multiLevelType w:val="multilevel"/>
    <w:tmpl w:val="95BA7E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B0276A9"/>
    <w:multiLevelType w:val="multilevel"/>
    <w:tmpl w:val="1D1614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B69BA2C"/>
    <w:multiLevelType w:val="hybridMultilevel"/>
    <w:tmpl w:val="FB2A3E96"/>
    <w:lvl w:ilvl="0" w:tplc="63F05230">
      <w:start w:val="1"/>
      <w:numFmt w:val="bullet"/>
      <w:lvlText w:val=""/>
      <w:lvlJc w:val="left"/>
      <w:pPr>
        <w:ind w:left="720" w:hanging="360"/>
      </w:pPr>
      <w:rPr>
        <w:rFonts w:ascii="Symbol" w:hAnsi="Symbol" w:hint="default"/>
      </w:rPr>
    </w:lvl>
    <w:lvl w:ilvl="1" w:tplc="8A06A014">
      <w:start w:val="1"/>
      <w:numFmt w:val="bullet"/>
      <w:lvlText w:val="o"/>
      <w:lvlJc w:val="left"/>
      <w:pPr>
        <w:ind w:left="1440" w:hanging="360"/>
      </w:pPr>
      <w:rPr>
        <w:rFonts w:ascii="Courier New" w:hAnsi="Courier New" w:hint="default"/>
      </w:rPr>
    </w:lvl>
    <w:lvl w:ilvl="2" w:tplc="91F602DC">
      <w:start w:val="1"/>
      <w:numFmt w:val="bullet"/>
      <w:lvlText w:val=""/>
      <w:lvlJc w:val="left"/>
      <w:pPr>
        <w:ind w:left="2160" w:hanging="360"/>
      </w:pPr>
      <w:rPr>
        <w:rFonts w:ascii="Wingdings" w:hAnsi="Wingdings" w:hint="default"/>
      </w:rPr>
    </w:lvl>
    <w:lvl w:ilvl="3" w:tplc="EBD4C50E">
      <w:start w:val="1"/>
      <w:numFmt w:val="bullet"/>
      <w:lvlText w:val=""/>
      <w:lvlJc w:val="left"/>
      <w:pPr>
        <w:ind w:left="2880" w:hanging="360"/>
      </w:pPr>
      <w:rPr>
        <w:rFonts w:ascii="Symbol" w:hAnsi="Symbol" w:hint="default"/>
      </w:rPr>
    </w:lvl>
    <w:lvl w:ilvl="4" w:tplc="38380F80">
      <w:start w:val="1"/>
      <w:numFmt w:val="bullet"/>
      <w:lvlText w:val="o"/>
      <w:lvlJc w:val="left"/>
      <w:pPr>
        <w:ind w:left="3600" w:hanging="360"/>
      </w:pPr>
      <w:rPr>
        <w:rFonts w:ascii="Courier New" w:hAnsi="Courier New" w:hint="default"/>
      </w:rPr>
    </w:lvl>
    <w:lvl w:ilvl="5" w:tplc="F9A84AD4">
      <w:start w:val="1"/>
      <w:numFmt w:val="bullet"/>
      <w:lvlText w:val=""/>
      <w:lvlJc w:val="left"/>
      <w:pPr>
        <w:ind w:left="4320" w:hanging="360"/>
      </w:pPr>
      <w:rPr>
        <w:rFonts w:ascii="Wingdings" w:hAnsi="Wingdings" w:hint="default"/>
      </w:rPr>
    </w:lvl>
    <w:lvl w:ilvl="6" w:tplc="36CEE37E">
      <w:start w:val="1"/>
      <w:numFmt w:val="bullet"/>
      <w:lvlText w:val=""/>
      <w:lvlJc w:val="left"/>
      <w:pPr>
        <w:ind w:left="5040" w:hanging="360"/>
      </w:pPr>
      <w:rPr>
        <w:rFonts w:ascii="Symbol" w:hAnsi="Symbol" w:hint="default"/>
      </w:rPr>
    </w:lvl>
    <w:lvl w:ilvl="7" w:tplc="092EA6D2">
      <w:start w:val="1"/>
      <w:numFmt w:val="bullet"/>
      <w:lvlText w:val="o"/>
      <w:lvlJc w:val="left"/>
      <w:pPr>
        <w:ind w:left="5760" w:hanging="360"/>
      </w:pPr>
      <w:rPr>
        <w:rFonts w:ascii="Courier New" w:hAnsi="Courier New" w:hint="default"/>
      </w:rPr>
    </w:lvl>
    <w:lvl w:ilvl="8" w:tplc="3A761548">
      <w:start w:val="1"/>
      <w:numFmt w:val="bullet"/>
      <w:lvlText w:val=""/>
      <w:lvlJc w:val="left"/>
      <w:pPr>
        <w:ind w:left="6480" w:hanging="360"/>
      </w:pPr>
      <w:rPr>
        <w:rFonts w:ascii="Wingdings" w:hAnsi="Wingdings" w:hint="default"/>
      </w:rPr>
    </w:lvl>
  </w:abstractNum>
  <w:abstractNum w:abstractNumId="25" w15:restartNumberingAfterBreak="0">
    <w:nsid w:val="0B840AA5"/>
    <w:multiLevelType w:val="multilevel"/>
    <w:tmpl w:val="14AA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F8954A"/>
    <w:multiLevelType w:val="hybridMultilevel"/>
    <w:tmpl w:val="BE148E28"/>
    <w:lvl w:ilvl="0" w:tplc="FED4B944">
      <w:start w:val="1"/>
      <w:numFmt w:val="bullet"/>
      <w:lvlText w:val=""/>
      <w:lvlJc w:val="left"/>
      <w:pPr>
        <w:ind w:left="720" w:hanging="360"/>
      </w:pPr>
      <w:rPr>
        <w:rFonts w:ascii="Symbol" w:hAnsi="Symbol" w:hint="default"/>
      </w:rPr>
    </w:lvl>
    <w:lvl w:ilvl="1" w:tplc="1B2CE358">
      <w:start w:val="1"/>
      <w:numFmt w:val="bullet"/>
      <w:lvlText w:val="o"/>
      <w:lvlJc w:val="left"/>
      <w:pPr>
        <w:ind w:left="1440" w:hanging="360"/>
      </w:pPr>
      <w:rPr>
        <w:rFonts w:ascii="Courier New" w:hAnsi="Courier New" w:hint="default"/>
      </w:rPr>
    </w:lvl>
    <w:lvl w:ilvl="2" w:tplc="6D58418A">
      <w:start w:val="1"/>
      <w:numFmt w:val="bullet"/>
      <w:lvlText w:val=""/>
      <w:lvlJc w:val="left"/>
      <w:pPr>
        <w:ind w:left="2160" w:hanging="360"/>
      </w:pPr>
      <w:rPr>
        <w:rFonts w:ascii="Wingdings" w:hAnsi="Wingdings" w:hint="default"/>
      </w:rPr>
    </w:lvl>
    <w:lvl w:ilvl="3" w:tplc="B40A9C48">
      <w:start w:val="1"/>
      <w:numFmt w:val="bullet"/>
      <w:lvlText w:val=""/>
      <w:lvlJc w:val="left"/>
      <w:pPr>
        <w:ind w:left="2880" w:hanging="360"/>
      </w:pPr>
      <w:rPr>
        <w:rFonts w:ascii="Symbol" w:hAnsi="Symbol" w:hint="default"/>
      </w:rPr>
    </w:lvl>
    <w:lvl w:ilvl="4" w:tplc="04C0BBD4">
      <w:start w:val="1"/>
      <w:numFmt w:val="bullet"/>
      <w:lvlText w:val="o"/>
      <w:lvlJc w:val="left"/>
      <w:pPr>
        <w:ind w:left="3600" w:hanging="360"/>
      </w:pPr>
      <w:rPr>
        <w:rFonts w:ascii="Courier New" w:hAnsi="Courier New" w:hint="default"/>
      </w:rPr>
    </w:lvl>
    <w:lvl w:ilvl="5" w:tplc="31722826">
      <w:start w:val="1"/>
      <w:numFmt w:val="bullet"/>
      <w:lvlText w:val=""/>
      <w:lvlJc w:val="left"/>
      <w:pPr>
        <w:ind w:left="4320" w:hanging="360"/>
      </w:pPr>
      <w:rPr>
        <w:rFonts w:ascii="Wingdings" w:hAnsi="Wingdings" w:hint="default"/>
      </w:rPr>
    </w:lvl>
    <w:lvl w:ilvl="6" w:tplc="C744EFA2">
      <w:start w:val="1"/>
      <w:numFmt w:val="bullet"/>
      <w:lvlText w:val=""/>
      <w:lvlJc w:val="left"/>
      <w:pPr>
        <w:ind w:left="5040" w:hanging="360"/>
      </w:pPr>
      <w:rPr>
        <w:rFonts w:ascii="Symbol" w:hAnsi="Symbol" w:hint="default"/>
      </w:rPr>
    </w:lvl>
    <w:lvl w:ilvl="7" w:tplc="A7969454">
      <w:start w:val="1"/>
      <w:numFmt w:val="bullet"/>
      <w:lvlText w:val="o"/>
      <w:lvlJc w:val="left"/>
      <w:pPr>
        <w:ind w:left="5760" w:hanging="360"/>
      </w:pPr>
      <w:rPr>
        <w:rFonts w:ascii="Courier New" w:hAnsi="Courier New" w:hint="default"/>
      </w:rPr>
    </w:lvl>
    <w:lvl w:ilvl="8" w:tplc="BE7083AE">
      <w:start w:val="1"/>
      <w:numFmt w:val="bullet"/>
      <w:lvlText w:val=""/>
      <w:lvlJc w:val="left"/>
      <w:pPr>
        <w:ind w:left="6480" w:hanging="360"/>
      </w:pPr>
      <w:rPr>
        <w:rFonts w:ascii="Wingdings" w:hAnsi="Wingdings" w:hint="default"/>
      </w:rPr>
    </w:lvl>
  </w:abstractNum>
  <w:abstractNum w:abstractNumId="27" w15:restartNumberingAfterBreak="0">
    <w:nsid w:val="0C2224EE"/>
    <w:multiLevelType w:val="multilevel"/>
    <w:tmpl w:val="EC54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BFFC78"/>
    <w:multiLevelType w:val="hybridMultilevel"/>
    <w:tmpl w:val="BAD0436C"/>
    <w:lvl w:ilvl="0" w:tplc="FD94BCCA">
      <w:start w:val="1"/>
      <w:numFmt w:val="bullet"/>
      <w:lvlText w:val=""/>
      <w:lvlJc w:val="left"/>
      <w:pPr>
        <w:ind w:left="720" w:hanging="360"/>
      </w:pPr>
      <w:rPr>
        <w:rFonts w:ascii="Symbol" w:hAnsi="Symbol" w:hint="default"/>
      </w:rPr>
    </w:lvl>
    <w:lvl w:ilvl="1" w:tplc="0F14B362">
      <w:start w:val="1"/>
      <w:numFmt w:val="bullet"/>
      <w:lvlText w:val="o"/>
      <w:lvlJc w:val="left"/>
      <w:pPr>
        <w:ind w:left="1440" w:hanging="360"/>
      </w:pPr>
      <w:rPr>
        <w:rFonts w:ascii="Courier New" w:hAnsi="Courier New" w:hint="default"/>
      </w:rPr>
    </w:lvl>
    <w:lvl w:ilvl="2" w:tplc="66FA0E12">
      <w:start w:val="1"/>
      <w:numFmt w:val="bullet"/>
      <w:lvlText w:val=""/>
      <w:lvlJc w:val="left"/>
      <w:pPr>
        <w:ind w:left="2160" w:hanging="360"/>
      </w:pPr>
      <w:rPr>
        <w:rFonts w:ascii="Wingdings" w:hAnsi="Wingdings" w:hint="default"/>
      </w:rPr>
    </w:lvl>
    <w:lvl w:ilvl="3" w:tplc="0D32782E">
      <w:start w:val="1"/>
      <w:numFmt w:val="bullet"/>
      <w:lvlText w:val=""/>
      <w:lvlJc w:val="left"/>
      <w:pPr>
        <w:ind w:left="2880" w:hanging="360"/>
      </w:pPr>
      <w:rPr>
        <w:rFonts w:ascii="Symbol" w:hAnsi="Symbol" w:hint="default"/>
      </w:rPr>
    </w:lvl>
    <w:lvl w:ilvl="4" w:tplc="DFEAD0F4">
      <w:start w:val="1"/>
      <w:numFmt w:val="bullet"/>
      <w:lvlText w:val="o"/>
      <w:lvlJc w:val="left"/>
      <w:pPr>
        <w:ind w:left="3600" w:hanging="360"/>
      </w:pPr>
      <w:rPr>
        <w:rFonts w:ascii="Courier New" w:hAnsi="Courier New" w:hint="default"/>
      </w:rPr>
    </w:lvl>
    <w:lvl w:ilvl="5" w:tplc="9C6ED07C">
      <w:start w:val="1"/>
      <w:numFmt w:val="bullet"/>
      <w:lvlText w:val=""/>
      <w:lvlJc w:val="left"/>
      <w:pPr>
        <w:ind w:left="4320" w:hanging="360"/>
      </w:pPr>
      <w:rPr>
        <w:rFonts w:ascii="Wingdings" w:hAnsi="Wingdings" w:hint="default"/>
      </w:rPr>
    </w:lvl>
    <w:lvl w:ilvl="6" w:tplc="B42EE31E">
      <w:start w:val="1"/>
      <w:numFmt w:val="bullet"/>
      <w:lvlText w:val=""/>
      <w:lvlJc w:val="left"/>
      <w:pPr>
        <w:ind w:left="5040" w:hanging="360"/>
      </w:pPr>
      <w:rPr>
        <w:rFonts w:ascii="Symbol" w:hAnsi="Symbol" w:hint="default"/>
      </w:rPr>
    </w:lvl>
    <w:lvl w:ilvl="7" w:tplc="ABA2ED7A">
      <w:start w:val="1"/>
      <w:numFmt w:val="bullet"/>
      <w:lvlText w:val="o"/>
      <w:lvlJc w:val="left"/>
      <w:pPr>
        <w:ind w:left="5760" w:hanging="360"/>
      </w:pPr>
      <w:rPr>
        <w:rFonts w:ascii="Courier New" w:hAnsi="Courier New" w:hint="default"/>
      </w:rPr>
    </w:lvl>
    <w:lvl w:ilvl="8" w:tplc="195A0F0E">
      <w:start w:val="1"/>
      <w:numFmt w:val="bullet"/>
      <w:lvlText w:val=""/>
      <w:lvlJc w:val="left"/>
      <w:pPr>
        <w:ind w:left="6480" w:hanging="360"/>
      </w:pPr>
      <w:rPr>
        <w:rFonts w:ascii="Wingdings" w:hAnsi="Wingdings" w:hint="default"/>
      </w:rPr>
    </w:lvl>
  </w:abstractNum>
  <w:abstractNum w:abstractNumId="29" w15:restartNumberingAfterBreak="0">
    <w:nsid w:val="0D663E02"/>
    <w:multiLevelType w:val="multilevel"/>
    <w:tmpl w:val="346E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B9F530"/>
    <w:multiLevelType w:val="hybridMultilevel"/>
    <w:tmpl w:val="6942686C"/>
    <w:lvl w:ilvl="0" w:tplc="8A28A7C2">
      <w:start w:val="1"/>
      <w:numFmt w:val="bullet"/>
      <w:lvlText w:val=""/>
      <w:lvlJc w:val="left"/>
      <w:pPr>
        <w:ind w:left="720" w:hanging="360"/>
      </w:pPr>
      <w:rPr>
        <w:rFonts w:ascii="Symbol" w:hAnsi="Symbol" w:hint="default"/>
      </w:rPr>
    </w:lvl>
    <w:lvl w:ilvl="1" w:tplc="5C1AC316">
      <w:start w:val="1"/>
      <w:numFmt w:val="bullet"/>
      <w:lvlText w:val="o"/>
      <w:lvlJc w:val="left"/>
      <w:pPr>
        <w:ind w:left="1440" w:hanging="360"/>
      </w:pPr>
      <w:rPr>
        <w:rFonts w:ascii="Courier New" w:hAnsi="Courier New" w:hint="default"/>
      </w:rPr>
    </w:lvl>
    <w:lvl w:ilvl="2" w:tplc="AA307496">
      <w:start w:val="1"/>
      <w:numFmt w:val="bullet"/>
      <w:lvlText w:val=""/>
      <w:lvlJc w:val="left"/>
      <w:pPr>
        <w:ind w:left="2160" w:hanging="360"/>
      </w:pPr>
      <w:rPr>
        <w:rFonts w:ascii="Wingdings" w:hAnsi="Wingdings" w:hint="default"/>
      </w:rPr>
    </w:lvl>
    <w:lvl w:ilvl="3" w:tplc="0BB2F20C">
      <w:start w:val="1"/>
      <w:numFmt w:val="bullet"/>
      <w:lvlText w:val=""/>
      <w:lvlJc w:val="left"/>
      <w:pPr>
        <w:ind w:left="2880" w:hanging="360"/>
      </w:pPr>
      <w:rPr>
        <w:rFonts w:ascii="Symbol" w:hAnsi="Symbol" w:hint="default"/>
      </w:rPr>
    </w:lvl>
    <w:lvl w:ilvl="4" w:tplc="46B88BF4">
      <w:start w:val="1"/>
      <w:numFmt w:val="bullet"/>
      <w:lvlText w:val="o"/>
      <w:lvlJc w:val="left"/>
      <w:pPr>
        <w:ind w:left="3600" w:hanging="360"/>
      </w:pPr>
      <w:rPr>
        <w:rFonts w:ascii="Courier New" w:hAnsi="Courier New" w:hint="default"/>
      </w:rPr>
    </w:lvl>
    <w:lvl w:ilvl="5" w:tplc="B14EB11A">
      <w:start w:val="1"/>
      <w:numFmt w:val="bullet"/>
      <w:lvlText w:val=""/>
      <w:lvlJc w:val="left"/>
      <w:pPr>
        <w:ind w:left="4320" w:hanging="360"/>
      </w:pPr>
      <w:rPr>
        <w:rFonts w:ascii="Wingdings" w:hAnsi="Wingdings" w:hint="default"/>
      </w:rPr>
    </w:lvl>
    <w:lvl w:ilvl="6" w:tplc="AE28C3CA">
      <w:start w:val="1"/>
      <w:numFmt w:val="bullet"/>
      <w:lvlText w:val=""/>
      <w:lvlJc w:val="left"/>
      <w:pPr>
        <w:ind w:left="5040" w:hanging="360"/>
      </w:pPr>
      <w:rPr>
        <w:rFonts w:ascii="Symbol" w:hAnsi="Symbol" w:hint="default"/>
      </w:rPr>
    </w:lvl>
    <w:lvl w:ilvl="7" w:tplc="BB1CD9BC">
      <w:start w:val="1"/>
      <w:numFmt w:val="bullet"/>
      <w:lvlText w:val="o"/>
      <w:lvlJc w:val="left"/>
      <w:pPr>
        <w:ind w:left="5760" w:hanging="360"/>
      </w:pPr>
      <w:rPr>
        <w:rFonts w:ascii="Courier New" w:hAnsi="Courier New" w:hint="default"/>
      </w:rPr>
    </w:lvl>
    <w:lvl w:ilvl="8" w:tplc="991C5E9E">
      <w:start w:val="1"/>
      <w:numFmt w:val="bullet"/>
      <w:lvlText w:val=""/>
      <w:lvlJc w:val="left"/>
      <w:pPr>
        <w:ind w:left="6480" w:hanging="360"/>
      </w:pPr>
      <w:rPr>
        <w:rFonts w:ascii="Wingdings" w:hAnsi="Wingdings" w:hint="default"/>
      </w:rPr>
    </w:lvl>
  </w:abstractNum>
  <w:abstractNum w:abstractNumId="31" w15:restartNumberingAfterBreak="0">
    <w:nsid w:val="0F0A35BC"/>
    <w:multiLevelType w:val="multilevel"/>
    <w:tmpl w:val="48DCA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F307458"/>
    <w:multiLevelType w:val="hybridMultilevel"/>
    <w:tmpl w:val="A37C6E60"/>
    <w:lvl w:ilvl="0" w:tplc="C1F2F724">
      <w:start w:val="1"/>
      <w:numFmt w:val="bullet"/>
      <w:lvlText w:val=""/>
      <w:lvlJc w:val="left"/>
      <w:pPr>
        <w:ind w:left="720" w:hanging="360"/>
      </w:pPr>
      <w:rPr>
        <w:rFonts w:ascii="Symbol" w:hAnsi="Symbol" w:hint="default"/>
      </w:rPr>
    </w:lvl>
    <w:lvl w:ilvl="1" w:tplc="D734A726">
      <w:start w:val="1"/>
      <w:numFmt w:val="bullet"/>
      <w:lvlText w:val="o"/>
      <w:lvlJc w:val="left"/>
      <w:pPr>
        <w:ind w:left="1440" w:hanging="360"/>
      </w:pPr>
      <w:rPr>
        <w:rFonts w:ascii="Courier New" w:hAnsi="Courier New" w:hint="default"/>
      </w:rPr>
    </w:lvl>
    <w:lvl w:ilvl="2" w:tplc="E30C09D2">
      <w:start w:val="1"/>
      <w:numFmt w:val="bullet"/>
      <w:lvlText w:val=""/>
      <w:lvlJc w:val="left"/>
      <w:pPr>
        <w:ind w:left="2160" w:hanging="360"/>
      </w:pPr>
      <w:rPr>
        <w:rFonts w:ascii="Wingdings" w:hAnsi="Wingdings" w:hint="default"/>
      </w:rPr>
    </w:lvl>
    <w:lvl w:ilvl="3" w:tplc="FB7A02F6">
      <w:start w:val="1"/>
      <w:numFmt w:val="bullet"/>
      <w:lvlText w:val=""/>
      <w:lvlJc w:val="left"/>
      <w:pPr>
        <w:ind w:left="2880" w:hanging="360"/>
      </w:pPr>
      <w:rPr>
        <w:rFonts w:ascii="Symbol" w:hAnsi="Symbol" w:hint="default"/>
      </w:rPr>
    </w:lvl>
    <w:lvl w:ilvl="4" w:tplc="09927FB6">
      <w:start w:val="1"/>
      <w:numFmt w:val="bullet"/>
      <w:lvlText w:val="o"/>
      <w:lvlJc w:val="left"/>
      <w:pPr>
        <w:ind w:left="3600" w:hanging="360"/>
      </w:pPr>
      <w:rPr>
        <w:rFonts w:ascii="Courier New" w:hAnsi="Courier New" w:hint="default"/>
      </w:rPr>
    </w:lvl>
    <w:lvl w:ilvl="5" w:tplc="D744F9E0">
      <w:start w:val="1"/>
      <w:numFmt w:val="bullet"/>
      <w:lvlText w:val=""/>
      <w:lvlJc w:val="left"/>
      <w:pPr>
        <w:ind w:left="4320" w:hanging="360"/>
      </w:pPr>
      <w:rPr>
        <w:rFonts w:ascii="Wingdings" w:hAnsi="Wingdings" w:hint="default"/>
      </w:rPr>
    </w:lvl>
    <w:lvl w:ilvl="6" w:tplc="AFE0996A">
      <w:start w:val="1"/>
      <w:numFmt w:val="bullet"/>
      <w:lvlText w:val=""/>
      <w:lvlJc w:val="left"/>
      <w:pPr>
        <w:ind w:left="5040" w:hanging="360"/>
      </w:pPr>
      <w:rPr>
        <w:rFonts w:ascii="Symbol" w:hAnsi="Symbol" w:hint="default"/>
      </w:rPr>
    </w:lvl>
    <w:lvl w:ilvl="7" w:tplc="FBE4EE8E">
      <w:start w:val="1"/>
      <w:numFmt w:val="bullet"/>
      <w:lvlText w:val="o"/>
      <w:lvlJc w:val="left"/>
      <w:pPr>
        <w:ind w:left="5760" w:hanging="360"/>
      </w:pPr>
      <w:rPr>
        <w:rFonts w:ascii="Courier New" w:hAnsi="Courier New" w:hint="default"/>
      </w:rPr>
    </w:lvl>
    <w:lvl w:ilvl="8" w:tplc="713223CE">
      <w:start w:val="1"/>
      <w:numFmt w:val="bullet"/>
      <w:lvlText w:val=""/>
      <w:lvlJc w:val="left"/>
      <w:pPr>
        <w:ind w:left="6480" w:hanging="360"/>
      </w:pPr>
      <w:rPr>
        <w:rFonts w:ascii="Wingdings" w:hAnsi="Wingdings" w:hint="default"/>
      </w:rPr>
    </w:lvl>
  </w:abstractNum>
  <w:abstractNum w:abstractNumId="33" w15:restartNumberingAfterBreak="0">
    <w:nsid w:val="0F7C5ECF"/>
    <w:multiLevelType w:val="hybridMultilevel"/>
    <w:tmpl w:val="C1A2DBC2"/>
    <w:lvl w:ilvl="0" w:tplc="5A189D12">
      <w:start w:val="1"/>
      <w:numFmt w:val="bullet"/>
      <w:lvlText w:val=""/>
      <w:lvlJc w:val="left"/>
      <w:pPr>
        <w:ind w:left="720" w:hanging="360"/>
      </w:pPr>
      <w:rPr>
        <w:rFonts w:ascii="Symbol" w:hAnsi="Symbol" w:hint="default"/>
      </w:rPr>
    </w:lvl>
    <w:lvl w:ilvl="1" w:tplc="34BC656C">
      <w:start w:val="1"/>
      <w:numFmt w:val="bullet"/>
      <w:lvlText w:val="o"/>
      <w:lvlJc w:val="left"/>
      <w:pPr>
        <w:ind w:left="1440" w:hanging="360"/>
      </w:pPr>
      <w:rPr>
        <w:rFonts w:ascii="Courier New" w:hAnsi="Courier New" w:hint="default"/>
      </w:rPr>
    </w:lvl>
    <w:lvl w:ilvl="2" w:tplc="71CACBD8">
      <w:start w:val="1"/>
      <w:numFmt w:val="bullet"/>
      <w:lvlText w:val=""/>
      <w:lvlJc w:val="left"/>
      <w:pPr>
        <w:ind w:left="2160" w:hanging="360"/>
      </w:pPr>
      <w:rPr>
        <w:rFonts w:ascii="Wingdings" w:hAnsi="Wingdings" w:hint="default"/>
      </w:rPr>
    </w:lvl>
    <w:lvl w:ilvl="3" w:tplc="C470A918">
      <w:start w:val="1"/>
      <w:numFmt w:val="bullet"/>
      <w:lvlText w:val=""/>
      <w:lvlJc w:val="left"/>
      <w:pPr>
        <w:ind w:left="2880" w:hanging="360"/>
      </w:pPr>
      <w:rPr>
        <w:rFonts w:ascii="Symbol" w:hAnsi="Symbol" w:hint="default"/>
      </w:rPr>
    </w:lvl>
    <w:lvl w:ilvl="4" w:tplc="89E8F37C">
      <w:start w:val="1"/>
      <w:numFmt w:val="bullet"/>
      <w:lvlText w:val="o"/>
      <w:lvlJc w:val="left"/>
      <w:pPr>
        <w:ind w:left="3600" w:hanging="360"/>
      </w:pPr>
      <w:rPr>
        <w:rFonts w:ascii="Courier New" w:hAnsi="Courier New" w:hint="default"/>
      </w:rPr>
    </w:lvl>
    <w:lvl w:ilvl="5" w:tplc="647E99BA">
      <w:start w:val="1"/>
      <w:numFmt w:val="bullet"/>
      <w:lvlText w:val=""/>
      <w:lvlJc w:val="left"/>
      <w:pPr>
        <w:ind w:left="4320" w:hanging="360"/>
      </w:pPr>
      <w:rPr>
        <w:rFonts w:ascii="Wingdings" w:hAnsi="Wingdings" w:hint="default"/>
      </w:rPr>
    </w:lvl>
    <w:lvl w:ilvl="6" w:tplc="E19E145C">
      <w:start w:val="1"/>
      <w:numFmt w:val="bullet"/>
      <w:lvlText w:val=""/>
      <w:lvlJc w:val="left"/>
      <w:pPr>
        <w:ind w:left="5040" w:hanging="360"/>
      </w:pPr>
      <w:rPr>
        <w:rFonts w:ascii="Symbol" w:hAnsi="Symbol" w:hint="default"/>
      </w:rPr>
    </w:lvl>
    <w:lvl w:ilvl="7" w:tplc="79B8EE88">
      <w:start w:val="1"/>
      <w:numFmt w:val="bullet"/>
      <w:lvlText w:val="o"/>
      <w:lvlJc w:val="left"/>
      <w:pPr>
        <w:ind w:left="5760" w:hanging="360"/>
      </w:pPr>
      <w:rPr>
        <w:rFonts w:ascii="Courier New" w:hAnsi="Courier New" w:hint="default"/>
      </w:rPr>
    </w:lvl>
    <w:lvl w:ilvl="8" w:tplc="83ACD5EC">
      <w:start w:val="1"/>
      <w:numFmt w:val="bullet"/>
      <w:lvlText w:val=""/>
      <w:lvlJc w:val="left"/>
      <w:pPr>
        <w:ind w:left="6480" w:hanging="360"/>
      </w:pPr>
      <w:rPr>
        <w:rFonts w:ascii="Wingdings" w:hAnsi="Wingdings" w:hint="default"/>
      </w:rPr>
    </w:lvl>
  </w:abstractNum>
  <w:abstractNum w:abstractNumId="34" w15:restartNumberingAfterBreak="0">
    <w:nsid w:val="0FA06B39"/>
    <w:multiLevelType w:val="hybridMultilevel"/>
    <w:tmpl w:val="DA3273E2"/>
    <w:lvl w:ilvl="0" w:tplc="0076FAB0">
      <w:start w:val="1"/>
      <w:numFmt w:val="bullet"/>
      <w:lvlText w:val=""/>
      <w:lvlJc w:val="left"/>
      <w:pPr>
        <w:ind w:left="720" w:hanging="360"/>
      </w:pPr>
      <w:rPr>
        <w:rFonts w:ascii="Symbol" w:hAnsi="Symbol" w:hint="default"/>
      </w:rPr>
    </w:lvl>
    <w:lvl w:ilvl="1" w:tplc="CFCC526A">
      <w:start w:val="1"/>
      <w:numFmt w:val="bullet"/>
      <w:lvlText w:val="o"/>
      <w:lvlJc w:val="left"/>
      <w:pPr>
        <w:ind w:left="1440" w:hanging="360"/>
      </w:pPr>
      <w:rPr>
        <w:rFonts w:ascii="Courier New" w:hAnsi="Courier New" w:hint="default"/>
      </w:rPr>
    </w:lvl>
    <w:lvl w:ilvl="2" w:tplc="3062A686">
      <w:start w:val="1"/>
      <w:numFmt w:val="bullet"/>
      <w:lvlText w:val=""/>
      <w:lvlJc w:val="left"/>
      <w:pPr>
        <w:ind w:left="2160" w:hanging="360"/>
      </w:pPr>
      <w:rPr>
        <w:rFonts w:ascii="Wingdings" w:hAnsi="Wingdings" w:hint="default"/>
      </w:rPr>
    </w:lvl>
    <w:lvl w:ilvl="3" w:tplc="DCC62728">
      <w:start w:val="1"/>
      <w:numFmt w:val="bullet"/>
      <w:lvlText w:val=""/>
      <w:lvlJc w:val="left"/>
      <w:pPr>
        <w:ind w:left="2880" w:hanging="360"/>
      </w:pPr>
      <w:rPr>
        <w:rFonts w:ascii="Symbol" w:hAnsi="Symbol" w:hint="default"/>
      </w:rPr>
    </w:lvl>
    <w:lvl w:ilvl="4" w:tplc="7DFCB156">
      <w:start w:val="1"/>
      <w:numFmt w:val="bullet"/>
      <w:lvlText w:val="o"/>
      <w:lvlJc w:val="left"/>
      <w:pPr>
        <w:ind w:left="3600" w:hanging="360"/>
      </w:pPr>
      <w:rPr>
        <w:rFonts w:ascii="Courier New" w:hAnsi="Courier New" w:hint="default"/>
      </w:rPr>
    </w:lvl>
    <w:lvl w:ilvl="5" w:tplc="BACC9C6E">
      <w:start w:val="1"/>
      <w:numFmt w:val="bullet"/>
      <w:lvlText w:val=""/>
      <w:lvlJc w:val="left"/>
      <w:pPr>
        <w:ind w:left="4320" w:hanging="360"/>
      </w:pPr>
      <w:rPr>
        <w:rFonts w:ascii="Wingdings" w:hAnsi="Wingdings" w:hint="default"/>
      </w:rPr>
    </w:lvl>
    <w:lvl w:ilvl="6" w:tplc="8D267888">
      <w:start w:val="1"/>
      <w:numFmt w:val="bullet"/>
      <w:lvlText w:val=""/>
      <w:lvlJc w:val="left"/>
      <w:pPr>
        <w:ind w:left="5040" w:hanging="360"/>
      </w:pPr>
      <w:rPr>
        <w:rFonts w:ascii="Symbol" w:hAnsi="Symbol" w:hint="default"/>
      </w:rPr>
    </w:lvl>
    <w:lvl w:ilvl="7" w:tplc="949A7D4C">
      <w:start w:val="1"/>
      <w:numFmt w:val="bullet"/>
      <w:lvlText w:val="o"/>
      <w:lvlJc w:val="left"/>
      <w:pPr>
        <w:ind w:left="5760" w:hanging="360"/>
      </w:pPr>
      <w:rPr>
        <w:rFonts w:ascii="Courier New" w:hAnsi="Courier New" w:hint="default"/>
      </w:rPr>
    </w:lvl>
    <w:lvl w:ilvl="8" w:tplc="3AC631AA">
      <w:start w:val="1"/>
      <w:numFmt w:val="bullet"/>
      <w:lvlText w:val=""/>
      <w:lvlJc w:val="left"/>
      <w:pPr>
        <w:ind w:left="6480" w:hanging="360"/>
      </w:pPr>
      <w:rPr>
        <w:rFonts w:ascii="Wingdings" w:hAnsi="Wingdings" w:hint="default"/>
      </w:rPr>
    </w:lvl>
  </w:abstractNum>
  <w:abstractNum w:abstractNumId="35" w15:restartNumberingAfterBreak="0">
    <w:nsid w:val="0FB0173E"/>
    <w:multiLevelType w:val="hybridMultilevel"/>
    <w:tmpl w:val="301AC736"/>
    <w:lvl w:ilvl="0" w:tplc="17466220">
      <w:start w:val="1"/>
      <w:numFmt w:val="bullet"/>
      <w:lvlText w:val=""/>
      <w:lvlJc w:val="left"/>
      <w:pPr>
        <w:ind w:left="720" w:hanging="360"/>
      </w:pPr>
      <w:rPr>
        <w:rFonts w:ascii="Symbol" w:hAnsi="Symbol" w:hint="default"/>
      </w:rPr>
    </w:lvl>
    <w:lvl w:ilvl="1" w:tplc="D220D124">
      <w:start w:val="1"/>
      <w:numFmt w:val="bullet"/>
      <w:lvlText w:val="o"/>
      <w:lvlJc w:val="left"/>
      <w:pPr>
        <w:ind w:left="1440" w:hanging="360"/>
      </w:pPr>
      <w:rPr>
        <w:rFonts w:ascii="Courier New" w:hAnsi="Courier New" w:hint="default"/>
      </w:rPr>
    </w:lvl>
    <w:lvl w:ilvl="2" w:tplc="05526234">
      <w:start w:val="1"/>
      <w:numFmt w:val="bullet"/>
      <w:lvlText w:val=""/>
      <w:lvlJc w:val="left"/>
      <w:pPr>
        <w:ind w:left="2160" w:hanging="360"/>
      </w:pPr>
      <w:rPr>
        <w:rFonts w:ascii="Wingdings" w:hAnsi="Wingdings" w:hint="default"/>
      </w:rPr>
    </w:lvl>
    <w:lvl w:ilvl="3" w:tplc="EFC89380">
      <w:start w:val="1"/>
      <w:numFmt w:val="bullet"/>
      <w:lvlText w:val=""/>
      <w:lvlJc w:val="left"/>
      <w:pPr>
        <w:ind w:left="2880" w:hanging="360"/>
      </w:pPr>
      <w:rPr>
        <w:rFonts w:ascii="Symbol" w:hAnsi="Symbol" w:hint="default"/>
      </w:rPr>
    </w:lvl>
    <w:lvl w:ilvl="4" w:tplc="0AAA5B92">
      <w:start w:val="1"/>
      <w:numFmt w:val="bullet"/>
      <w:lvlText w:val="o"/>
      <w:lvlJc w:val="left"/>
      <w:pPr>
        <w:ind w:left="3600" w:hanging="360"/>
      </w:pPr>
      <w:rPr>
        <w:rFonts w:ascii="Courier New" w:hAnsi="Courier New" w:hint="default"/>
      </w:rPr>
    </w:lvl>
    <w:lvl w:ilvl="5" w:tplc="58C881C6">
      <w:start w:val="1"/>
      <w:numFmt w:val="bullet"/>
      <w:lvlText w:val=""/>
      <w:lvlJc w:val="left"/>
      <w:pPr>
        <w:ind w:left="4320" w:hanging="360"/>
      </w:pPr>
      <w:rPr>
        <w:rFonts w:ascii="Wingdings" w:hAnsi="Wingdings" w:hint="default"/>
      </w:rPr>
    </w:lvl>
    <w:lvl w:ilvl="6" w:tplc="0522247A">
      <w:start w:val="1"/>
      <w:numFmt w:val="bullet"/>
      <w:lvlText w:val=""/>
      <w:lvlJc w:val="left"/>
      <w:pPr>
        <w:ind w:left="5040" w:hanging="360"/>
      </w:pPr>
      <w:rPr>
        <w:rFonts w:ascii="Symbol" w:hAnsi="Symbol" w:hint="default"/>
      </w:rPr>
    </w:lvl>
    <w:lvl w:ilvl="7" w:tplc="9D74FB5A">
      <w:start w:val="1"/>
      <w:numFmt w:val="bullet"/>
      <w:lvlText w:val="o"/>
      <w:lvlJc w:val="left"/>
      <w:pPr>
        <w:ind w:left="5760" w:hanging="360"/>
      </w:pPr>
      <w:rPr>
        <w:rFonts w:ascii="Courier New" w:hAnsi="Courier New" w:hint="default"/>
      </w:rPr>
    </w:lvl>
    <w:lvl w:ilvl="8" w:tplc="4714366A">
      <w:start w:val="1"/>
      <w:numFmt w:val="bullet"/>
      <w:lvlText w:val=""/>
      <w:lvlJc w:val="left"/>
      <w:pPr>
        <w:ind w:left="6480" w:hanging="360"/>
      </w:pPr>
      <w:rPr>
        <w:rFonts w:ascii="Wingdings" w:hAnsi="Wingdings" w:hint="default"/>
      </w:rPr>
    </w:lvl>
  </w:abstractNum>
  <w:abstractNum w:abstractNumId="36" w15:restartNumberingAfterBreak="0">
    <w:nsid w:val="11034648"/>
    <w:multiLevelType w:val="multilevel"/>
    <w:tmpl w:val="1CAE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56DD78"/>
    <w:multiLevelType w:val="hybridMultilevel"/>
    <w:tmpl w:val="0840005E"/>
    <w:lvl w:ilvl="0" w:tplc="8C063EF2">
      <w:start w:val="1"/>
      <w:numFmt w:val="bullet"/>
      <w:lvlText w:val=""/>
      <w:lvlJc w:val="left"/>
      <w:pPr>
        <w:ind w:left="720" w:hanging="360"/>
      </w:pPr>
      <w:rPr>
        <w:rFonts w:ascii="Symbol" w:hAnsi="Symbol" w:hint="default"/>
      </w:rPr>
    </w:lvl>
    <w:lvl w:ilvl="1" w:tplc="5448B5CC">
      <w:start w:val="1"/>
      <w:numFmt w:val="bullet"/>
      <w:lvlText w:val="o"/>
      <w:lvlJc w:val="left"/>
      <w:pPr>
        <w:ind w:left="1440" w:hanging="360"/>
      </w:pPr>
      <w:rPr>
        <w:rFonts w:ascii="Courier New" w:hAnsi="Courier New" w:hint="default"/>
      </w:rPr>
    </w:lvl>
    <w:lvl w:ilvl="2" w:tplc="D8D4E8E8">
      <w:start w:val="1"/>
      <w:numFmt w:val="bullet"/>
      <w:lvlText w:val=""/>
      <w:lvlJc w:val="left"/>
      <w:pPr>
        <w:ind w:left="2160" w:hanging="360"/>
      </w:pPr>
      <w:rPr>
        <w:rFonts w:ascii="Wingdings" w:hAnsi="Wingdings" w:hint="default"/>
      </w:rPr>
    </w:lvl>
    <w:lvl w:ilvl="3" w:tplc="9FF60A60">
      <w:start w:val="1"/>
      <w:numFmt w:val="bullet"/>
      <w:lvlText w:val=""/>
      <w:lvlJc w:val="left"/>
      <w:pPr>
        <w:ind w:left="2880" w:hanging="360"/>
      </w:pPr>
      <w:rPr>
        <w:rFonts w:ascii="Symbol" w:hAnsi="Symbol" w:hint="default"/>
      </w:rPr>
    </w:lvl>
    <w:lvl w:ilvl="4" w:tplc="85A82110">
      <w:start w:val="1"/>
      <w:numFmt w:val="bullet"/>
      <w:lvlText w:val="o"/>
      <w:lvlJc w:val="left"/>
      <w:pPr>
        <w:ind w:left="3600" w:hanging="360"/>
      </w:pPr>
      <w:rPr>
        <w:rFonts w:ascii="Courier New" w:hAnsi="Courier New" w:hint="default"/>
      </w:rPr>
    </w:lvl>
    <w:lvl w:ilvl="5" w:tplc="E57C4F96">
      <w:start w:val="1"/>
      <w:numFmt w:val="bullet"/>
      <w:lvlText w:val=""/>
      <w:lvlJc w:val="left"/>
      <w:pPr>
        <w:ind w:left="4320" w:hanging="360"/>
      </w:pPr>
      <w:rPr>
        <w:rFonts w:ascii="Wingdings" w:hAnsi="Wingdings" w:hint="default"/>
      </w:rPr>
    </w:lvl>
    <w:lvl w:ilvl="6" w:tplc="93FA7EEA">
      <w:start w:val="1"/>
      <w:numFmt w:val="bullet"/>
      <w:lvlText w:val=""/>
      <w:lvlJc w:val="left"/>
      <w:pPr>
        <w:ind w:left="5040" w:hanging="360"/>
      </w:pPr>
      <w:rPr>
        <w:rFonts w:ascii="Symbol" w:hAnsi="Symbol" w:hint="default"/>
      </w:rPr>
    </w:lvl>
    <w:lvl w:ilvl="7" w:tplc="62CC9FEA">
      <w:start w:val="1"/>
      <w:numFmt w:val="bullet"/>
      <w:lvlText w:val="o"/>
      <w:lvlJc w:val="left"/>
      <w:pPr>
        <w:ind w:left="5760" w:hanging="360"/>
      </w:pPr>
      <w:rPr>
        <w:rFonts w:ascii="Courier New" w:hAnsi="Courier New" w:hint="default"/>
      </w:rPr>
    </w:lvl>
    <w:lvl w:ilvl="8" w:tplc="6AA0F7B2">
      <w:start w:val="1"/>
      <w:numFmt w:val="bullet"/>
      <w:lvlText w:val=""/>
      <w:lvlJc w:val="left"/>
      <w:pPr>
        <w:ind w:left="6480" w:hanging="360"/>
      </w:pPr>
      <w:rPr>
        <w:rFonts w:ascii="Wingdings" w:hAnsi="Wingdings" w:hint="default"/>
      </w:rPr>
    </w:lvl>
  </w:abstractNum>
  <w:abstractNum w:abstractNumId="38" w15:restartNumberingAfterBreak="0">
    <w:nsid w:val="11B35292"/>
    <w:multiLevelType w:val="hybridMultilevel"/>
    <w:tmpl w:val="83A49C5C"/>
    <w:lvl w:ilvl="0" w:tplc="24CC296C">
      <w:start w:val="1"/>
      <w:numFmt w:val="bullet"/>
      <w:lvlText w:val=""/>
      <w:lvlJc w:val="left"/>
      <w:pPr>
        <w:ind w:left="720" w:hanging="360"/>
      </w:pPr>
      <w:rPr>
        <w:rFonts w:ascii="Symbol" w:hAnsi="Symbol" w:hint="default"/>
      </w:rPr>
    </w:lvl>
    <w:lvl w:ilvl="1" w:tplc="8D822AC6">
      <w:start w:val="1"/>
      <w:numFmt w:val="bullet"/>
      <w:lvlText w:val="o"/>
      <w:lvlJc w:val="left"/>
      <w:pPr>
        <w:ind w:left="1440" w:hanging="360"/>
      </w:pPr>
      <w:rPr>
        <w:rFonts w:ascii="Courier New" w:hAnsi="Courier New" w:hint="default"/>
      </w:rPr>
    </w:lvl>
    <w:lvl w:ilvl="2" w:tplc="450C4428">
      <w:start w:val="1"/>
      <w:numFmt w:val="bullet"/>
      <w:lvlText w:val=""/>
      <w:lvlJc w:val="left"/>
      <w:pPr>
        <w:ind w:left="2160" w:hanging="360"/>
      </w:pPr>
      <w:rPr>
        <w:rFonts w:ascii="Wingdings" w:hAnsi="Wingdings" w:hint="default"/>
      </w:rPr>
    </w:lvl>
    <w:lvl w:ilvl="3" w:tplc="159A2278">
      <w:start w:val="1"/>
      <w:numFmt w:val="bullet"/>
      <w:lvlText w:val=""/>
      <w:lvlJc w:val="left"/>
      <w:pPr>
        <w:ind w:left="2880" w:hanging="360"/>
      </w:pPr>
      <w:rPr>
        <w:rFonts w:ascii="Symbol" w:hAnsi="Symbol" w:hint="default"/>
      </w:rPr>
    </w:lvl>
    <w:lvl w:ilvl="4" w:tplc="AB4E3A72">
      <w:start w:val="1"/>
      <w:numFmt w:val="bullet"/>
      <w:lvlText w:val="o"/>
      <w:lvlJc w:val="left"/>
      <w:pPr>
        <w:ind w:left="3600" w:hanging="360"/>
      </w:pPr>
      <w:rPr>
        <w:rFonts w:ascii="Courier New" w:hAnsi="Courier New" w:hint="default"/>
      </w:rPr>
    </w:lvl>
    <w:lvl w:ilvl="5" w:tplc="90C8E4E2">
      <w:start w:val="1"/>
      <w:numFmt w:val="bullet"/>
      <w:lvlText w:val=""/>
      <w:lvlJc w:val="left"/>
      <w:pPr>
        <w:ind w:left="4320" w:hanging="360"/>
      </w:pPr>
      <w:rPr>
        <w:rFonts w:ascii="Wingdings" w:hAnsi="Wingdings" w:hint="default"/>
      </w:rPr>
    </w:lvl>
    <w:lvl w:ilvl="6" w:tplc="6B52A7F6">
      <w:start w:val="1"/>
      <w:numFmt w:val="bullet"/>
      <w:lvlText w:val=""/>
      <w:lvlJc w:val="left"/>
      <w:pPr>
        <w:ind w:left="5040" w:hanging="360"/>
      </w:pPr>
      <w:rPr>
        <w:rFonts w:ascii="Symbol" w:hAnsi="Symbol" w:hint="default"/>
      </w:rPr>
    </w:lvl>
    <w:lvl w:ilvl="7" w:tplc="F5567222">
      <w:start w:val="1"/>
      <w:numFmt w:val="bullet"/>
      <w:lvlText w:val="o"/>
      <w:lvlJc w:val="left"/>
      <w:pPr>
        <w:ind w:left="5760" w:hanging="360"/>
      </w:pPr>
      <w:rPr>
        <w:rFonts w:ascii="Courier New" w:hAnsi="Courier New" w:hint="default"/>
      </w:rPr>
    </w:lvl>
    <w:lvl w:ilvl="8" w:tplc="E6502696">
      <w:start w:val="1"/>
      <w:numFmt w:val="bullet"/>
      <w:lvlText w:val=""/>
      <w:lvlJc w:val="left"/>
      <w:pPr>
        <w:ind w:left="6480" w:hanging="360"/>
      </w:pPr>
      <w:rPr>
        <w:rFonts w:ascii="Wingdings" w:hAnsi="Wingdings" w:hint="default"/>
      </w:rPr>
    </w:lvl>
  </w:abstractNum>
  <w:abstractNum w:abstractNumId="39" w15:restartNumberingAfterBreak="0">
    <w:nsid w:val="12035E77"/>
    <w:multiLevelType w:val="hybridMultilevel"/>
    <w:tmpl w:val="399A241C"/>
    <w:lvl w:ilvl="0" w:tplc="98767B7A">
      <w:start w:val="1"/>
      <w:numFmt w:val="bullet"/>
      <w:lvlText w:val=""/>
      <w:lvlJc w:val="left"/>
      <w:pPr>
        <w:ind w:left="720" w:hanging="360"/>
      </w:pPr>
      <w:rPr>
        <w:rFonts w:ascii="Symbol" w:hAnsi="Symbol" w:hint="default"/>
      </w:rPr>
    </w:lvl>
    <w:lvl w:ilvl="1" w:tplc="5B1E2B26">
      <w:start w:val="1"/>
      <w:numFmt w:val="bullet"/>
      <w:lvlText w:val="o"/>
      <w:lvlJc w:val="left"/>
      <w:pPr>
        <w:ind w:left="1440" w:hanging="360"/>
      </w:pPr>
      <w:rPr>
        <w:rFonts w:ascii="Courier New" w:hAnsi="Courier New" w:hint="default"/>
      </w:rPr>
    </w:lvl>
    <w:lvl w:ilvl="2" w:tplc="95EE4184">
      <w:start w:val="1"/>
      <w:numFmt w:val="bullet"/>
      <w:lvlText w:val=""/>
      <w:lvlJc w:val="left"/>
      <w:pPr>
        <w:ind w:left="2160" w:hanging="360"/>
      </w:pPr>
      <w:rPr>
        <w:rFonts w:ascii="Wingdings" w:hAnsi="Wingdings" w:hint="default"/>
      </w:rPr>
    </w:lvl>
    <w:lvl w:ilvl="3" w:tplc="EE4C78A0">
      <w:start w:val="1"/>
      <w:numFmt w:val="bullet"/>
      <w:lvlText w:val=""/>
      <w:lvlJc w:val="left"/>
      <w:pPr>
        <w:ind w:left="2880" w:hanging="360"/>
      </w:pPr>
      <w:rPr>
        <w:rFonts w:ascii="Symbol" w:hAnsi="Symbol" w:hint="default"/>
      </w:rPr>
    </w:lvl>
    <w:lvl w:ilvl="4" w:tplc="F050E530">
      <w:start w:val="1"/>
      <w:numFmt w:val="bullet"/>
      <w:lvlText w:val="o"/>
      <w:lvlJc w:val="left"/>
      <w:pPr>
        <w:ind w:left="3600" w:hanging="360"/>
      </w:pPr>
      <w:rPr>
        <w:rFonts w:ascii="Courier New" w:hAnsi="Courier New" w:hint="default"/>
      </w:rPr>
    </w:lvl>
    <w:lvl w:ilvl="5" w:tplc="ED600598">
      <w:start w:val="1"/>
      <w:numFmt w:val="bullet"/>
      <w:lvlText w:val=""/>
      <w:lvlJc w:val="left"/>
      <w:pPr>
        <w:ind w:left="4320" w:hanging="360"/>
      </w:pPr>
      <w:rPr>
        <w:rFonts w:ascii="Wingdings" w:hAnsi="Wingdings" w:hint="default"/>
      </w:rPr>
    </w:lvl>
    <w:lvl w:ilvl="6" w:tplc="D9BEF95C">
      <w:start w:val="1"/>
      <w:numFmt w:val="bullet"/>
      <w:lvlText w:val=""/>
      <w:lvlJc w:val="left"/>
      <w:pPr>
        <w:ind w:left="5040" w:hanging="360"/>
      </w:pPr>
      <w:rPr>
        <w:rFonts w:ascii="Symbol" w:hAnsi="Symbol" w:hint="default"/>
      </w:rPr>
    </w:lvl>
    <w:lvl w:ilvl="7" w:tplc="ECFE6894">
      <w:start w:val="1"/>
      <w:numFmt w:val="bullet"/>
      <w:lvlText w:val="o"/>
      <w:lvlJc w:val="left"/>
      <w:pPr>
        <w:ind w:left="5760" w:hanging="360"/>
      </w:pPr>
      <w:rPr>
        <w:rFonts w:ascii="Courier New" w:hAnsi="Courier New" w:hint="default"/>
      </w:rPr>
    </w:lvl>
    <w:lvl w:ilvl="8" w:tplc="62D02E04">
      <w:start w:val="1"/>
      <w:numFmt w:val="bullet"/>
      <w:lvlText w:val=""/>
      <w:lvlJc w:val="left"/>
      <w:pPr>
        <w:ind w:left="6480" w:hanging="360"/>
      </w:pPr>
      <w:rPr>
        <w:rFonts w:ascii="Wingdings" w:hAnsi="Wingdings" w:hint="default"/>
      </w:rPr>
    </w:lvl>
  </w:abstractNum>
  <w:abstractNum w:abstractNumId="40" w15:restartNumberingAfterBreak="0">
    <w:nsid w:val="12201844"/>
    <w:multiLevelType w:val="multilevel"/>
    <w:tmpl w:val="5642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6FB88A"/>
    <w:multiLevelType w:val="hybridMultilevel"/>
    <w:tmpl w:val="ECCABDD8"/>
    <w:lvl w:ilvl="0" w:tplc="8D8EE844">
      <w:start w:val="1"/>
      <w:numFmt w:val="bullet"/>
      <w:lvlText w:val=""/>
      <w:lvlJc w:val="left"/>
      <w:pPr>
        <w:ind w:left="720" w:hanging="360"/>
      </w:pPr>
      <w:rPr>
        <w:rFonts w:ascii="Symbol" w:hAnsi="Symbol" w:hint="default"/>
      </w:rPr>
    </w:lvl>
    <w:lvl w:ilvl="1" w:tplc="35A0C0E8">
      <w:start w:val="1"/>
      <w:numFmt w:val="bullet"/>
      <w:lvlText w:val="o"/>
      <w:lvlJc w:val="left"/>
      <w:pPr>
        <w:ind w:left="1440" w:hanging="360"/>
      </w:pPr>
      <w:rPr>
        <w:rFonts w:ascii="Courier New" w:hAnsi="Courier New" w:hint="default"/>
      </w:rPr>
    </w:lvl>
    <w:lvl w:ilvl="2" w:tplc="0C6E3B64">
      <w:start w:val="1"/>
      <w:numFmt w:val="bullet"/>
      <w:lvlText w:val=""/>
      <w:lvlJc w:val="left"/>
      <w:pPr>
        <w:ind w:left="2160" w:hanging="360"/>
      </w:pPr>
      <w:rPr>
        <w:rFonts w:ascii="Wingdings" w:hAnsi="Wingdings" w:hint="default"/>
      </w:rPr>
    </w:lvl>
    <w:lvl w:ilvl="3" w:tplc="F326A5CA">
      <w:start w:val="1"/>
      <w:numFmt w:val="bullet"/>
      <w:lvlText w:val=""/>
      <w:lvlJc w:val="left"/>
      <w:pPr>
        <w:ind w:left="2880" w:hanging="360"/>
      </w:pPr>
      <w:rPr>
        <w:rFonts w:ascii="Symbol" w:hAnsi="Symbol" w:hint="default"/>
      </w:rPr>
    </w:lvl>
    <w:lvl w:ilvl="4" w:tplc="9E8A8506">
      <w:start w:val="1"/>
      <w:numFmt w:val="bullet"/>
      <w:lvlText w:val="o"/>
      <w:lvlJc w:val="left"/>
      <w:pPr>
        <w:ind w:left="3600" w:hanging="360"/>
      </w:pPr>
      <w:rPr>
        <w:rFonts w:ascii="Courier New" w:hAnsi="Courier New" w:hint="default"/>
      </w:rPr>
    </w:lvl>
    <w:lvl w:ilvl="5" w:tplc="C0C4C7FE">
      <w:start w:val="1"/>
      <w:numFmt w:val="bullet"/>
      <w:lvlText w:val=""/>
      <w:lvlJc w:val="left"/>
      <w:pPr>
        <w:ind w:left="4320" w:hanging="360"/>
      </w:pPr>
      <w:rPr>
        <w:rFonts w:ascii="Wingdings" w:hAnsi="Wingdings" w:hint="default"/>
      </w:rPr>
    </w:lvl>
    <w:lvl w:ilvl="6" w:tplc="E1AE91F0">
      <w:start w:val="1"/>
      <w:numFmt w:val="bullet"/>
      <w:lvlText w:val=""/>
      <w:lvlJc w:val="left"/>
      <w:pPr>
        <w:ind w:left="5040" w:hanging="360"/>
      </w:pPr>
      <w:rPr>
        <w:rFonts w:ascii="Symbol" w:hAnsi="Symbol" w:hint="default"/>
      </w:rPr>
    </w:lvl>
    <w:lvl w:ilvl="7" w:tplc="1138020C">
      <w:start w:val="1"/>
      <w:numFmt w:val="bullet"/>
      <w:lvlText w:val="o"/>
      <w:lvlJc w:val="left"/>
      <w:pPr>
        <w:ind w:left="5760" w:hanging="360"/>
      </w:pPr>
      <w:rPr>
        <w:rFonts w:ascii="Courier New" w:hAnsi="Courier New" w:hint="default"/>
      </w:rPr>
    </w:lvl>
    <w:lvl w:ilvl="8" w:tplc="D51E887A">
      <w:start w:val="1"/>
      <w:numFmt w:val="bullet"/>
      <w:lvlText w:val=""/>
      <w:lvlJc w:val="left"/>
      <w:pPr>
        <w:ind w:left="6480" w:hanging="360"/>
      </w:pPr>
      <w:rPr>
        <w:rFonts w:ascii="Wingdings" w:hAnsi="Wingdings" w:hint="default"/>
      </w:rPr>
    </w:lvl>
  </w:abstractNum>
  <w:abstractNum w:abstractNumId="42" w15:restartNumberingAfterBreak="0">
    <w:nsid w:val="13DCEE66"/>
    <w:multiLevelType w:val="hybridMultilevel"/>
    <w:tmpl w:val="3926C586"/>
    <w:lvl w:ilvl="0" w:tplc="263C142E">
      <w:start w:val="1"/>
      <w:numFmt w:val="bullet"/>
      <w:lvlText w:val=""/>
      <w:lvlJc w:val="left"/>
      <w:pPr>
        <w:ind w:left="720" w:hanging="360"/>
      </w:pPr>
      <w:rPr>
        <w:rFonts w:ascii="Symbol" w:hAnsi="Symbol" w:hint="default"/>
      </w:rPr>
    </w:lvl>
    <w:lvl w:ilvl="1" w:tplc="9F5868E8">
      <w:start w:val="1"/>
      <w:numFmt w:val="bullet"/>
      <w:lvlText w:val="o"/>
      <w:lvlJc w:val="left"/>
      <w:pPr>
        <w:ind w:left="1440" w:hanging="360"/>
      </w:pPr>
      <w:rPr>
        <w:rFonts w:ascii="Courier New" w:hAnsi="Courier New" w:hint="default"/>
      </w:rPr>
    </w:lvl>
    <w:lvl w:ilvl="2" w:tplc="EEE8F6E6">
      <w:start w:val="1"/>
      <w:numFmt w:val="bullet"/>
      <w:lvlText w:val=""/>
      <w:lvlJc w:val="left"/>
      <w:pPr>
        <w:ind w:left="2160" w:hanging="360"/>
      </w:pPr>
      <w:rPr>
        <w:rFonts w:ascii="Wingdings" w:hAnsi="Wingdings" w:hint="default"/>
      </w:rPr>
    </w:lvl>
    <w:lvl w:ilvl="3" w:tplc="597C53EE">
      <w:start w:val="1"/>
      <w:numFmt w:val="bullet"/>
      <w:lvlText w:val=""/>
      <w:lvlJc w:val="left"/>
      <w:pPr>
        <w:ind w:left="2880" w:hanging="360"/>
      </w:pPr>
      <w:rPr>
        <w:rFonts w:ascii="Symbol" w:hAnsi="Symbol" w:hint="default"/>
      </w:rPr>
    </w:lvl>
    <w:lvl w:ilvl="4" w:tplc="34481AB8">
      <w:start w:val="1"/>
      <w:numFmt w:val="bullet"/>
      <w:lvlText w:val="o"/>
      <w:lvlJc w:val="left"/>
      <w:pPr>
        <w:ind w:left="3600" w:hanging="360"/>
      </w:pPr>
      <w:rPr>
        <w:rFonts w:ascii="Courier New" w:hAnsi="Courier New" w:hint="default"/>
      </w:rPr>
    </w:lvl>
    <w:lvl w:ilvl="5" w:tplc="5AD29894">
      <w:start w:val="1"/>
      <w:numFmt w:val="bullet"/>
      <w:lvlText w:val=""/>
      <w:lvlJc w:val="left"/>
      <w:pPr>
        <w:ind w:left="4320" w:hanging="360"/>
      </w:pPr>
      <w:rPr>
        <w:rFonts w:ascii="Wingdings" w:hAnsi="Wingdings" w:hint="default"/>
      </w:rPr>
    </w:lvl>
    <w:lvl w:ilvl="6" w:tplc="CEB81A80">
      <w:start w:val="1"/>
      <w:numFmt w:val="bullet"/>
      <w:lvlText w:val=""/>
      <w:lvlJc w:val="left"/>
      <w:pPr>
        <w:ind w:left="5040" w:hanging="360"/>
      </w:pPr>
      <w:rPr>
        <w:rFonts w:ascii="Symbol" w:hAnsi="Symbol" w:hint="default"/>
      </w:rPr>
    </w:lvl>
    <w:lvl w:ilvl="7" w:tplc="F97EFD06">
      <w:start w:val="1"/>
      <w:numFmt w:val="bullet"/>
      <w:lvlText w:val="o"/>
      <w:lvlJc w:val="left"/>
      <w:pPr>
        <w:ind w:left="5760" w:hanging="360"/>
      </w:pPr>
      <w:rPr>
        <w:rFonts w:ascii="Courier New" w:hAnsi="Courier New" w:hint="default"/>
      </w:rPr>
    </w:lvl>
    <w:lvl w:ilvl="8" w:tplc="856288AE">
      <w:start w:val="1"/>
      <w:numFmt w:val="bullet"/>
      <w:lvlText w:val=""/>
      <w:lvlJc w:val="left"/>
      <w:pPr>
        <w:ind w:left="6480" w:hanging="360"/>
      </w:pPr>
      <w:rPr>
        <w:rFonts w:ascii="Wingdings" w:hAnsi="Wingdings" w:hint="default"/>
      </w:rPr>
    </w:lvl>
  </w:abstractNum>
  <w:abstractNum w:abstractNumId="43" w15:restartNumberingAfterBreak="0">
    <w:nsid w:val="1422FD33"/>
    <w:multiLevelType w:val="hybridMultilevel"/>
    <w:tmpl w:val="92CE969A"/>
    <w:lvl w:ilvl="0" w:tplc="0CB854B8">
      <w:start w:val="1"/>
      <w:numFmt w:val="bullet"/>
      <w:lvlText w:val=""/>
      <w:lvlJc w:val="left"/>
      <w:pPr>
        <w:ind w:left="720" w:hanging="360"/>
      </w:pPr>
      <w:rPr>
        <w:rFonts w:ascii="Symbol" w:hAnsi="Symbol" w:hint="default"/>
      </w:rPr>
    </w:lvl>
    <w:lvl w:ilvl="1" w:tplc="897E3634">
      <w:start w:val="1"/>
      <w:numFmt w:val="bullet"/>
      <w:lvlText w:val="o"/>
      <w:lvlJc w:val="left"/>
      <w:pPr>
        <w:ind w:left="1440" w:hanging="360"/>
      </w:pPr>
      <w:rPr>
        <w:rFonts w:ascii="Courier New" w:hAnsi="Courier New" w:hint="default"/>
      </w:rPr>
    </w:lvl>
    <w:lvl w:ilvl="2" w:tplc="D00E5A36">
      <w:start w:val="1"/>
      <w:numFmt w:val="bullet"/>
      <w:lvlText w:val=""/>
      <w:lvlJc w:val="left"/>
      <w:pPr>
        <w:ind w:left="2160" w:hanging="360"/>
      </w:pPr>
      <w:rPr>
        <w:rFonts w:ascii="Wingdings" w:hAnsi="Wingdings" w:hint="default"/>
      </w:rPr>
    </w:lvl>
    <w:lvl w:ilvl="3" w:tplc="4086C6C0">
      <w:start w:val="1"/>
      <w:numFmt w:val="bullet"/>
      <w:lvlText w:val=""/>
      <w:lvlJc w:val="left"/>
      <w:pPr>
        <w:ind w:left="2880" w:hanging="360"/>
      </w:pPr>
      <w:rPr>
        <w:rFonts w:ascii="Symbol" w:hAnsi="Symbol" w:hint="default"/>
      </w:rPr>
    </w:lvl>
    <w:lvl w:ilvl="4" w:tplc="40BE18CA">
      <w:start w:val="1"/>
      <w:numFmt w:val="bullet"/>
      <w:lvlText w:val="o"/>
      <w:lvlJc w:val="left"/>
      <w:pPr>
        <w:ind w:left="3600" w:hanging="360"/>
      </w:pPr>
      <w:rPr>
        <w:rFonts w:ascii="Courier New" w:hAnsi="Courier New" w:hint="default"/>
      </w:rPr>
    </w:lvl>
    <w:lvl w:ilvl="5" w:tplc="78F6E08A">
      <w:start w:val="1"/>
      <w:numFmt w:val="bullet"/>
      <w:lvlText w:val=""/>
      <w:lvlJc w:val="left"/>
      <w:pPr>
        <w:ind w:left="4320" w:hanging="360"/>
      </w:pPr>
      <w:rPr>
        <w:rFonts w:ascii="Wingdings" w:hAnsi="Wingdings" w:hint="default"/>
      </w:rPr>
    </w:lvl>
    <w:lvl w:ilvl="6" w:tplc="C23E57FC">
      <w:start w:val="1"/>
      <w:numFmt w:val="bullet"/>
      <w:lvlText w:val=""/>
      <w:lvlJc w:val="left"/>
      <w:pPr>
        <w:ind w:left="5040" w:hanging="360"/>
      </w:pPr>
      <w:rPr>
        <w:rFonts w:ascii="Symbol" w:hAnsi="Symbol" w:hint="default"/>
      </w:rPr>
    </w:lvl>
    <w:lvl w:ilvl="7" w:tplc="EF8204D0">
      <w:start w:val="1"/>
      <w:numFmt w:val="bullet"/>
      <w:lvlText w:val="o"/>
      <w:lvlJc w:val="left"/>
      <w:pPr>
        <w:ind w:left="5760" w:hanging="360"/>
      </w:pPr>
      <w:rPr>
        <w:rFonts w:ascii="Courier New" w:hAnsi="Courier New" w:hint="default"/>
      </w:rPr>
    </w:lvl>
    <w:lvl w:ilvl="8" w:tplc="10E235AC">
      <w:start w:val="1"/>
      <w:numFmt w:val="bullet"/>
      <w:lvlText w:val=""/>
      <w:lvlJc w:val="left"/>
      <w:pPr>
        <w:ind w:left="6480" w:hanging="360"/>
      </w:pPr>
      <w:rPr>
        <w:rFonts w:ascii="Wingdings" w:hAnsi="Wingdings" w:hint="default"/>
      </w:rPr>
    </w:lvl>
  </w:abstractNum>
  <w:abstractNum w:abstractNumId="44" w15:restartNumberingAfterBreak="0">
    <w:nsid w:val="14971C81"/>
    <w:multiLevelType w:val="multilevel"/>
    <w:tmpl w:val="5386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E4709A"/>
    <w:multiLevelType w:val="hybridMultilevel"/>
    <w:tmpl w:val="D37E2AA0"/>
    <w:lvl w:ilvl="0" w:tplc="BBF64B14">
      <w:start w:val="1"/>
      <w:numFmt w:val="bullet"/>
      <w:lvlText w:val=""/>
      <w:lvlJc w:val="left"/>
      <w:pPr>
        <w:ind w:left="720" w:hanging="360"/>
      </w:pPr>
      <w:rPr>
        <w:rFonts w:ascii="Symbol" w:hAnsi="Symbol" w:hint="default"/>
      </w:rPr>
    </w:lvl>
    <w:lvl w:ilvl="1" w:tplc="BA38AA54">
      <w:start w:val="1"/>
      <w:numFmt w:val="bullet"/>
      <w:lvlText w:val="o"/>
      <w:lvlJc w:val="left"/>
      <w:pPr>
        <w:ind w:left="1440" w:hanging="360"/>
      </w:pPr>
      <w:rPr>
        <w:rFonts w:ascii="Courier New" w:hAnsi="Courier New" w:hint="default"/>
      </w:rPr>
    </w:lvl>
    <w:lvl w:ilvl="2" w:tplc="F0F451E4">
      <w:start w:val="1"/>
      <w:numFmt w:val="bullet"/>
      <w:lvlText w:val=""/>
      <w:lvlJc w:val="left"/>
      <w:pPr>
        <w:ind w:left="2160" w:hanging="360"/>
      </w:pPr>
      <w:rPr>
        <w:rFonts w:ascii="Wingdings" w:hAnsi="Wingdings" w:hint="default"/>
      </w:rPr>
    </w:lvl>
    <w:lvl w:ilvl="3" w:tplc="0DF00B90">
      <w:start w:val="1"/>
      <w:numFmt w:val="bullet"/>
      <w:lvlText w:val=""/>
      <w:lvlJc w:val="left"/>
      <w:pPr>
        <w:ind w:left="2880" w:hanging="360"/>
      </w:pPr>
      <w:rPr>
        <w:rFonts w:ascii="Symbol" w:hAnsi="Symbol" w:hint="default"/>
      </w:rPr>
    </w:lvl>
    <w:lvl w:ilvl="4" w:tplc="FEB4DA66">
      <w:start w:val="1"/>
      <w:numFmt w:val="bullet"/>
      <w:lvlText w:val="o"/>
      <w:lvlJc w:val="left"/>
      <w:pPr>
        <w:ind w:left="3600" w:hanging="360"/>
      </w:pPr>
      <w:rPr>
        <w:rFonts w:ascii="Courier New" w:hAnsi="Courier New" w:hint="default"/>
      </w:rPr>
    </w:lvl>
    <w:lvl w:ilvl="5" w:tplc="03ECB7E8">
      <w:start w:val="1"/>
      <w:numFmt w:val="bullet"/>
      <w:lvlText w:val=""/>
      <w:lvlJc w:val="left"/>
      <w:pPr>
        <w:ind w:left="4320" w:hanging="360"/>
      </w:pPr>
      <w:rPr>
        <w:rFonts w:ascii="Wingdings" w:hAnsi="Wingdings" w:hint="default"/>
      </w:rPr>
    </w:lvl>
    <w:lvl w:ilvl="6" w:tplc="F2041712">
      <w:start w:val="1"/>
      <w:numFmt w:val="bullet"/>
      <w:lvlText w:val=""/>
      <w:lvlJc w:val="left"/>
      <w:pPr>
        <w:ind w:left="5040" w:hanging="360"/>
      </w:pPr>
      <w:rPr>
        <w:rFonts w:ascii="Symbol" w:hAnsi="Symbol" w:hint="default"/>
      </w:rPr>
    </w:lvl>
    <w:lvl w:ilvl="7" w:tplc="63EA9254">
      <w:start w:val="1"/>
      <w:numFmt w:val="bullet"/>
      <w:lvlText w:val="o"/>
      <w:lvlJc w:val="left"/>
      <w:pPr>
        <w:ind w:left="5760" w:hanging="360"/>
      </w:pPr>
      <w:rPr>
        <w:rFonts w:ascii="Courier New" w:hAnsi="Courier New" w:hint="default"/>
      </w:rPr>
    </w:lvl>
    <w:lvl w:ilvl="8" w:tplc="2D6E35AC">
      <w:start w:val="1"/>
      <w:numFmt w:val="bullet"/>
      <w:lvlText w:val=""/>
      <w:lvlJc w:val="left"/>
      <w:pPr>
        <w:ind w:left="6480" w:hanging="360"/>
      </w:pPr>
      <w:rPr>
        <w:rFonts w:ascii="Wingdings" w:hAnsi="Wingdings" w:hint="default"/>
      </w:rPr>
    </w:lvl>
  </w:abstractNum>
  <w:abstractNum w:abstractNumId="46" w15:restartNumberingAfterBreak="0">
    <w:nsid w:val="16979BEC"/>
    <w:multiLevelType w:val="hybridMultilevel"/>
    <w:tmpl w:val="70B8E654"/>
    <w:lvl w:ilvl="0" w:tplc="AE28A030">
      <w:start w:val="1"/>
      <w:numFmt w:val="bullet"/>
      <w:lvlText w:val=""/>
      <w:lvlJc w:val="left"/>
      <w:pPr>
        <w:ind w:left="720" w:hanging="360"/>
      </w:pPr>
      <w:rPr>
        <w:rFonts w:ascii="Symbol" w:hAnsi="Symbol" w:hint="default"/>
      </w:rPr>
    </w:lvl>
    <w:lvl w:ilvl="1" w:tplc="DB3058FA">
      <w:start w:val="1"/>
      <w:numFmt w:val="bullet"/>
      <w:lvlText w:val="o"/>
      <w:lvlJc w:val="left"/>
      <w:pPr>
        <w:ind w:left="1440" w:hanging="360"/>
      </w:pPr>
      <w:rPr>
        <w:rFonts w:ascii="Courier New" w:hAnsi="Courier New" w:hint="default"/>
      </w:rPr>
    </w:lvl>
    <w:lvl w:ilvl="2" w:tplc="F4D2B42E">
      <w:start w:val="1"/>
      <w:numFmt w:val="bullet"/>
      <w:lvlText w:val=""/>
      <w:lvlJc w:val="left"/>
      <w:pPr>
        <w:ind w:left="2160" w:hanging="360"/>
      </w:pPr>
      <w:rPr>
        <w:rFonts w:ascii="Wingdings" w:hAnsi="Wingdings" w:hint="default"/>
      </w:rPr>
    </w:lvl>
    <w:lvl w:ilvl="3" w:tplc="D7B606DA">
      <w:start w:val="1"/>
      <w:numFmt w:val="bullet"/>
      <w:lvlText w:val=""/>
      <w:lvlJc w:val="left"/>
      <w:pPr>
        <w:ind w:left="2880" w:hanging="360"/>
      </w:pPr>
      <w:rPr>
        <w:rFonts w:ascii="Symbol" w:hAnsi="Symbol" w:hint="default"/>
      </w:rPr>
    </w:lvl>
    <w:lvl w:ilvl="4" w:tplc="5C14DBFA">
      <w:start w:val="1"/>
      <w:numFmt w:val="bullet"/>
      <w:lvlText w:val="o"/>
      <w:lvlJc w:val="left"/>
      <w:pPr>
        <w:ind w:left="3600" w:hanging="360"/>
      </w:pPr>
      <w:rPr>
        <w:rFonts w:ascii="Courier New" w:hAnsi="Courier New" w:hint="default"/>
      </w:rPr>
    </w:lvl>
    <w:lvl w:ilvl="5" w:tplc="BF48CC0A">
      <w:start w:val="1"/>
      <w:numFmt w:val="bullet"/>
      <w:lvlText w:val=""/>
      <w:lvlJc w:val="left"/>
      <w:pPr>
        <w:ind w:left="4320" w:hanging="360"/>
      </w:pPr>
      <w:rPr>
        <w:rFonts w:ascii="Wingdings" w:hAnsi="Wingdings" w:hint="default"/>
      </w:rPr>
    </w:lvl>
    <w:lvl w:ilvl="6" w:tplc="4E126646">
      <w:start w:val="1"/>
      <w:numFmt w:val="bullet"/>
      <w:lvlText w:val=""/>
      <w:lvlJc w:val="left"/>
      <w:pPr>
        <w:ind w:left="5040" w:hanging="360"/>
      </w:pPr>
      <w:rPr>
        <w:rFonts w:ascii="Symbol" w:hAnsi="Symbol" w:hint="default"/>
      </w:rPr>
    </w:lvl>
    <w:lvl w:ilvl="7" w:tplc="051A1C00">
      <w:start w:val="1"/>
      <w:numFmt w:val="bullet"/>
      <w:lvlText w:val="o"/>
      <w:lvlJc w:val="left"/>
      <w:pPr>
        <w:ind w:left="5760" w:hanging="360"/>
      </w:pPr>
      <w:rPr>
        <w:rFonts w:ascii="Courier New" w:hAnsi="Courier New" w:hint="default"/>
      </w:rPr>
    </w:lvl>
    <w:lvl w:ilvl="8" w:tplc="8B48DE72">
      <w:start w:val="1"/>
      <w:numFmt w:val="bullet"/>
      <w:lvlText w:val=""/>
      <w:lvlJc w:val="left"/>
      <w:pPr>
        <w:ind w:left="6480" w:hanging="360"/>
      </w:pPr>
      <w:rPr>
        <w:rFonts w:ascii="Wingdings" w:hAnsi="Wingdings" w:hint="default"/>
      </w:rPr>
    </w:lvl>
  </w:abstractNum>
  <w:abstractNum w:abstractNumId="47" w15:restartNumberingAfterBreak="0">
    <w:nsid w:val="17246F3C"/>
    <w:multiLevelType w:val="multilevel"/>
    <w:tmpl w:val="5224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35A232"/>
    <w:multiLevelType w:val="hybridMultilevel"/>
    <w:tmpl w:val="27309FFA"/>
    <w:lvl w:ilvl="0" w:tplc="D138EE04">
      <w:start w:val="1"/>
      <w:numFmt w:val="bullet"/>
      <w:lvlText w:val=""/>
      <w:lvlJc w:val="left"/>
      <w:pPr>
        <w:ind w:left="720" w:hanging="360"/>
      </w:pPr>
      <w:rPr>
        <w:rFonts w:ascii="Symbol" w:hAnsi="Symbol" w:hint="default"/>
      </w:rPr>
    </w:lvl>
    <w:lvl w:ilvl="1" w:tplc="B9600A92">
      <w:start w:val="1"/>
      <w:numFmt w:val="bullet"/>
      <w:lvlText w:val="o"/>
      <w:lvlJc w:val="left"/>
      <w:pPr>
        <w:ind w:left="1440" w:hanging="360"/>
      </w:pPr>
      <w:rPr>
        <w:rFonts w:ascii="Courier New" w:hAnsi="Courier New" w:hint="default"/>
      </w:rPr>
    </w:lvl>
    <w:lvl w:ilvl="2" w:tplc="FBD6DA04">
      <w:start w:val="1"/>
      <w:numFmt w:val="bullet"/>
      <w:lvlText w:val=""/>
      <w:lvlJc w:val="left"/>
      <w:pPr>
        <w:ind w:left="2160" w:hanging="360"/>
      </w:pPr>
      <w:rPr>
        <w:rFonts w:ascii="Wingdings" w:hAnsi="Wingdings" w:hint="default"/>
      </w:rPr>
    </w:lvl>
    <w:lvl w:ilvl="3" w:tplc="5C742D30">
      <w:start w:val="1"/>
      <w:numFmt w:val="bullet"/>
      <w:lvlText w:val=""/>
      <w:lvlJc w:val="left"/>
      <w:pPr>
        <w:ind w:left="2880" w:hanging="360"/>
      </w:pPr>
      <w:rPr>
        <w:rFonts w:ascii="Symbol" w:hAnsi="Symbol" w:hint="default"/>
      </w:rPr>
    </w:lvl>
    <w:lvl w:ilvl="4" w:tplc="0C382D98">
      <w:start w:val="1"/>
      <w:numFmt w:val="bullet"/>
      <w:lvlText w:val="o"/>
      <w:lvlJc w:val="left"/>
      <w:pPr>
        <w:ind w:left="3600" w:hanging="360"/>
      </w:pPr>
      <w:rPr>
        <w:rFonts w:ascii="Courier New" w:hAnsi="Courier New" w:hint="default"/>
      </w:rPr>
    </w:lvl>
    <w:lvl w:ilvl="5" w:tplc="A560FF9C">
      <w:start w:val="1"/>
      <w:numFmt w:val="bullet"/>
      <w:lvlText w:val=""/>
      <w:lvlJc w:val="left"/>
      <w:pPr>
        <w:ind w:left="4320" w:hanging="360"/>
      </w:pPr>
      <w:rPr>
        <w:rFonts w:ascii="Wingdings" w:hAnsi="Wingdings" w:hint="default"/>
      </w:rPr>
    </w:lvl>
    <w:lvl w:ilvl="6" w:tplc="BFA2561A">
      <w:start w:val="1"/>
      <w:numFmt w:val="bullet"/>
      <w:lvlText w:val=""/>
      <w:lvlJc w:val="left"/>
      <w:pPr>
        <w:ind w:left="5040" w:hanging="360"/>
      </w:pPr>
      <w:rPr>
        <w:rFonts w:ascii="Symbol" w:hAnsi="Symbol" w:hint="default"/>
      </w:rPr>
    </w:lvl>
    <w:lvl w:ilvl="7" w:tplc="8996D9B2">
      <w:start w:val="1"/>
      <w:numFmt w:val="bullet"/>
      <w:lvlText w:val="o"/>
      <w:lvlJc w:val="left"/>
      <w:pPr>
        <w:ind w:left="5760" w:hanging="360"/>
      </w:pPr>
      <w:rPr>
        <w:rFonts w:ascii="Courier New" w:hAnsi="Courier New" w:hint="default"/>
      </w:rPr>
    </w:lvl>
    <w:lvl w:ilvl="8" w:tplc="44FAAE44">
      <w:start w:val="1"/>
      <w:numFmt w:val="bullet"/>
      <w:lvlText w:val=""/>
      <w:lvlJc w:val="left"/>
      <w:pPr>
        <w:ind w:left="6480" w:hanging="360"/>
      </w:pPr>
      <w:rPr>
        <w:rFonts w:ascii="Wingdings" w:hAnsi="Wingdings" w:hint="default"/>
      </w:rPr>
    </w:lvl>
  </w:abstractNum>
  <w:abstractNum w:abstractNumId="49" w15:restartNumberingAfterBreak="0">
    <w:nsid w:val="1799C12E"/>
    <w:multiLevelType w:val="hybridMultilevel"/>
    <w:tmpl w:val="C108F5C8"/>
    <w:lvl w:ilvl="0" w:tplc="A3AEF860">
      <w:start w:val="1"/>
      <w:numFmt w:val="bullet"/>
      <w:lvlText w:val=""/>
      <w:lvlJc w:val="left"/>
      <w:pPr>
        <w:ind w:left="720" w:hanging="360"/>
      </w:pPr>
      <w:rPr>
        <w:rFonts w:ascii="Symbol" w:hAnsi="Symbol" w:hint="default"/>
      </w:rPr>
    </w:lvl>
    <w:lvl w:ilvl="1" w:tplc="04E2B87A">
      <w:start w:val="1"/>
      <w:numFmt w:val="bullet"/>
      <w:lvlText w:val="o"/>
      <w:lvlJc w:val="left"/>
      <w:pPr>
        <w:ind w:left="1440" w:hanging="360"/>
      </w:pPr>
      <w:rPr>
        <w:rFonts w:ascii="Courier New" w:hAnsi="Courier New" w:hint="default"/>
      </w:rPr>
    </w:lvl>
    <w:lvl w:ilvl="2" w:tplc="A04648A2">
      <w:start w:val="1"/>
      <w:numFmt w:val="bullet"/>
      <w:lvlText w:val=""/>
      <w:lvlJc w:val="left"/>
      <w:pPr>
        <w:ind w:left="2160" w:hanging="360"/>
      </w:pPr>
      <w:rPr>
        <w:rFonts w:ascii="Wingdings" w:hAnsi="Wingdings" w:hint="default"/>
      </w:rPr>
    </w:lvl>
    <w:lvl w:ilvl="3" w:tplc="C08C37CA">
      <w:start w:val="1"/>
      <w:numFmt w:val="bullet"/>
      <w:lvlText w:val=""/>
      <w:lvlJc w:val="left"/>
      <w:pPr>
        <w:ind w:left="2880" w:hanging="360"/>
      </w:pPr>
      <w:rPr>
        <w:rFonts w:ascii="Symbol" w:hAnsi="Symbol" w:hint="default"/>
      </w:rPr>
    </w:lvl>
    <w:lvl w:ilvl="4" w:tplc="B42A304A">
      <w:start w:val="1"/>
      <w:numFmt w:val="bullet"/>
      <w:lvlText w:val="o"/>
      <w:lvlJc w:val="left"/>
      <w:pPr>
        <w:ind w:left="3600" w:hanging="360"/>
      </w:pPr>
      <w:rPr>
        <w:rFonts w:ascii="Courier New" w:hAnsi="Courier New" w:hint="default"/>
      </w:rPr>
    </w:lvl>
    <w:lvl w:ilvl="5" w:tplc="056C5034">
      <w:start w:val="1"/>
      <w:numFmt w:val="bullet"/>
      <w:lvlText w:val=""/>
      <w:lvlJc w:val="left"/>
      <w:pPr>
        <w:ind w:left="4320" w:hanging="360"/>
      </w:pPr>
      <w:rPr>
        <w:rFonts w:ascii="Wingdings" w:hAnsi="Wingdings" w:hint="default"/>
      </w:rPr>
    </w:lvl>
    <w:lvl w:ilvl="6" w:tplc="658E8064">
      <w:start w:val="1"/>
      <w:numFmt w:val="bullet"/>
      <w:lvlText w:val=""/>
      <w:lvlJc w:val="left"/>
      <w:pPr>
        <w:ind w:left="5040" w:hanging="360"/>
      </w:pPr>
      <w:rPr>
        <w:rFonts w:ascii="Symbol" w:hAnsi="Symbol" w:hint="default"/>
      </w:rPr>
    </w:lvl>
    <w:lvl w:ilvl="7" w:tplc="FAA6375C">
      <w:start w:val="1"/>
      <w:numFmt w:val="bullet"/>
      <w:lvlText w:val="o"/>
      <w:lvlJc w:val="left"/>
      <w:pPr>
        <w:ind w:left="5760" w:hanging="360"/>
      </w:pPr>
      <w:rPr>
        <w:rFonts w:ascii="Courier New" w:hAnsi="Courier New" w:hint="default"/>
      </w:rPr>
    </w:lvl>
    <w:lvl w:ilvl="8" w:tplc="3C9453CE">
      <w:start w:val="1"/>
      <w:numFmt w:val="bullet"/>
      <w:lvlText w:val=""/>
      <w:lvlJc w:val="left"/>
      <w:pPr>
        <w:ind w:left="6480" w:hanging="360"/>
      </w:pPr>
      <w:rPr>
        <w:rFonts w:ascii="Wingdings" w:hAnsi="Wingdings" w:hint="default"/>
      </w:rPr>
    </w:lvl>
  </w:abstractNum>
  <w:abstractNum w:abstractNumId="50" w15:restartNumberingAfterBreak="0">
    <w:nsid w:val="181805ED"/>
    <w:multiLevelType w:val="multilevel"/>
    <w:tmpl w:val="197C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577B25"/>
    <w:multiLevelType w:val="multilevel"/>
    <w:tmpl w:val="16C6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9E176A"/>
    <w:multiLevelType w:val="multilevel"/>
    <w:tmpl w:val="06C0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DE2AB4"/>
    <w:multiLevelType w:val="multilevel"/>
    <w:tmpl w:val="DC02D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AD3CC1"/>
    <w:multiLevelType w:val="multilevel"/>
    <w:tmpl w:val="E0DC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013F19"/>
    <w:multiLevelType w:val="multilevel"/>
    <w:tmpl w:val="AEF6B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456C90"/>
    <w:multiLevelType w:val="multilevel"/>
    <w:tmpl w:val="20CC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A477810"/>
    <w:multiLevelType w:val="hybridMultilevel"/>
    <w:tmpl w:val="C76C050A"/>
    <w:lvl w:ilvl="0" w:tplc="92EA9BB8">
      <w:start w:val="1"/>
      <w:numFmt w:val="bullet"/>
      <w:lvlText w:val=""/>
      <w:lvlJc w:val="left"/>
      <w:pPr>
        <w:ind w:left="720" w:hanging="360"/>
      </w:pPr>
      <w:rPr>
        <w:rFonts w:ascii="Symbol" w:hAnsi="Symbol" w:hint="default"/>
      </w:rPr>
    </w:lvl>
    <w:lvl w:ilvl="1" w:tplc="6CEC28E4">
      <w:start w:val="1"/>
      <w:numFmt w:val="bullet"/>
      <w:lvlText w:val="o"/>
      <w:lvlJc w:val="left"/>
      <w:pPr>
        <w:ind w:left="1440" w:hanging="360"/>
      </w:pPr>
      <w:rPr>
        <w:rFonts w:ascii="Courier New" w:hAnsi="Courier New" w:hint="default"/>
      </w:rPr>
    </w:lvl>
    <w:lvl w:ilvl="2" w:tplc="0282B1A8">
      <w:start w:val="1"/>
      <w:numFmt w:val="bullet"/>
      <w:lvlText w:val=""/>
      <w:lvlJc w:val="left"/>
      <w:pPr>
        <w:ind w:left="2160" w:hanging="360"/>
      </w:pPr>
      <w:rPr>
        <w:rFonts w:ascii="Wingdings" w:hAnsi="Wingdings" w:hint="default"/>
      </w:rPr>
    </w:lvl>
    <w:lvl w:ilvl="3" w:tplc="0FCE9F02">
      <w:start w:val="1"/>
      <w:numFmt w:val="bullet"/>
      <w:lvlText w:val=""/>
      <w:lvlJc w:val="left"/>
      <w:pPr>
        <w:ind w:left="2880" w:hanging="360"/>
      </w:pPr>
      <w:rPr>
        <w:rFonts w:ascii="Symbol" w:hAnsi="Symbol" w:hint="default"/>
      </w:rPr>
    </w:lvl>
    <w:lvl w:ilvl="4" w:tplc="B6FA1DA6">
      <w:start w:val="1"/>
      <w:numFmt w:val="bullet"/>
      <w:lvlText w:val="o"/>
      <w:lvlJc w:val="left"/>
      <w:pPr>
        <w:ind w:left="3600" w:hanging="360"/>
      </w:pPr>
      <w:rPr>
        <w:rFonts w:ascii="Courier New" w:hAnsi="Courier New" w:hint="default"/>
      </w:rPr>
    </w:lvl>
    <w:lvl w:ilvl="5" w:tplc="ABCE9EEA">
      <w:start w:val="1"/>
      <w:numFmt w:val="bullet"/>
      <w:lvlText w:val=""/>
      <w:lvlJc w:val="left"/>
      <w:pPr>
        <w:ind w:left="4320" w:hanging="360"/>
      </w:pPr>
      <w:rPr>
        <w:rFonts w:ascii="Wingdings" w:hAnsi="Wingdings" w:hint="default"/>
      </w:rPr>
    </w:lvl>
    <w:lvl w:ilvl="6" w:tplc="EA9C0FB8">
      <w:start w:val="1"/>
      <w:numFmt w:val="bullet"/>
      <w:lvlText w:val=""/>
      <w:lvlJc w:val="left"/>
      <w:pPr>
        <w:ind w:left="5040" w:hanging="360"/>
      </w:pPr>
      <w:rPr>
        <w:rFonts w:ascii="Symbol" w:hAnsi="Symbol" w:hint="default"/>
      </w:rPr>
    </w:lvl>
    <w:lvl w:ilvl="7" w:tplc="5AC81B86">
      <w:start w:val="1"/>
      <w:numFmt w:val="bullet"/>
      <w:lvlText w:val="o"/>
      <w:lvlJc w:val="left"/>
      <w:pPr>
        <w:ind w:left="5760" w:hanging="360"/>
      </w:pPr>
      <w:rPr>
        <w:rFonts w:ascii="Courier New" w:hAnsi="Courier New" w:hint="default"/>
      </w:rPr>
    </w:lvl>
    <w:lvl w:ilvl="8" w:tplc="562EA11A">
      <w:start w:val="1"/>
      <w:numFmt w:val="bullet"/>
      <w:lvlText w:val=""/>
      <w:lvlJc w:val="left"/>
      <w:pPr>
        <w:ind w:left="6480" w:hanging="360"/>
      </w:pPr>
      <w:rPr>
        <w:rFonts w:ascii="Wingdings" w:hAnsi="Wingdings" w:hint="default"/>
      </w:rPr>
    </w:lvl>
  </w:abstractNum>
  <w:abstractNum w:abstractNumId="58" w15:restartNumberingAfterBreak="0">
    <w:nsid w:val="1B1AA32B"/>
    <w:multiLevelType w:val="hybridMultilevel"/>
    <w:tmpl w:val="73B441B4"/>
    <w:lvl w:ilvl="0" w:tplc="14729FCC">
      <w:start w:val="1"/>
      <w:numFmt w:val="bullet"/>
      <w:lvlText w:val=""/>
      <w:lvlJc w:val="left"/>
      <w:pPr>
        <w:ind w:left="720" w:hanging="360"/>
      </w:pPr>
      <w:rPr>
        <w:rFonts w:ascii="Symbol" w:hAnsi="Symbol" w:hint="default"/>
      </w:rPr>
    </w:lvl>
    <w:lvl w:ilvl="1" w:tplc="F1364B6A">
      <w:start w:val="1"/>
      <w:numFmt w:val="bullet"/>
      <w:lvlText w:val="o"/>
      <w:lvlJc w:val="left"/>
      <w:pPr>
        <w:ind w:left="1440" w:hanging="360"/>
      </w:pPr>
      <w:rPr>
        <w:rFonts w:ascii="Courier New" w:hAnsi="Courier New" w:hint="default"/>
      </w:rPr>
    </w:lvl>
    <w:lvl w:ilvl="2" w:tplc="8FD426F0">
      <w:start w:val="1"/>
      <w:numFmt w:val="bullet"/>
      <w:lvlText w:val=""/>
      <w:lvlJc w:val="left"/>
      <w:pPr>
        <w:ind w:left="2160" w:hanging="360"/>
      </w:pPr>
      <w:rPr>
        <w:rFonts w:ascii="Wingdings" w:hAnsi="Wingdings" w:hint="default"/>
      </w:rPr>
    </w:lvl>
    <w:lvl w:ilvl="3" w:tplc="4D8C87D0">
      <w:start w:val="1"/>
      <w:numFmt w:val="bullet"/>
      <w:lvlText w:val=""/>
      <w:lvlJc w:val="left"/>
      <w:pPr>
        <w:ind w:left="2880" w:hanging="360"/>
      </w:pPr>
      <w:rPr>
        <w:rFonts w:ascii="Symbol" w:hAnsi="Symbol" w:hint="default"/>
      </w:rPr>
    </w:lvl>
    <w:lvl w:ilvl="4" w:tplc="CC50BEBC">
      <w:start w:val="1"/>
      <w:numFmt w:val="bullet"/>
      <w:lvlText w:val="o"/>
      <w:lvlJc w:val="left"/>
      <w:pPr>
        <w:ind w:left="3600" w:hanging="360"/>
      </w:pPr>
      <w:rPr>
        <w:rFonts w:ascii="Courier New" w:hAnsi="Courier New" w:hint="default"/>
      </w:rPr>
    </w:lvl>
    <w:lvl w:ilvl="5" w:tplc="C7B2ACB8">
      <w:start w:val="1"/>
      <w:numFmt w:val="bullet"/>
      <w:lvlText w:val=""/>
      <w:lvlJc w:val="left"/>
      <w:pPr>
        <w:ind w:left="4320" w:hanging="360"/>
      </w:pPr>
      <w:rPr>
        <w:rFonts w:ascii="Wingdings" w:hAnsi="Wingdings" w:hint="default"/>
      </w:rPr>
    </w:lvl>
    <w:lvl w:ilvl="6" w:tplc="A9E89C32">
      <w:start w:val="1"/>
      <w:numFmt w:val="bullet"/>
      <w:lvlText w:val=""/>
      <w:lvlJc w:val="left"/>
      <w:pPr>
        <w:ind w:left="5040" w:hanging="360"/>
      </w:pPr>
      <w:rPr>
        <w:rFonts w:ascii="Symbol" w:hAnsi="Symbol" w:hint="default"/>
      </w:rPr>
    </w:lvl>
    <w:lvl w:ilvl="7" w:tplc="BCE2AD70">
      <w:start w:val="1"/>
      <w:numFmt w:val="bullet"/>
      <w:lvlText w:val="o"/>
      <w:lvlJc w:val="left"/>
      <w:pPr>
        <w:ind w:left="5760" w:hanging="360"/>
      </w:pPr>
      <w:rPr>
        <w:rFonts w:ascii="Courier New" w:hAnsi="Courier New" w:hint="default"/>
      </w:rPr>
    </w:lvl>
    <w:lvl w:ilvl="8" w:tplc="20BE5B2C">
      <w:start w:val="1"/>
      <w:numFmt w:val="bullet"/>
      <w:lvlText w:val=""/>
      <w:lvlJc w:val="left"/>
      <w:pPr>
        <w:ind w:left="6480" w:hanging="360"/>
      </w:pPr>
      <w:rPr>
        <w:rFonts w:ascii="Wingdings" w:hAnsi="Wingdings" w:hint="default"/>
      </w:rPr>
    </w:lvl>
  </w:abstractNum>
  <w:abstractNum w:abstractNumId="59" w15:restartNumberingAfterBreak="0">
    <w:nsid w:val="1C79379C"/>
    <w:multiLevelType w:val="hybridMultilevel"/>
    <w:tmpl w:val="954E41EC"/>
    <w:lvl w:ilvl="0" w:tplc="70C6DEA2">
      <w:start w:val="1"/>
      <w:numFmt w:val="bullet"/>
      <w:lvlText w:val=""/>
      <w:lvlJc w:val="left"/>
      <w:pPr>
        <w:ind w:left="720" w:hanging="360"/>
      </w:pPr>
      <w:rPr>
        <w:rFonts w:ascii="Symbol" w:hAnsi="Symbol" w:hint="default"/>
      </w:rPr>
    </w:lvl>
    <w:lvl w:ilvl="1" w:tplc="76E0DC64">
      <w:start w:val="1"/>
      <w:numFmt w:val="bullet"/>
      <w:lvlText w:val="o"/>
      <w:lvlJc w:val="left"/>
      <w:pPr>
        <w:ind w:left="1440" w:hanging="360"/>
      </w:pPr>
      <w:rPr>
        <w:rFonts w:ascii="Courier New" w:hAnsi="Courier New" w:hint="default"/>
      </w:rPr>
    </w:lvl>
    <w:lvl w:ilvl="2" w:tplc="7D40A640">
      <w:start w:val="1"/>
      <w:numFmt w:val="bullet"/>
      <w:lvlText w:val=""/>
      <w:lvlJc w:val="left"/>
      <w:pPr>
        <w:ind w:left="2160" w:hanging="360"/>
      </w:pPr>
      <w:rPr>
        <w:rFonts w:ascii="Wingdings" w:hAnsi="Wingdings" w:hint="default"/>
      </w:rPr>
    </w:lvl>
    <w:lvl w:ilvl="3" w:tplc="804ED2AC">
      <w:start w:val="1"/>
      <w:numFmt w:val="bullet"/>
      <w:lvlText w:val=""/>
      <w:lvlJc w:val="left"/>
      <w:pPr>
        <w:ind w:left="2880" w:hanging="360"/>
      </w:pPr>
      <w:rPr>
        <w:rFonts w:ascii="Symbol" w:hAnsi="Symbol" w:hint="default"/>
      </w:rPr>
    </w:lvl>
    <w:lvl w:ilvl="4" w:tplc="92A67D6E">
      <w:start w:val="1"/>
      <w:numFmt w:val="bullet"/>
      <w:lvlText w:val="o"/>
      <w:lvlJc w:val="left"/>
      <w:pPr>
        <w:ind w:left="3600" w:hanging="360"/>
      </w:pPr>
      <w:rPr>
        <w:rFonts w:ascii="Courier New" w:hAnsi="Courier New" w:hint="default"/>
      </w:rPr>
    </w:lvl>
    <w:lvl w:ilvl="5" w:tplc="6FD016DE">
      <w:start w:val="1"/>
      <w:numFmt w:val="bullet"/>
      <w:lvlText w:val=""/>
      <w:lvlJc w:val="left"/>
      <w:pPr>
        <w:ind w:left="4320" w:hanging="360"/>
      </w:pPr>
      <w:rPr>
        <w:rFonts w:ascii="Wingdings" w:hAnsi="Wingdings" w:hint="default"/>
      </w:rPr>
    </w:lvl>
    <w:lvl w:ilvl="6" w:tplc="99DAB80A">
      <w:start w:val="1"/>
      <w:numFmt w:val="bullet"/>
      <w:lvlText w:val=""/>
      <w:lvlJc w:val="left"/>
      <w:pPr>
        <w:ind w:left="5040" w:hanging="360"/>
      </w:pPr>
      <w:rPr>
        <w:rFonts w:ascii="Symbol" w:hAnsi="Symbol" w:hint="default"/>
      </w:rPr>
    </w:lvl>
    <w:lvl w:ilvl="7" w:tplc="FE407978">
      <w:start w:val="1"/>
      <w:numFmt w:val="bullet"/>
      <w:lvlText w:val="o"/>
      <w:lvlJc w:val="left"/>
      <w:pPr>
        <w:ind w:left="5760" w:hanging="360"/>
      </w:pPr>
      <w:rPr>
        <w:rFonts w:ascii="Courier New" w:hAnsi="Courier New" w:hint="default"/>
      </w:rPr>
    </w:lvl>
    <w:lvl w:ilvl="8" w:tplc="5906D0E0">
      <w:start w:val="1"/>
      <w:numFmt w:val="bullet"/>
      <w:lvlText w:val=""/>
      <w:lvlJc w:val="left"/>
      <w:pPr>
        <w:ind w:left="6480" w:hanging="360"/>
      </w:pPr>
      <w:rPr>
        <w:rFonts w:ascii="Wingdings" w:hAnsi="Wingdings" w:hint="default"/>
      </w:rPr>
    </w:lvl>
  </w:abstractNum>
  <w:abstractNum w:abstractNumId="60" w15:restartNumberingAfterBreak="0">
    <w:nsid w:val="1C81A43C"/>
    <w:multiLevelType w:val="hybridMultilevel"/>
    <w:tmpl w:val="2B48E8C6"/>
    <w:lvl w:ilvl="0" w:tplc="71322C5C">
      <w:start w:val="1"/>
      <w:numFmt w:val="bullet"/>
      <w:lvlText w:val=""/>
      <w:lvlJc w:val="left"/>
      <w:pPr>
        <w:ind w:left="720" w:hanging="360"/>
      </w:pPr>
      <w:rPr>
        <w:rFonts w:ascii="Symbol" w:hAnsi="Symbol" w:hint="default"/>
      </w:rPr>
    </w:lvl>
    <w:lvl w:ilvl="1" w:tplc="34227728">
      <w:start w:val="1"/>
      <w:numFmt w:val="bullet"/>
      <w:lvlText w:val="o"/>
      <w:lvlJc w:val="left"/>
      <w:pPr>
        <w:ind w:left="1440" w:hanging="360"/>
      </w:pPr>
      <w:rPr>
        <w:rFonts w:ascii="Courier New" w:hAnsi="Courier New" w:hint="default"/>
      </w:rPr>
    </w:lvl>
    <w:lvl w:ilvl="2" w:tplc="9FFAD934">
      <w:start w:val="1"/>
      <w:numFmt w:val="bullet"/>
      <w:lvlText w:val=""/>
      <w:lvlJc w:val="left"/>
      <w:pPr>
        <w:ind w:left="2160" w:hanging="360"/>
      </w:pPr>
      <w:rPr>
        <w:rFonts w:ascii="Wingdings" w:hAnsi="Wingdings" w:hint="default"/>
      </w:rPr>
    </w:lvl>
    <w:lvl w:ilvl="3" w:tplc="555E8BF4">
      <w:start w:val="1"/>
      <w:numFmt w:val="bullet"/>
      <w:lvlText w:val=""/>
      <w:lvlJc w:val="left"/>
      <w:pPr>
        <w:ind w:left="2880" w:hanging="360"/>
      </w:pPr>
      <w:rPr>
        <w:rFonts w:ascii="Symbol" w:hAnsi="Symbol" w:hint="default"/>
      </w:rPr>
    </w:lvl>
    <w:lvl w:ilvl="4" w:tplc="B74EB172">
      <w:start w:val="1"/>
      <w:numFmt w:val="bullet"/>
      <w:lvlText w:val="o"/>
      <w:lvlJc w:val="left"/>
      <w:pPr>
        <w:ind w:left="3600" w:hanging="360"/>
      </w:pPr>
      <w:rPr>
        <w:rFonts w:ascii="Courier New" w:hAnsi="Courier New" w:hint="default"/>
      </w:rPr>
    </w:lvl>
    <w:lvl w:ilvl="5" w:tplc="DB4217CE">
      <w:start w:val="1"/>
      <w:numFmt w:val="bullet"/>
      <w:lvlText w:val=""/>
      <w:lvlJc w:val="left"/>
      <w:pPr>
        <w:ind w:left="4320" w:hanging="360"/>
      </w:pPr>
      <w:rPr>
        <w:rFonts w:ascii="Wingdings" w:hAnsi="Wingdings" w:hint="default"/>
      </w:rPr>
    </w:lvl>
    <w:lvl w:ilvl="6" w:tplc="AEC2FE8E">
      <w:start w:val="1"/>
      <w:numFmt w:val="bullet"/>
      <w:lvlText w:val=""/>
      <w:lvlJc w:val="left"/>
      <w:pPr>
        <w:ind w:left="5040" w:hanging="360"/>
      </w:pPr>
      <w:rPr>
        <w:rFonts w:ascii="Symbol" w:hAnsi="Symbol" w:hint="default"/>
      </w:rPr>
    </w:lvl>
    <w:lvl w:ilvl="7" w:tplc="3730915C">
      <w:start w:val="1"/>
      <w:numFmt w:val="bullet"/>
      <w:lvlText w:val="o"/>
      <w:lvlJc w:val="left"/>
      <w:pPr>
        <w:ind w:left="5760" w:hanging="360"/>
      </w:pPr>
      <w:rPr>
        <w:rFonts w:ascii="Courier New" w:hAnsi="Courier New" w:hint="default"/>
      </w:rPr>
    </w:lvl>
    <w:lvl w:ilvl="8" w:tplc="E1D8B342">
      <w:start w:val="1"/>
      <w:numFmt w:val="bullet"/>
      <w:lvlText w:val=""/>
      <w:lvlJc w:val="left"/>
      <w:pPr>
        <w:ind w:left="6480" w:hanging="360"/>
      </w:pPr>
      <w:rPr>
        <w:rFonts w:ascii="Wingdings" w:hAnsi="Wingdings" w:hint="default"/>
      </w:rPr>
    </w:lvl>
  </w:abstractNum>
  <w:abstractNum w:abstractNumId="61" w15:restartNumberingAfterBreak="0">
    <w:nsid w:val="1CF2C015"/>
    <w:multiLevelType w:val="hybridMultilevel"/>
    <w:tmpl w:val="83E68DD2"/>
    <w:lvl w:ilvl="0" w:tplc="4AA86666">
      <w:start w:val="1"/>
      <w:numFmt w:val="bullet"/>
      <w:lvlText w:val=""/>
      <w:lvlJc w:val="left"/>
      <w:pPr>
        <w:ind w:left="720" w:hanging="360"/>
      </w:pPr>
      <w:rPr>
        <w:rFonts w:ascii="Symbol" w:hAnsi="Symbol" w:hint="default"/>
      </w:rPr>
    </w:lvl>
    <w:lvl w:ilvl="1" w:tplc="D9540A0C">
      <w:start w:val="1"/>
      <w:numFmt w:val="bullet"/>
      <w:lvlText w:val="o"/>
      <w:lvlJc w:val="left"/>
      <w:pPr>
        <w:ind w:left="1440" w:hanging="360"/>
      </w:pPr>
      <w:rPr>
        <w:rFonts w:ascii="Courier New" w:hAnsi="Courier New" w:hint="default"/>
      </w:rPr>
    </w:lvl>
    <w:lvl w:ilvl="2" w:tplc="B29813EE">
      <w:start w:val="1"/>
      <w:numFmt w:val="bullet"/>
      <w:lvlText w:val=""/>
      <w:lvlJc w:val="left"/>
      <w:pPr>
        <w:ind w:left="2160" w:hanging="360"/>
      </w:pPr>
      <w:rPr>
        <w:rFonts w:ascii="Wingdings" w:hAnsi="Wingdings" w:hint="default"/>
      </w:rPr>
    </w:lvl>
    <w:lvl w:ilvl="3" w:tplc="08506772">
      <w:start w:val="1"/>
      <w:numFmt w:val="bullet"/>
      <w:lvlText w:val=""/>
      <w:lvlJc w:val="left"/>
      <w:pPr>
        <w:ind w:left="2880" w:hanging="360"/>
      </w:pPr>
      <w:rPr>
        <w:rFonts w:ascii="Symbol" w:hAnsi="Symbol" w:hint="default"/>
      </w:rPr>
    </w:lvl>
    <w:lvl w:ilvl="4" w:tplc="E45C3A30">
      <w:start w:val="1"/>
      <w:numFmt w:val="bullet"/>
      <w:lvlText w:val="o"/>
      <w:lvlJc w:val="left"/>
      <w:pPr>
        <w:ind w:left="3600" w:hanging="360"/>
      </w:pPr>
      <w:rPr>
        <w:rFonts w:ascii="Courier New" w:hAnsi="Courier New" w:hint="default"/>
      </w:rPr>
    </w:lvl>
    <w:lvl w:ilvl="5" w:tplc="AC62C4AC">
      <w:start w:val="1"/>
      <w:numFmt w:val="bullet"/>
      <w:lvlText w:val=""/>
      <w:lvlJc w:val="left"/>
      <w:pPr>
        <w:ind w:left="4320" w:hanging="360"/>
      </w:pPr>
      <w:rPr>
        <w:rFonts w:ascii="Wingdings" w:hAnsi="Wingdings" w:hint="default"/>
      </w:rPr>
    </w:lvl>
    <w:lvl w:ilvl="6" w:tplc="AC0275F0">
      <w:start w:val="1"/>
      <w:numFmt w:val="bullet"/>
      <w:lvlText w:val=""/>
      <w:lvlJc w:val="left"/>
      <w:pPr>
        <w:ind w:left="5040" w:hanging="360"/>
      </w:pPr>
      <w:rPr>
        <w:rFonts w:ascii="Symbol" w:hAnsi="Symbol" w:hint="default"/>
      </w:rPr>
    </w:lvl>
    <w:lvl w:ilvl="7" w:tplc="1A688CFA">
      <w:start w:val="1"/>
      <w:numFmt w:val="bullet"/>
      <w:lvlText w:val="o"/>
      <w:lvlJc w:val="left"/>
      <w:pPr>
        <w:ind w:left="5760" w:hanging="360"/>
      </w:pPr>
      <w:rPr>
        <w:rFonts w:ascii="Courier New" w:hAnsi="Courier New" w:hint="default"/>
      </w:rPr>
    </w:lvl>
    <w:lvl w:ilvl="8" w:tplc="EB722108">
      <w:start w:val="1"/>
      <w:numFmt w:val="bullet"/>
      <w:lvlText w:val=""/>
      <w:lvlJc w:val="left"/>
      <w:pPr>
        <w:ind w:left="6480" w:hanging="360"/>
      </w:pPr>
      <w:rPr>
        <w:rFonts w:ascii="Wingdings" w:hAnsi="Wingdings" w:hint="default"/>
      </w:rPr>
    </w:lvl>
  </w:abstractNum>
  <w:abstractNum w:abstractNumId="62" w15:restartNumberingAfterBreak="0">
    <w:nsid w:val="1D447549"/>
    <w:multiLevelType w:val="hybridMultilevel"/>
    <w:tmpl w:val="E930798C"/>
    <w:lvl w:ilvl="0" w:tplc="949E1F44">
      <w:start w:val="1"/>
      <w:numFmt w:val="bullet"/>
      <w:lvlText w:val=""/>
      <w:lvlJc w:val="left"/>
      <w:pPr>
        <w:ind w:left="720" w:hanging="360"/>
      </w:pPr>
      <w:rPr>
        <w:rFonts w:ascii="Symbol" w:hAnsi="Symbol" w:hint="default"/>
      </w:rPr>
    </w:lvl>
    <w:lvl w:ilvl="1" w:tplc="DD4661EE">
      <w:start w:val="1"/>
      <w:numFmt w:val="bullet"/>
      <w:lvlText w:val="o"/>
      <w:lvlJc w:val="left"/>
      <w:pPr>
        <w:ind w:left="1440" w:hanging="360"/>
      </w:pPr>
      <w:rPr>
        <w:rFonts w:ascii="Courier New" w:hAnsi="Courier New" w:hint="default"/>
      </w:rPr>
    </w:lvl>
    <w:lvl w:ilvl="2" w:tplc="6854FD32">
      <w:start w:val="1"/>
      <w:numFmt w:val="bullet"/>
      <w:lvlText w:val=""/>
      <w:lvlJc w:val="left"/>
      <w:pPr>
        <w:ind w:left="2160" w:hanging="360"/>
      </w:pPr>
      <w:rPr>
        <w:rFonts w:ascii="Wingdings" w:hAnsi="Wingdings" w:hint="default"/>
      </w:rPr>
    </w:lvl>
    <w:lvl w:ilvl="3" w:tplc="0F324DC0">
      <w:start w:val="1"/>
      <w:numFmt w:val="bullet"/>
      <w:lvlText w:val=""/>
      <w:lvlJc w:val="left"/>
      <w:pPr>
        <w:ind w:left="2880" w:hanging="360"/>
      </w:pPr>
      <w:rPr>
        <w:rFonts w:ascii="Symbol" w:hAnsi="Symbol" w:hint="default"/>
      </w:rPr>
    </w:lvl>
    <w:lvl w:ilvl="4" w:tplc="0C764704">
      <w:start w:val="1"/>
      <w:numFmt w:val="bullet"/>
      <w:lvlText w:val="o"/>
      <w:lvlJc w:val="left"/>
      <w:pPr>
        <w:ind w:left="3600" w:hanging="360"/>
      </w:pPr>
      <w:rPr>
        <w:rFonts w:ascii="Courier New" w:hAnsi="Courier New" w:hint="default"/>
      </w:rPr>
    </w:lvl>
    <w:lvl w:ilvl="5" w:tplc="B8C607B8">
      <w:start w:val="1"/>
      <w:numFmt w:val="bullet"/>
      <w:lvlText w:val=""/>
      <w:lvlJc w:val="left"/>
      <w:pPr>
        <w:ind w:left="4320" w:hanging="360"/>
      </w:pPr>
      <w:rPr>
        <w:rFonts w:ascii="Wingdings" w:hAnsi="Wingdings" w:hint="default"/>
      </w:rPr>
    </w:lvl>
    <w:lvl w:ilvl="6" w:tplc="6E0E69DC">
      <w:start w:val="1"/>
      <w:numFmt w:val="bullet"/>
      <w:lvlText w:val=""/>
      <w:lvlJc w:val="left"/>
      <w:pPr>
        <w:ind w:left="5040" w:hanging="360"/>
      </w:pPr>
      <w:rPr>
        <w:rFonts w:ascii="Symbol" w:hAnsi="Symbol" w:hint="default"/>
      </w:rPr>
    </w:lvl>
    <w:lvl w:ilvl="7" w:tplc="97087E62">
      <w:start w:val="1"/>
      <w:numFmt w:val="bullet"/>
      <w:lvlText w:val="o"/>
      <w:lvlJc w:val="left"/>
      <w:pPr>
        <w:ind w:left="5760" w:hanging="360"/>
      </w:pPr>
      <w:rPr>
        <w:rFonts w:ascii="Courier New" w:hAnsi="Courier New" w:hint="default"/>
      </w:rPr>
    </w:lvl>
    <w:lvl w:ilvl="8" w:tplc="DC728E26">
      <w:start w:val="1"/>
      <w:numFmt w:val="bullet"/>
      <w:lvlText w:val=""/>
      <w:lvlJc w:val="left"/>
      <w:pPr>
        <w:ind w:left="6480" w:hanging="360"/>
      </w:pPr>
      <w:rPr>
        <w:rFonts w:ascii="Wingdings" w:hAnsi="Wingdings" w:hint="default"/>
      </w:rPr>
    </w:lvl>
  </w:abstractNum>
  <w:abstractNum w:abstractNumId="63" w15:restartNumberingAfterBreak="0">
    <w:nsid w:val="1D4774CD"/>
    <w:multiLevelType w:val="hybridMultilevel"/>
    <w:tmpl w:val="58E26C3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D4E76AD"/>
    <w:multiLevelType w:val="hybridMultilevel"/>
    <w:tmpl w:val="C1A20B18"/>
    <w:lvl w:ilvl="0" w:tplc="1ADA8E0A">
      <w:start w:val="1"/>
      <w:numFmt w:val="bullet"/>
      <w:lvlText w:val=""/>
      <w:lvlJc w:val="left"/>
      <w:pPr>
        <w:ind w:left="720" w:hanging="360"/>
      </w:pPr>
      <w:rPr>
        <w:rFonts w:ascii="Symbol" w:hAnsi="Symbol" w:hint="default"/>
      </w:rPr>
    </w:lvl>
    <w:lvl w:ilvl="1" w:tplc="B37E6D1E">
      <w:start w:val="1"/>
      <w:numFmt w:val="bullet"/>
      <w:lvlText w:val="o"/>
      <w:lvlJc w:val="left"/>
      <w:pPr>
        <w:ind w:left="1440" w:hanging="360"/>
      </w:pPr>
      <w:rPr>
        <w:rFonts w:ascii="Courier New" w:hAnsi="Courier New" w:hint="default"/>
      </w:rPr>
    </w:lvl>
    <w:lvl w:ilvl="2" w:tplc="9D509AF2">
      <w:start w:val="1"/>
      <w:numFmt w:val="bullet"/>
      <w:lvlText w:val=""/>
      <w:lvlJc w:val="left"/>
      <w:pPr>
        <w:ind w:left="2160" w:hanging="360"/>
      </w:pPr>
      <w:rPr>
        <w:rFonts w:ascii="Wingdings" w:hAnsi="Wingdings" w:hint="default"/>
      </w:rPr>
    </w:lvl>
    <w:lvl w:ilvl="3" w:tplc="BCA8FDA6">
      <w:start w:val="1"/>
      <w:numFmt w:val="bullet"/>
      <w:lvlText w:val=""/>
      <w:lvlJc w:val="left"/>
      <w:pPr>
        <w:ind w:left="2880" w:hanging="360"/>
      </w:pPr>
      <w:rPr>
        <w:rFonts w:ascii="Symbol" w:hAnsi="Symbol" w:hint="default"/>
      </w:rPr>
    </w:lvl>
    <w:lvl w:ilvl="4" w:tplc="857EBCC4">
      <w:start w:val="1"/>
      <w:numFmt w:val="bullet"/>
      <w:lvlText w:val="o"/>
      <w:lvlJc w:val="left"/>
      <w:pPr>
        <w:ind w:left="3600" w:hanging="360"/>
      </w:pPr>
      <w:rPr>
        <w:rFonts w:ascii="Courier New" w:hAnsi="Courier New" w:hint="default"/>
      </w:rPr>
    </w:lvl>
    <w:lvl w:ilvl="5" w:tplc="21FAF084">
      <w:start w:val="1"/>
      <w:numFmt w:val="bullet"/>
      <w:lvlText w:val=""/>
      <w:lvlJc w:val="left"/>
      <w:pPr>
        <w:ind w:left="4320" w:hanging="360"/>
      </w:pPr>
      <w:rPr>
        <w:rFonts w:ascii="Wingdings" w:hAnsi="Wingdings" w:hint="default"/>
      </w:rPr>
    </w:lvl>
    <w:lvl w:ilvl="6" w:tplc="966C5060">
      <w:start w:val="1"/>
      <w:numFmt w:val="bullet"/>
      <w:lvlText w:val=""/>
      <w:lvlJc w:val="left"/>
      <w:pPr>
        <w:ind w:left="5040" w:hanging="360"/>
      </w:pPr>
      <w:rPr>
        <w:rFonts w:ascii="Symbol" w:hAnsi="Symbol" w:hint="default"/>
      </w:rPr>
    </w:lvl>
    <w:lvl w:ilvl="7" w:tplc="CC88079E">
      <w:start w:val="1"/>
      <w:numFmt w:val="bullet"/>
      <w:lvlText w:val="o"/>
      <w:lvlJc w:val="left"/>
      <w:pPr>
        <w:ind w:left="5760" w:hanging="360"/>
      </w:pPr>
      <w:rPr>
        <w:rFonts w:ascii="Courier New" w:hAnsi="Courier New" w:hint="default"/>
      </w:rPr>
    </w:lvl>
    <w:lvl w:ilvl="8" w:tplc="88AA4E3A">
      <w:start w:val="1"/>
      <w:numFmt w:val="bullet"/>
      <w:lvlText w:val=""/>
      <w:lvlJc w:val="left"/>
      <w:pPr>
        <w:ind w:left="6480" w:hanging="360"/>
      </w:pPr>
      <w:rPr>
        <w:rFonts w:ascii="Wingdings" w:hAnsi="Wingdings" w:hint="default"/>
      </w:rPr>
    </w:lvl>
  </w:abstractNum>
  <w:abstractNum w:abstractNumId="65" w15:restartNumberingAfterBreak="0">
    <w:nsid w:val="1E01443C"/>
    <w:multiLevelType w:val="hybridMultilevel"/>
    <w:tmpl w:val="26283EA4"/>
    <w:lvl w:ilvl="0" w:tplc="76D8D172">
      <w:start w:val="1"/>
      <w:numFmt w:val="bullet"/>
      <w:lvlText w:val=""/>
      <w:lvlJc w:val="left"/>
      <w:pPr>
        <w:ind w:left="720" w:hanging="360"/>
      </w:pPr>
      <w:rPr>
        <w:rFonts w:ascii="Symbol" w:hAnsi="Symbol" w:hint="default"/>
      </w:rPr>
    </w:lvl>
    <w:lvl w:ilvl="1" w:tplc="8A240356">
      <w:start w:val="1"/>
      <w:numFmt w:val="bullet"/>
      <w:lvlText w:val="o"/>
      <w:lvlJc w:val="left"/>
      <w:pPr>
        <w:ind w:left="1440" w:hanging="360"/>
      </w:pPr>
      <w:rPr>
        <w:rFonts w:ascii="Courier New" w:hAnsi="Courier New" w:hint="default"/>
      </w:rPr>
    </w:lvl>
    <w:lvl w:ilvl="2" w:tplc="5D44592E">
      <w:start w:val="1"/>
      <w:numFmt w:val="bullet"/>
      <w:lvlText w:val=""/>
      <w:lvlJc w:val="left"/>
      <w:pPr>
        <w:ind w:left="2160" w:hanging="360"/>
      </w:pPr>
      <w:rPr>
        <w:rFonts w:ascii="Wingdings" w:hAnsi="Wingdings" w:hint="default"/>
      </w:rPr>
    </w:lvl>
    <w:lvl w:ilvl="3" w:tplc="A6348738">
      <w:start w:val="1"/>
      <w:numFmt w:val="bullet"/>
      <w:lvlText w:val=""/>
      <w:lvlJc w:val="left"/>
      <w:pPr>
        <w:ind w:left="2880" w:hanging="360"/>
      </w:pPr>
      <w:rPr>
        <w:rFonts w:ascii="Symbol" w:hAnsi="Symbol" w:hint="default"/>
      </w:rPr>
    </w:lvl>
    <w:lvl w:ilvl="4" w:tplc="E6281C4C">
      <w:start w:val="1"/>
      <w:numFmt w:val="bullet"/>
      <w:lvlText w:val="o"/>
      <w:lvlJc w:val="left"/>
      <w:pPr>
        <w:ind w:left="3600" w:hanging="360"/>
      </w:pPr>
      <w:rPr>
        <w:rFonts w:ascii="Courier New" w:hAnsi="Courier New" w:hint="default"/>
      </w:rPr>
    </w:lvl>
    <w:lvl w:ilvl="5" w:tplc="0334501C">
      <w:start w:val="1"/>
      <w:numFmt w:val="bullet"/>
      <w:lvlText w:val=""/>
      <w:lvlJc w:val="left"/>
      <w:pPr>
        <w:ind w:left="4320" w:hanging="360"/>
      </w:pPr>
      <w:rPr>
        <w:rFonts w:ascii="Wingdings" w:hAnsi="Wingdings" w:hint="default"/>
      </w:rPr>
    </w:lvl>
    <w:lvl w:ilvl="6" w:tplc="DB54C9B6">
      <w:start w:val="1"/>
      <w:numFmt w:val="bullet"/>
      <w:lvlText w:val=""/>
      <w:lvlJc w:val="left"/>
      <w:pPr>
        <w:ind w:left="5040" w:hanging="360"/>
      </w:pPr>
      <w:rPr>
        <w:rFonts w:ascii="Symbol" w:hAnsi="Symbol" w:hint="default"/>
      </w:rPr>
    </w:lvl>
    <w:lvl w:ilvl="7" w:tplc="E3E8EC76">
      <w:start w:val="1"/>
      <w:numFmt w:val="bullet"/>
      <w:lvlText w:val="o"/>
      <w:lvlJc w:val="left"/>
      <w:pPr>
        <w:ind w:left="5760" w:hanging="360"/>
      </w:pPr>
      <w:rPr>
        <w:rFonts w:ascii="Courier New" w:hAnsi="Courier New" w:hint="default"/>
      </w:rPr>
    </w:lvl>
    <w:lvl w:ilvl="8" w:tplc="06543DEE">
      <w:start w:val="1"/>
      <w:numFmt w:val="bullet"/>
      <w:lvlText w:val=""/>
      <w:lvlJc w:val="left"/>
      <w:pPr>
        <w:ind w:left="6480" w:hanging="360"/>
      </w:pPr>
      <w:rPr>
        <w:rFonts w:ascii="Wingdings" w:hAnsi="Wingdings" w:hint="default"/>
      </w:rPr>
    </w:lvl>
  </w:abstractNum>
  <w:abstractNum w:abstractNumId="66" w15:restartNumberingAfterBreak="0">
    <w:nsid w:val="1E456724"/>
    <w:multiLevelType w:val="multilevel"/>
    <w:tmpl w:val="2F94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EC93141"/>
    <w:multiLevelType w:val="multilevel"/>
    <w:tmpl w:val="9970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F167EC8"/>
    <w:multiLevelType w:val="hybridMultilevel"/>
    <w:tmpl w:val="1660A064"/>
    <w:lvl w:ilvl="0" w:tplc="CEEEF8BE">
      <w:start w:val="1"/>
      <w:numFmt w:val="bullet"/>
      <w:lvlText w:val=""/>
      <w:lvlJc w:val="left"/>
      <w:pPr>
        <w:ind w:left="720" w:hanging="360"/>
      </w:pPr>
      <w:rPr>
        <w:rFonts w:ascii="Symbol" w:hAnsi="Symbol" w:hint="default"/>
      </w:rPr>
    </w:lvl>
    <w:lvl w:ilvl="1" w:tplc="46AEDAC2">
      <w:start w:val="1"/>
      <w:numFmt w:val="bullet"/>
      <w:lvlText w:val="o"/>
      <w:lvlJc w:val="left"/>
      <w:pPr>
        <w:ind w:left="1440" w:hanging="360"/>
      </w:pPr>
      <w:rPr>
        <w:rFonts w:ascii="Courier New" w:hAnsi="Courier New" w:hint="default"/>
      </w:rPr>
    </w:lvl>
    <w:lvl w:ilvl="2" w:tplc="D9B8E196">
      <w:start w:val="1"/>
      <w:numFmt w:val="bullet"/>
      <w:lvlText w:val=""/>
      <w:lvlJc w:val="left"/>
      <w:pPr>
        <w:ind w:left="2160" w:hanging="360"/>
      </w:pPr>
      <w:rPr>
        <w:rFonts w:ascii="Wingdings" w:hAnsi="Wingdings" w:hint="default"/>
      </w:rPr>
    </w:lvl>
    <w:lvl w:ilvl="3" w:tplc="F74E2F30">
      <w:start w:val="1"/>
      <w:numFmt w:val="bullet"/>
      <w:lvlText w:val=""/>
      <w:lvlJc w:val="left"/>
      <w:pPr>
        <w:ind w:left="2880" w:hanging="360"/>
      </w:pPr>
      <w:rPr>
        <w:rFonts w:ascii="Symbol" w:hAnsi="Symbol" w:hint="default"/>
      </w:rPr>
    </w:lvl>
    <w:lvl w:ilvl="4" w:tplc="B84A5FAC">
      <w:start w:val="1"/>
      <w:numFmt w:val="bullet"/>
      <w:lvlText w:val="o"/>
      <w:lvlJc w:val="left"/>
      <w:pPr>
        <w:ind w:left="3600" w:hanging="360"/>
      </w:pPr>
      <w:rPr>
        <w:rFonts w:ascii="Courier New" w:hAnsi="Courier New" w:hint="default"/>
      </w:rPr>
    </w:lvl>
    <w:lvl w:ilvl="5" w:tplc="A7E8FDE8">
      <w:start w:val="1"/>
      <w:numFmt w:val="bullet"/>
      <w:lvlText w:val=""/>
      <w:lvlJc w:val="left"/>
      <w:pPr>
        <w:ind w:left="4320" w:hanging="360"/>
      </w:pPr>
      <w:rPr>
        <w:rFonts w:ascii="Wingdings" w:hAnsi="Wingdings" w:hint="default"/>
      </w:rPr>
    </w:lvl>
    <w:lvl w:ilvl="6" w:tplc="30D6DDA0">
      <w:start w:val="1"/>
      <w:numFmt w:val="bullet"/>
      <w:lvlText w:val=""/>
      <w:lvlJc w:val="left"/>
      <w:pPr>
        <w:ind w:left="5040" w:hanging="360"/>
      </w:pPr>
      <w:rPr>
        <w:rFonts w:ascii="Symbol" w:hAnsi="Symbol" w:hint="default"/>
      </w:rPr>
    </w:lvl>
    <w:lvl w:ilvl="7" w:tplc="D8C8F74C">
      <w:start w:val="1"/>
      <w:numFmt w:val="bullet"/>
      <w:lvlText w:val="o"/>
      <w:lvlJc w:val="left"/>
      <w:pPr>
        <w:ind w:left="5760" w:hanging="360"/>
      </w:pPr>
      <w:rPr>
        <w:rFonts w:ascii="Courier New" w:hAnsi="Courier New" w:hint="default"/>
      </w:rPr>
    </w:lvl>
    <w:lvl w:ilvl="8" w:tplc="B6BE2336">
      <w:start w:val="1"/>
      <w:numFmt w:val="bullet"/>
      <w:lvlText w:val=""/>
      <w:lvlJc w:val="left"/>
      <w:pPr>
        <w:ind w:left="6480" w:hanging="360"/>
      </w:pPr>
      <w:rPr>
        <w:rFonts w:ascii="Wingdings" w:hAnsi="Wingdings" w:hint="default"/>
      </w:rPr>
    </w:lvl>
  </w:abstractNum>
  <w:abstractNum w:abstractNumId="69" w15:restartNumberingAfterBreak="0">
    <w:nsid w:val="1F278929"/>
    <w:multiLevelType w:val="hybridMultilevel"/>
    <w:tmpl w:val="913AF7BE"/>
    <w:lvl w:ilvl="0" w:tplc="C9FE901A">
      <w:start w:val="1"/>
      <w:numFmt w:val="bullet"/>
      <w:lvlText w:val=""/>
      <w:lvlJc w:val="left"/>
      <w:pPr>
        <w:ind w:left="720" w:hanging="360"/>
      </w:pPr>
      <w:rPr>
        <w:rFonts w:ascii="Symbol" w:hAnsi="Symbol" w:hint="default"/>
      </w:rPr>
    </w:lvl>
    <w:lvl w:ilvl="1" w:tplc="CBB097BA">
      <w:start w:val="1"/>
      <w:numFmt w:val="bullet"/>
      <w:lvlText w:val="o"/>
      <w:lvlJc w:val="left"/>
      <w:pPr>
        <w:ind w:left="1440" w:hanging="360"/>
      </w:pPr>
      <w:rPr>
        <w:rFonts w:ascii="Courier New" w:hAnsi="Courier New" w:hint="default"/>
      </w:rPr>
    </w:lvl>
    <w:lvl w:ilvl="2" w:tplc="21B8D27C">
      <w:start w:val="1"/>
      <w:numFmt w:val="bullet"/>
      <w:lvlText w:val=""/>
      <w:lvlJc w:val="left"/>
      <w:pPr>
        <w:ind w:left="2160" w:hanging="360"/>
      </w:pPr>
      <w:rPr>
        <w:rFonts w:ascii="Wingdings" w:hAnsi="Wingdings" w:hint="default"/>
      </w:rPr>
    </w:lvl>
    <w:lvl w:ilvl="3" w:tplc="5ABC7A0A">
      <w:start w:val="1"/>
      <w:numFmt w:val="bullet"/>
      <w:lvlText w:val=""/>
      <w:lvlJc w:val="left"/>
      <w:pPr>
        <w:ind w:left="2880" w:hanging="360"/>
      </w:pPr>
      <w:rPr>
        <w:rFonts w:ascii="Symbol" w:hAnsi="Symbol" w:hint="default"/>
      </w:rPr>
    </w:lvl>
    <w:lvl w:ilvl="4" w:tplc="554CC134">
      <w:start w:val="1"/>
      <w:numFmt w:val="bullet"/>
      <w:lvlText w:val="o"/>
      <w:lvlJc w:val="left"/>
      <w:pPr>
        <w:ind w:left="3600" w:hanging="360"/>
      </w:pPr>
      <w:rPr>
        <w:rFonts w:ascii="Courier New" w:hAnsi="Courier New" w:hint="default"/>
      </w:rPr>
    </w:lvl>
    <w:lvl w:ilvl="5" w:tplc="7BA0207E">
      <w:start w:val="1"/>
      <w:numFmt w:val="bullet"/>
      <w:lvlText w:val=""/>
      <w:lvlJc w:val="left"/>
      <w:pPr>
        <w:ind w:left="4320" w:hanging="360"/>
      </w:pPr>
      <w:rPr>
        <w:rFonts w:ascii="Wingdings" w:hAnsi="Wingdings" w:hint="default"/>
      </w:rPr>
    </w:lvl>
    <w:lvl w:ilvl="6" w:tplc="EEC8FDF4">
      <w:start w:val="1"/>
      <w:numFmt w:val="bullet"/>
      <w:lvlText w:val=""/>
      <w:lvlJc w:val="left"/>
      <w:pPr>
        <w:ind w:left="5040" w:hanging="360"/>
      </w:pPr>
      <w:rPr>
        <w:rFonts w:ascii="Symbol" w:hAnsi="Symbol" w:hint="default"/>
      </w:rPr>
    </w:lvl>
    <w:lvl w:ilvl="7" w:tplc="311A1006">
      <w:start w:val="1"/>
      <w:numFmt w:val="bullet"/>
      <w:lvlText w:val="o"/>
      <w:lvlJc w:val="left"/>
      <w:pPr>
        <w:ind w:left="5760" w:hanging="360"/>
      </w:pPr>
      <w:rPr>
        <w:rFonts w:ascii="Courier New" w:hAnsi="Courier New" w:hint="default"/>
      </w:rPr>
    </w:lvl>
    <w:lvl w:ilvl="8" w:tplc="21923768">
      <w:start w:val="1"/>
      <w:numFmt w:val="bullet"/>
      <w:lvlText w:val=""/>
      <w:lvlJc w:val="left"/>
      <w:pPr>
        <w:ind w:left="6480" w:hanging="360"/>
      </w:pPr>
      <w:rPr>
        <w:rFonts w:ascii="Wingdings" w:hAnsi="Wingdings" w:hint="default"/>
      </w:rPr>
    </w:lvl>
  </w:abstractNum>
  <w:abstractNum w:abstractNumId="70" w15:restartNumberingAfterBreak="0">
    <w:nsid w:val="1F3571A9"/>
    <w:multiLevelType w:val="multilevel"/>
    <w:tmpl w:val="6226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0337C03"/>
    <w:multiLevelType w:val="multilevel"/>
    <w:tmpl w:val="A28E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0A8AB20"/>
    <w:multiLevelType w:val="hybridMultilevel"/>
    <w:tmpl w:val="BF02316E"/>
    <w:lvl w:ilvl="0" w:tplc="8FE6F90E">
      <w:start w:val="1"/>
      <w:numFmt w:val="bullet"/>
      <w:lvlText w:val=""/>
      <w:lvlJc w:val="left"/>
      <w:pPr>
        <w:ind w:left="720" w:hanging="360"/>
      </w:pPr>
      <w:rPr>
        <w:rFonts w:ascii="Symbol" w:hAnsi="Symbol" w:hint="default"/>
      </w:rPr>
    </w:lvl>
    <w:lvl w:ilvl="1" w:tplc="3F446348">
      <w:start w:val="1"/>
      <w:numFmt w:val="bullet"/>
      <w:lvlText w:val="o"/>
      <w:lvlJc w:val="left"/>
      <w:pPr>
        <w:ind w:left="1440" w:hanging="360"/>
      </w:pPr>
      <w:rPr>
        <w:rFonts w:ascii="Courier New" w:hAnsi="Courier New" w:hint="default"/>
      </w:rPr>
    </w:lvl>
    <w:lvl w:ilvl="2" w:tplc="40E2B302">
      <w:start w:val="1"/>
      <w:numFmt w:val="bullet"/>
      <w:lvlText w:val=""/>
      <w:lvlJc w:val="left"/>
      <w:pPr>
        <w:ind w:left="2160" w:hanging="360"/>
      </w:pPr>
      <w:rPr>
        <w:rFonts w:ascii="Wingdings" w:hAnsi="Wingdings" w:hint="default"/>
      </w:rPr>
    </w:lvl>
    <w:lvl w:ilvl="3" w:tplc="DC508334">
      <w:start w:val="1"/>
      <w:numFmt w:val="bullet"/>
      <w:lvlText w:val=""/>
      <w:lvlJc w:val="left"/>
      <w:pPr>
        <w:ind w:left="2880" w:hanging="360"/>
      </w:pPr>
      <w:rPr>
        <w:rFonts w:ascii="Symbol" w:hAnsi="Symbol" w:hint="default"/>
      </w:rPr>
    </w:lvl>
    <w:lvl w:ilvl="4" w:tplc="059C69DC">
      <w:start w:val="1"/>
      <w:numFmt w:val="bullet"/>
      <w:lvlText w:val="o"/>
      <w:lvlJc w:val="left"/>
      <w:pPr>
        <w:ind w:left="3600" w:hanging="360"/>
      </w:pPr>
      <w:rPr>
        <w:rFonts w:ascii="Courier New" w:hAnsi="Courier New" w:hint="default"/>
      </w:rPr>
    </w:lvl>
    <w:lvl w:ilvl="5" w:tplc="9632630E">
      <w:start w:val="1"/>
      <w:numFmt w:val="bullet"/>
      <w:lvlText w:val=""/>
      <w:lvlJc w:val="left"/>
      <w:pPr>
        <w:ind w:left="4320" w:hanging="360"/>
      </w:pPr>
      <w:rPr>
        <w:rFonts w:ascii="Wingdings" w:hAnsi="Wingdings" w:hint="default"/>
      </w:rPr>
    </w:lvl>
    <w:lvl w:ilvl="6" w:tplc="92B476EC">
      <w:start w:val="1"/>
      <w:numFmt w:val="bullet"/>
      <w:lvlText w:val=""/>
      <w:lvlJc w:val="left"/>
      <w:pPr>
        <w:ind w:left="5040" w:hanging="360"/>
      </w:pPr>
      <w:rPr>
        <w:rFonts w:ascii="Symbol" w:hAnsi="Symbol" w:hint="default"/>
      </w:rPr>
    </w:lvl>
    <w:lvl w:ilvl="7" w:tplc="CE7C1654">
      <w:start w:val="1"/>
      <w:numFmt w:val="bullet"/>
      <w:lvlText w:val="o"/>
      <w:lvlJc w:val="left"/>
      <w:pPr>
        <w:ind w:left="5760" w:hanging="360"/>
      </w:pPr>
      <w:rPr>
        <w:rFonts w:ascii="Courier New" w:hAnsi="Courier New" w:hint="default"/>
      </w:rPr>
    </w:lvl>
    <w:lvl w:ilvl="8" w:tplc="F2C2B94A">
      <w:start w:val="1"/>
      <w:numFmt w:val="bullet"/>
      <w:lvlText w:val=""/>
      <w:lvlJc w:val="left"/>
      <w:pPr>
        <w:ind w:left="6480" w:hanging="360"/>
      </w:pPr>
      <w:rPr>
        <w:rFonts w:ascii="Wingdings" w:hAnsi="Wingdings" w:hint="default"/>
      </w:rPr>
    </w:lvl>
  </w:abstractNum>
  <w:abstractNum w:abstractNumId="73" w15:restartNumberingAfterBreak="0">
    <w:nsid w:val="211D0D11"/>
    <w:multiLevelType w:val="multilevel"/>
    <w:tmpl w:val="CD52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1797FB2"/>
    <w:multiLevelType w:val="hybridMultilevel"/>
    <w:tmpl w:val="6ECC16E0"/>
    <w:lvl w:ilvl="0" w:tplc="DDD23A14">
      <w:start w:val="1"/>
      <w:numFmt w:val="bullet"/>
      <w:lvlText w:val=""/>
      <w:lvlJc w:val="left"/>
      <w:pPr>
        <w:ind w:left="720" w:hanging="360"/>
      </w:pPr>
      <w:rPr>
        <w:rFonts w:ascii="Symbol" w:hAnsi="Symbol" w:hint="default"/>
      </w:rPr>
    </w:lvl>
    <w:lvl w:ilvl="1" w:tplc="A072D5FC">
      <w:start w:val="1"/>
      <w:numFmt w:val="bullet"/>
      <w:lvlText w:val="o"/>
      <w:lvlJc w:val="left"/>
      <w:pPr>
        <w:ind w:left="1440" w:hanging="360"/>
      </w:pPr>
      <w:rPr>
        <w:rFonts w:ascii="Courier New" w:hAnsi="Courier New" w:hint="default"/>
      </w:rPr>
    </w:lvl>
    <w:lvl w:ilvl="2" w:tplc="C7848FFC">
      <w:start w:val="1"/>
      <w:numFmt w:val="bullet"/>
      <w:lvlText w:val=""/>
      <w:lvlJc w:val="left"/>
      <w:pPr>
        <w:ind w:left="2160" w:hanging="360"/>
      </w:pPr>
      <w:rPr>
        <w:rFonts w:ascii="Wingdings" w:hAnsi="Wingdings" w:hint="default"/>
      </w:rPr>
    </w:lvl>
    <w:lvl w:ilvl="3" w:tplc="3B1C1398">
      <w:start w:val="1"/>
      <w:numFmt w:val="bullet"/>
      <w:lvlText w:val=""/>
      <w:lvlJc w:val="left"/>
      <w:pPr>
        <w:ind w:left="2880" w:hanging="360"/>
      </w:pPr>
      <w:rPr>
        <w:rFonts w:ascii="Symbol" w:hAnsi="Symbol" w:hint="default"/>
      </w:rPr>
    </w:lvl>
    <w:lvl w:ilvl="4" w:tplc="2DF69662">
      <w:start w:val="1"/>
      <w:numFmt w:val="bullet"/>
      <w:lvlText w:val="o"/>
      <w:lvlJc w:val="left"/>
      <w:pPr>
        <w:ind w:left="3600" w:hanging="360"/>
      </w:pPr>
      <w:rPr>
        <w:rFonts w:ascii="Courier New" w:hAnsi="Courier New" w:hint="default"/>
      </w:rPr>
    </w:lvl>
    <w:lvl w:ilvl="5" w:tplc="B540064C">
      <w:start w:val="1"/>
      <w:numFmt w:val="bullet"/>
      <w:lvlText w:val=""/>
      <w:lvlJc w:val="left"/>
      <w:pPr>
        <w:ind w:left="4320" w:hanging="360"/>
      </w:pPr>
      <w:rPr>
        <w:rFonts w:ascii="Wingdings" w:hAnsi="Wingdings" w:hint="default"/>
      </w:rPr>
    </w:lvl>
    <w:lvl w:ilvl="6" w:tplc="E2987B32">
      <w:start w:val="1"/>
      <w:numFmt w:val="bullet"/>
      <w:lvlText w:val=""/>
      <w:lvlJc w:val="left"/>
      <w:pPr>
        <w:ind w:left="5040" w:hanging="360"/>
      </w:pPr>
      <w:rPr>
        <w:rFonts w:ascii="Symbol" w:hAnsi="Symbol" w:hint="default"/>
      </w:rPr>
    </w:lvl>
    <w:lvl w:ilvl="7" w:tplc="CA26BE10">
      <w:start w:val="1"/>
      <w:numFmt w:val="bullet"/>
      <w:lvlText w:val="o"/>
      <w:lvlJc w:val="left"/>
      <w:pPr>
        <w:ind w:left="5760" w:hanging="360"/>
      </w:pPr>
      <w:rPr>
        <w:rFonts w:ascii="Courier New" w:hAnsi="Courier New" w:hint="default"/>
      </w:rPr>
    </w:lvl>
    <w:lvl w:ilvl="8" w:tplc="E476109C">
      <w:start w:val="1"/>
      <w:numFmt w:val="bullet"/>
      <w:lvlText w:val=""/>
      <w:lvlJc w:val="left"/>
      <w:pPr>
        <w:ind w:left="6480" w:hanging="360"/>
      </w:pPr>
      <w:rPr>
        <w:rFonts w:ascii="Wingdings" w:hAnsi="Wingdings" w:hint="default"/>
      </w:rPr>
    </w:lvl>
  </w:abstractNum>
  <w:abstractNum w:abstractNumId="75" w15:restartNumberingAfterBreak="0">
    <w:nsid w:val="21D81723"/>
    <w:multiLevelType w:val="hybridMultilevel"/>
    <w:tmpl w:val="DF4C11AC"/>
    <w:lvl w:ilvl="0" w:tplc="6492B0FA">
      <w:start w:val="1"/>
      <w:numFmt w:val="bullet"/>
      <w:lvlText w:val=""/>
      <w:lvlJc w:val="left"/>
      <w:pPr>
        <w:ind w:left="720" w:hanging="360"/>
      </w:pPr>
      <w:rPr>
        <w:rFonts w:ascii="Symbol" w:hAnsi="Symbol" w:hint="default"/>
      </w:rPr>
    </w:lvl>
    <w:lvl w:ilvl="1" w:tplc="D88ABA2C">
      <w:start w:val="1"/>
      <w:numFmt w:val="bullet"/>
      <w:lvlText w:val="o"/>
      <w:lvlJc w:val="left"/>
      <w:pPr>
        <w:ind w:left="1440" w:hanging="360"/>
      </w:pPr>
      <w:rPr>
        <w:rFonts w:ascii="Courier New" w:hAnsi="Courier New" w:hint="default"/>
      </w:rPr>
    </w:lvl>
    <w:lvl w:ilvl="2" w:tplc="BA8E8946">
      <w:start w:val="1"/>
      <w:numFmt w:val="bullet"/>
      <w:lvlText w:val=""/>
      <w:lvlJc w:val="left"/>
      <w:pPr>
        <w:ind w:left="2160" w:hanging="360"/>
      </w:pPr>
      <w:rPr>
        <w:rFonts w:ascii="Wingdings" w:hAnsi="Wingdings" w:hint="default"/>
      </w:rPr>
    </w:lvl>
    <w:lvl w:ilvl="3" w:tplc="E03C195E">
      <w:start w:val="1"/>
      <w:numFmt w:val="bullet"/>
      <w:lvlText w:val=""/>
      <w:lvlJc w:val="left"/>
      <w:pPr>
        <w:ind w:left="2880" w:hanging="360"/>
      </w:pPr>
      <w:rPr>
        <w:rFonts w:ascii="Symbol" w:hAnsi="Symbol" w:hint="default"/>
      </w:rPr>
    </w:lvl>
    <w:lvl w:ilvl="4" w:tplc="ADDAFC50">
      <w:start w:val="1"/>
      <w:numFmt w:val="bullet"/>
      <w:lvlText w:val="o"/>
      <w:lvlJc w:val="left"/>
      <w:pPr>
        <w:ind w:left="3600" w:hanging="360"/>
      </w:pPr>
      <w:rPr>
        <w:rFonts w:ascii="Courier New" w:hAnsi="Courier New" w:hint="default"/>
      </w:rPr>
    </w:lvl>
    <w:lvl w:ilvl="5" w:tplc="44EEC028">
      <w:start w:val="1"/>
      <w:numFmt w:val="bullet"/>
      <w:lvlText w:val=""/>
      <w:lvlJc w:val="left"/>
      <w:pPr>
        <w:ind w:left="4320" w:hanging="360"/>
      </w:pPr>
      <w:rPr>
        <w:rFonts w:ascii="Wingdings" w:hAnsi="Wingdings" w:hint="default"/>
      </w:rPr>
    </w:lvl>
    <w:lvl w:ilvl="6" w:tplc="38F68052">
      <w:start w:val="1"/>
      <w:numFmt w:val="bullet"/>
      <w:lvlText w:val=""/>
      <w:lvlJc w:val="left"/>
      <w:pPr>
        <w:ind w:left="5040" w:hanging="360"/>
      </w:pPr>
      <w:rPr>
        <w:rFonts w:ascii="Symbol" w:hAnsi="Symbol" w:hint="default"/>
      </w:rPr>
    </w:lvl>
    <w:lvl w:ilvl="7" w:tplc="702CE9E6">
      <w:start w:val="1"/>
      <w:numFmt w:val="bullet"/>
      <w:lvlText w:val="o"/>
      <w:lvlJc w:val="left"/>
      <w:pPr>
        <w:ind w:left="5760" w:hanging="360"/>
      </w:pPr>
      <w:rPr>
        <w:rFonts w:ascii="Courier New" w:hAnsi="Courier New" w:hint="default"/>
      </w:rPr>
    </w:lvl>
    <w:lvl w:ilvl="8" w:tplc="DD56D602">
      <w:start w:val="1"/>
      <w:numFmt w:val="bullet"/>
      <w:lvlText w:val=""/>
      <w:lvlJc w:val="left"/>
      <w:pPr>
        <w:ind w:left="6480" w:hanging="360"/>
      </w:pPr>
      <w:rPr>
        <w:rFonts w:ascii="Wingdings" w:hAnsi="Wingdings" w:hint="default"/>
      </w:rPr>
    </w:lvl>
  </w:abstractNum>
  <w:abstractNum w:abstractNumId="76" w15:restartNumberingAfterBreak="0">
    <w:nsid w:val="227A5AC4"/>
    <w:multiLevelType w:val="multilevel"/>
    <w:tmpl w:val="9F54F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32FDE9E"/>
    <w:multiLevelType w:val="hybridMultilevel"/>
    <w:tmpl w:val="BA40B624"/>
    <w:lvl w:ilvl="0" w:tplc="04266CBC">
      <w:start w:val="1"/>
      <w:numFmt w:val="bullet"/>
      <w:lvlText w:val=""/>
      <w:lvlJc w:val="left"/>
      <w:pPr>
        <w:ind w:left="720" w:hanging="360"/>
      </w:pPr>
      <w:rPr>
        <w:rFonts w:ascii="Symbol" w:hAnsi="Symbol" w:hint="default"/>
      </w:rPr>
    </w:lvl>
    <w:lvl w:ilvl="1" w:tplc="F17EF750">
      <w:start w:val="1"/>
      <w:numFmt w:val="bullet"/>
      <w:lvlText w:val="o"/>
      <w:lvlJc w:val="left"/>
      <w:pPr>
        <w:ind w:left="1440" w:hanging="360"/>
      </w:pPr>
      <w:rPr>
        <w:rFonts w:ascii="Courier New" w:hAnsi="Courier New" w:hint="default"/>
      </w:rPr>
    </w:lvl>
    <w:lvl w:ilvl="2" w:tplc="5A7CC7DA">
      <w:start w:val="1"/>
      <w:numFmt w:val="bullet"/>
      <w:lvlText w:val=""/>
      <w:lvlJc w:val="left"/>
      <w:pPr>
        <w:ind w:left="2160" w:hanging="360"/>
      </w:pPr>
      <w:rPr>
        <w:rFonts w:ascii="Wingdings" w:hAnsi="Wingdings" w:hint="default"/>
      </w:rPr>
    </w:lvl>
    <w:lvl w:ilvl="3" w:tplc="79961186">
      <w:start w:val="1"/>
      <w:numFmt w:val="bullet"/>
      <w:lvlText w:val=""/>
      <w:lvlJc w:val="left"/>
      <w:pPr>
        <w:ind w:left="2880" w:hanging="360"/>
      </w:pPr>
      <w:rPr>
        <w:rFonts w:ascii="Symbol" w:hAnsi="Symbol" w:hint="default"/>
      </w:rPr>
    </w:lvl>
    <w:lvl w:ilvl="4" w:tplc="C76C1F44">
      <w:start w:val="1"/>
      <w:numFmt w:val="bullet"/>
      <w:lvlText w:val="o"/>
      <w:lvlJc w:val="left"/>
      <w:pPr>
        <w:ind w:left="3600" w:hanging="360"/>
      </w:pPr>
      <w:rPr>
        <w:rFonts w:ascii="Courier New" w:hAnsi="Courier New" w:hint="default"/>
      </w:rPr>
    </w:lvl>
    <w:lvl w:ilvl="5" w:tplc="B8DAFBCA">
      <w:start w:val="1"/>
      <w:numFmt w:val="bullet"/>
      <w:lvlText w:val=""/>
      <w:lvlJc w:val="left"/>
      <w:pPr>
        <w:ind w:left="4320" w:hanging="360"/>
      </w:pPr>
      <w:rPr>
        <w:rFonts w:ascii="Wingdings" w:hAnsi="Wingdings" w:hint="default"/>
      </w:rPr>
    </w:lvl>
    <w:lvl w:ilvl="6" w:tplc="1BA4DB82">
      <w:start w:val="1"/>
      <w:numFmt w:val="bullet"/>
      <w:lvlText w:val=""/>
      <w:lvlJc w:val="left"/>
      <w:pPr>
        <w:ind w:left="5040" w:hanging="360"/>
      </w:pPr>
      <w:rPr>
        <w:rFonts w:ascii="Symbol" w:hAnsi="Symbol" w:hint="default"/>
      </w:rPr>
    </w:lvl>
    <w:lvl w:ilvl="7" w:tplc="99F4A34A">
      <w:start w:val="1"/>
      <w:numFmt w:val="bullet"/>
      <w:lvlText w:val="o"/>
      <w:lvlJc w:val="left"/>
      <w:pPr>
        <w:ind w:left="5760" w:hanging="360"/>
      </w:pPr>
      <w:rPr>
        <w:rFonts w:ascii="Courier New" w:hAnsi="Courier New" w:hint="default"/>
      </w:rPr>
    </w:lvl>
    <w:lvl w:ilvl="8" w:tplc="F7DE9C9C">
      <w:start w:val="1"/>
      <w:numFmt w:val="bullet"/>
      <w:lvlText w:val=""/>
      <w:lvlJc w:val="left"/>
      <w:pPr>
        <w:ind w:left="6480" w:hanging="360"/>
      </w:pPr>
      <w:rPr>
        <w:rFonts w:ascii="Wingdings" w:hAnsi="Wingdings" w:hint="default"/>
      </w:rPr>
    </w:lvl>
  </w:abstractNum>
  <w:abstractNum w:abstractNumId="78" w15:restartNumberingAfterBreak="0">
    <w:nsid w:val="2541E98B"/>
    <w:multiLevelType w:val="hybridMultilevel"/>
    <w:tmpl w:val="5DAAA91A"/>
    <w:lvl w:ilvl="0" w:tplc="B42EC62C">
      <w:start w:val="1"/>
      <w:numFmt w:val="bullet"/>
      <w:lvlText w:val=""/>
      <w:lvlJc w:val="left"/>
      <w:pPr>
        <w:ind w:left="720" w:hanging="360"/>
      </w:pPr>
      <w:rPr>
        <w:rFonts w:ascii="Symbol" w:hAnsi="Symbol" w:hint="default"/>
      </w:rPr>
    </w:lvl>
    <w:lvl w:ilvl="1" w:tplc="0B10DBBC">
      <w:start w:val="1"/>
      <w:numFmt w:val="bullet"/>
      <w:lvlText w:val="o"/>
      <w:lvlJc w:val="left"/>
      <w:pPr>
        <w:ind w:left="1440" w:hanging="360"/>
      </w:pPr>
      <w:rPr>
        <w:rFonts w:ascii="Courier New" w:hAnsi="Courier New" w:hint="default"/>
      </w:rPr>
    </w:lvl>
    <w:lvl w:ilvl="2" w:tplc="39BE82FC">
      <w:start w:val="1"/>
      <w:numFmt w:val="bullet"/>
      <w:lvlText w:val=""/>
      <w:lvlJc w:val="left"/>
      <w:pPr>
        <w:ind w:left="2160" w:hanging="360"/>
      </w:pPr>
      <w:rPr>
        <w:rFonts w:ascii="Wingdings" w:hAnsi="Wingdings" w:hint="default"/>
      </w:rPr>
    </w:lvl>
    <w:lvl w:ilvl="3" w:tplc="7322626A">
      <w:start w:val="1"/>
      <w:numFmt w:val="bullet"/>
      <w:lvlText w:val=""/>
      <w:lvlJc w:val="left"/>
      <w:pPr>
        <w:ind w:left="2880" w:hanging="360"/>
      </w:pPr>
      <w:rPr>
        <w:rFonts w:ascii="Symbol" w:hAnsi="Symbol" w:hint="default"/>
      </w:rPr>
    </w:lvl>
    <w:lvl w:ilvl="4" w:tplc="DE3AE1B0">
      <w:start w:val="1"/>
      <w:numFmt w:val="bullet"/>
      <w:lvlText w:val="o"/>
      <w:lvlJc w:val="left"/>
      <w:pPr>
        <w:ind w:left="3600" w:hanging="360"/>
      </w:pPr>
      <w:rPr>
        <w:rFonts w:ascii="Courier New" w:hAnsi="Courier New" w:hint="default"/>
      </w:rPr>
    </w:lvl>
    <w:lvl w:ilvl="5" w:tplc="BAF61552">
      <w:start w:val="1"/>
      <w:numFmt w:val="bullet"/>
      <w:lvlText w:val=""/>
      <w:lvlJc w:val="left"/>
      <w:pPr>
        <w:ind w:left="4320" w:hanging="360"/>
      </w:pPr>
      <w:rPr>
        <w:rFonts w:ascii="Wingdings" w:hAnsi="Wingdings" w:hint="default"/>
      </w:rPr>
    </w:lvl>
    <w:lvl w:ilvl="6" w:tplc="4022CE82">
      <w:start w:val="1"/>
      <w:numFmt w:val="bullet"/>
      <w:lvlText w:val=""/>
      <w:lvlJc w:val="left"/>
      <w:pPr>
        <w:ind w:left="5040" w:hanging="360"/>
      </w:pPr>
      <w:rPr>
        <w:rFonts w:ascii="Symbol" w:hAnsi="Symbol" w:hint="default"/>
      </w:rPr>
    </w:lvl>
    <w:lvl w:ilvl="7" w:tplc="FD96FAC8">
      <w:start w:val="1"/>
      <w:numFmt w:val="bullet"/>
      <w:lvlText w:val="o"/>
      <w:lvlJc w:val="left"/>
      <w:pPr>
        <w:ind w:left="5760" w:hanging="360"/>
      </w:pPr>
      <w:rPr>
        <w:rFonts w:ascii="Courier New" w:hAnsi="Courier New" w:hint="default"/>
      </w:rPr>
    </w:lvl>
    <w:lvl w:ilvl="8" w:tplc="6CF46646">
      <w:start w:val="1"/>
      <w:numFmt w:val="bullet"/>
      <w:lvlText w:val=""/>
      <w:lvlJc w:val="left"/>
      <w:pPr>
        <w:ind w:left="6480" w:hanging="360"/>
      </w:pPr>
      <w:rPr>
        <w:rFonts w:ascii="Wingdings" w:hAnsi="Wingdings" w:hint="default"/>
      </w:rPr>
    </w:lvl>
  </w:abstractNum>
  <w:abstractNum w:abstractNumId="79" w15:restartNumberingAfterBreak="0">
    <w:nsid w:val="254929AC"/>
    <w:multiLevelType w:val="multilevel"/>
    <w:tmpl w:val="C5D0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5577576"/>
    <w:multiLevelType w:val="hybridMultilevel"/>
    <w:tmpl w:val="CEEE2710"/>
    <w:lvl w:ilvl="0" w:tplc="05781F50">
      <w:start w:val="1"/>
      <w:numFmt w:val="bullet"/>
      <w:lvlText w:val=""/>
      <w:lvlJc w:val="left"/>
      <w:pPr>
        <w:ind w:left="720" w:hanging="360"/>
      </w:pPr>
      <w:rPr>
        <w:rFonts w:ascii="Symbol" w:hAnsi="Symbol" w:hint="default"/>
      </w:rPr>
    </w:lvl>
    <w:lvl w:ilvl="1" w:tplc="C6AC6F5E">
      <w:start w:val="1"/>
      <w:numFmt w:val="bullet"/>
      <w:lvlText w:val="o"/>
      <w:lvlJc w:val="left"/>
      <w:pPr>
        <w:ind w:left="1440" w:hanging="360"/>
      </w:pPr>
      <w:rPr>
        <w:rFonts w:ascii="Courier New" w:hAnsi="Courier New" w:hint="default"/>
      </w:rPr>
    </w:lvl>
    <w:lvl w:ilvl="2" w:tplc="FBFECC74">
      <w:start w:val="1"/>
      <w:numFmt w:val="bullet"/>
      <w:lvlText w:val=""/>
      <w:lvlJc w:val="left"/>
      <w:pPr>
        <w:ind w:left="2160" w:hanging="360"/>
      </w:pPr>
      <w:rPr>
        <w:rFonts w:ascii="Wingdings" w:hAnsi="Wingdings" w:hint="default"/>
      </w:rPr>
    </w:lvl>
    <w:lvl w:ilvl="3" w:tplc="09AC4AF6">
      <w:start w:val="1"/>
      <w:numFmt w:val="bullet"/>
      <w:lvlText w:val=""/>
      <w:lvlJc w:val="left"/>
      <w:pPr>
        <w:ind w:left="2880" w:hanging="360"/>
      </w:pPr>
      <w:rPr>
        <w:rFonts w:ascii="Symbol" w:hAnsi="Symbol" w:hint="default"/>
      </w:rPr>
    </w:lvl>
    <w:lvl w:ilvl="4" w:tplc="4D2AA622">
      <w:start w:val="1"/>
      <w:numFmt w:val="bullet"/>
      <w:lvlText w:val="o"/>
      <w:lvlJc w:val="left"/>
      <w:pPr>
        <w:ind w:left="3600" w:hanging="360"/>
      </w:pPr>
      <w:rPr>
        <w:rFonts w:ascii="Courier New" w:hAnsi="Courier New" w:hint="default"/>
      </w:rPr>
    </w:lvl>
    <w:lvl w:ilvl="5" w:tplc="15B66A92">
      <w:start w:val="1"/>
      <w:numFmt w:val="bullet"/>
      <w:lvlText w:val=""/>
      <w:lvlJc w:val="left"/>
      <w:pPr>
        <w:ind w:left="4320" w:hanging="360"/>
      </w:pPr>
      <w:rPr>
        <w:rFonts w:ascii="Wingdings" w:hAnsi="Wingdings" w:hint="default"/>
      </w:rPr>
    </w:lvl>
    <w:lvl w:ilvl="6" w:tplc="CECCE72C">
      <w:start w:val="1"/>
      <w:numFmt w:val="bullet"/>
      <w:lvlText w:val=""/>
      <w:lvlJc w:val="left"/>
      <w:pPr>
        <w:ind w:left="5040" w:hanging="360"/>
      </w:pPr>
      <w:rPr>
        <w:rFonts w:ascii="Symbol" w:hAnsi="Symbol" w:hint="default"/>
      </w:rPr>
    </w:lvl>
    <w:lvl w:ilvl="7" w:tplc="32BA9A48">
      <w:start w:val="1"/>
      <w:numFmt w:val="bullet"/>
      <w:lvlText w:val="o"/>
      <w:lvlJc w:val="left"/>
      <w:pPr>
        <w:ind w:left="5760" w:hanging="360"/>
      </w:pPr>
      <w:rPr>
        <w:rFonts w:ascii="Courier New" w:hAnsi="Courier New" w:hint="default"/>
      </w:rPr>
    </w:lvl>
    <w:lvl w:ilvl="8" w:tplc="581CBE78">
      <w:start w:val="1"/>
      <w:numFmt w:val="bullet"/>
      <w:lvlText w:val=""/>
      <w:lvlJc w:val="left"/>
      <w:pPr>
        <w:ind w:left="6480" w:hanging="360"/>
      </w:pPr>
      <w:rPr>
        <w:rFonts w:ascii="Wingdings" w:hAnsi="Wingdings" w:hint="default"/>
      </w:rPr>
    </w:lvl>
  </w:abstractNum>
  <w:abstractNum w:abstractNumId="81" w15:restartNumberingAfterBreak="0">
    <w:nsid w:val="256D3AB5"/>
    <w:multiLevelType w:val="hybridMultilevel"/>
    <w:tmpl w:val="EED871EE"/>
    <w:lvl w:ilvl="0" w:tplc="2912FC28">
      <w:start w:val="1"/>
      <w:numFmt w:val="bullet"/>
      <w:lvlText w:val=""/>
      <w:lvlJc w:val="left"/>
      <w:pPr>
        <w:ind w:left="720" w:hanging="360"/>
      </w:pPr>
      <w:rPr>
        <w:rFonts w:ascii="Symbol" w:hAnsi="Symbol" w:hint="default"/>
      </w:rPr>
    </w:lvl>
    <w:lvl w:ilvl="1" w:tplc="2CCE5BFC">
      <w:start w:val="1"/>
      <w:numFmt w:val="bullet"/>
      <w:lvlText w:val="o"/>
      <w:lvlJc w:val="left"/>
      <w:pPr>
        <w:ind w:left="1440" w:hanging="360"/>
      </w:pPr>
      <w:rPr>
        <w:rFonts w:ascii="Courier New" w:hAnsi="Courier New" w:hint="default"/>
      </w:rPr>
    </w:lvl>
    <w:lvl w:ilvl="2" w:tplc="6BE6B0A4">
      <w:start w:val="1"/>
      <w:numFmt w:val="bullet"/>
      <w:lvlText w:val=""/>
      <w:lvlJc w:val="left"/>
      <w:pPr>
        <w:ind w:left="2160" w:hanging="360"/>
      </w:pPr>
      <w:rPr>
        <w:rFonts w:ascii="Wingdings" w:hAnsi="Wingdings" w:hint="default"/>
      </w:rPr>
    </w:lvl>
    <w:lvl w:ilvl="3" w:tplc="23D64EA8">
      <w:start w:val="1"/>
      <w:numFmt w:val="bullet"/>
      <w:lvlText w:val=""/>
      <w:lvlJc w:val="left"/>
      <w:pPr>
        <w:ind w:left="2880" w:hanging="360"/>
      </w:pPr>
      <w:rPr>
        <w:rFonts w:ascii="Symbol" w:hAnsi="Symbol" w:hint="default"/>
      </w:rPr>
    </w:lvl>
    <w:lvl w:ilvl="4" w:tplc="D55CE3AC">
      <w:start w:val="1"/>
      <w:numFmt w:val="bullet"/>
      <w:lvlText w:val="o"/>
      <w:lvlJc w:val="left"/>
      <w:pPr>
        <w:ind w:left="3600" w:hanging="360"/>
      </w:pPr>
      <w:rPr>
        <w:rFonts w:ascii="Courier New" w:hAnsi="Courier New" w:hint="default"/>
      </w:rPr>
    </w:lvl>
    <w:lvl w:ilvl="5" w:tplc="FB187348">
      <w:start w:val="1"/>
      <w:numFmt w:val="bullet"/>
      <w:lvlText w:val=""/>
      <w:lvlJc w:val="left"/>
      <w:pPr>
        <w:ind w:left="4320" w:hanging="360"/>
      </w:pPr>
      <w:rPr>
        <w:rFonts w:ascii="Wingdings" w:hAnsi="Wingdings" w:hint="default"/>
      </w:rPr>
    </w:lvl>
    <w:lvl w:ilvl="6" w:tplc="EA4AC0F0">
      <w:start w:val="1"/>
      <w:numFmt w:val="bullet"/>
      <w:lvlText w:val=""/>
      <w:lvlJc w:val="left"/>
      <w:pPr>
        <w:ind w:left="5040" w:hanging="360"/>
      </w:pPr>
      <w:rPr>
        <w:rFonts w:ascii="Symbol" w:hAnsi="Symbol" w:hint="default"/>
      </w:rPr>
    </w:lvl>
    <w:lvl w:ilvl="7" w:tplc="484E273E">
      <w:start w:val="1"/>
      <w:numFmt w:val="bullet"/>
      <w:lvlText w:val="o"/>
      <w:lvlJc w:val="left"/>
      <w:pPr>
        <w:ind w:left="5760" w:hanging="360"/>
      </w:pPr>
      <w:rPr>
        <w:rFonts w:ascii="Courier New" w:hAnsi="Courier New" w:hint="default"/>
      </w:rPr>
    </w:lvl>
    <w:lvl w:ilvl="8" w:tplc="BBB0C594">
      <w:start w:val="1"/>
      <w:numFmt w:val="bullet"/>
      <w:lvlText w:val=""/>
      <w:lvlJc w:val="left"/>
      <w:pPr>
        <w:ind w:left="6480" w:hanging="360"/>
      </w:pPr>
      <w:rPr>
        <w:rFonts w:ascii="Wingdings" w:hAnsi="Wingdings" w:hint="default"/>
      </w:rPr>
    </w:lvl>
  </w:abstractNum>
  <w:abstractNum w:abstractNumId="82" w15:restartNumberingAfterBreak="0">
    <w:nsid w:val="2595103D"/>
    <w:multiLevelType w:val="multilevel"/>
    <w:tmpl w:val="63483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5C61BB3"/>
    <w:multiLevelType w:val="hybridMultilevel"/>
    <w:tmpl w:val="37066D02"/>
    <w:lvl w:ilvl="0" w:tplc="4C94333C">
      <w:start w:val="1"/>
      <w:numFmt w:val="bullet"/>
      <w:lvlText w:val=""/>
      <w:lvlJc w:val="left"/>
      <w:pPr>
        <w:ind w:left="720" w:hanging="360"/>
      </w:pPr>
      <w:rPr>
        <w:rFonts w:ascii="Symbol" w:hAnsi="Symbol" w:hint="default"/>
      </w:rPr>
    </w:lvl>
    <w:lvl w:ilvl="1" w:tplc="D764D7B6">
      <w:start w:val="1"/>
      <w:numFmt w:val="bullet"/>
      <w:lvlText w:val="o"/>
      <w:lvlJc w:val="left"/>
      <w:pPr>
        <w:ind w:left="1440" w:hanging="360"/>
      </w:pPr>
      <w:rPr>
        <w:rFonts w:ascii="Courier New" w:hAnsi="Courier New" w:hint="default"/>
      </w:rPr>
    </w:lvl>
    <w:lvl w:ilvl="2" w:tplc="1780EE6A">
      <w:start w:val="1"/>
      <w:numFmt w:val="bullet"/>
      <w:lvlText w:val=""/>
      <w:lvlJc w:val="left"/>
      <w:pPr>
        <w:ind w:left="2160" w:hanging="360"/>
      </w:pPr>
      <w:rPr>
        <w:rFonts w:ascii="Wingdings" w:hAnsi="Wingdings" w:hint="default"/>
      </w:rPr>
    </w:lvl>
    <w:lvl w:ilvl="3" w:tplc="EBF6D9F2">
      <w:start w:val="1"/>
      <w:numFmt w:val="bullet"/>
      <w:lvlText w:val=""/>
      <w:lvlJc w:val="left"/>
      <w:pPr>
        <w:ind w:left="2880" w:hanging="360"/>
      </w:pPr>
      <w:rPr>
        <w:rFonts w:ascii="Symbol" w:hAnsi="Symbol" w:hint="default"/>
      </w:rPr>
    </w:lvl>
    <w:lvl w:ilvl="4" w:tplc="9B28FDC8">
      <w:start w:val="1"/>
      <w:numFmt w:val="bullet"/>
      <w:lvlText w:val="o"/>
      <w:lvlJc w:val="left"/>
      <w:pPr>
        <w:ind w:left="3600" w:hanging="360"/>
      </w:pPr>
      <w:rPr>
        <w:rFonts w:ascii="Courier New" w:hAnsi="Courier New" w:hint="default"/>
      </w:rPr>
    </w:lvl>
    <w:lvl w:ilvl="5" w:tplc="7CA2CE84">
      <w:start w:val="1"/>
      <w:numFmt w:val="bullet"/>
      <w:lvlText w:val=""/>
      <w:lvlJc w:val="left"/>
      <w:pPr>
        <w:ind w:left="4320" w:hanging="360"/>
      </w:pPr>
      <w:rPr>
        <w:rFonts w:ascii="Wingdings" w:hAnsi="Wingdings" w:hint="default"/>
      </w:rPr>
    </w:lvl>
    <w:lvl w:ilvl="6" w:tplc="2A22B038">
      <w:start w:val="1"/>
      <w:numFmt w:val="bullet"/>
      <w:lvlText w:val=""/>
      <w:lvlJc w:val="left"/>
      <w:pPr>
        <w:ind w:left="5040" w:hanging="360"/>
      </w:pPr>
      <w:rPr>
        <w:rFonts w:ascii="Symbol" w:hAnsi="Symbol" w:hint="default"/>
      </w:rPr>
    </w:lvl>
    <w:lvl w:ilvl="7" w:tplc="FE083E22">
      <w:start w:val="1"/>
      <w:numFmt w:val="bullet"/>
      <w:lvlText w:val="o"/>
      <w:lvlJc w:val="left"/>
      <w:pPr>
        <w:ind w:left="5760" w:hanging="360"/>
      </w:pPr>
      <w:rPr>
        <w:rFonts w:ascii="Courier New" w:hAnsi="Courier New" w:hint="default"/>
      </w:rPr>
    </w:lvl>
    <w:lvl w:ilvl="8" w:tplc="07A825EA">
      <w:start w:val="1"/>
      <w:numFmt w:val="bullet"/>
      <w:lvlText w:val=""/>
      <w:lvlJc w:val="left"/>
      <w:pPr>
        <w:ind w:left="6480" w:hanging="360"/>
      </w:pPr>
      <w:rPr>
        <w:rFonts w:ascii="Wingdings" w:hAnsi="Wingdings" w:hint="default"/>
      </w:rPr>
    </w:lvl>
  </w:abstractNum>
  <w:abstractNum w:abstractNumId="84" w15:restartNumberingAfterBreak="0">
    <w:nsid w:val="26124A12"/>
    <w:multiLevelType w:val="multilevel"/>
    <w:tmpl w:val="C3F6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718A9A5"/>
    <w:multiLevelType w:val="hybridMultilevel"/>
    <w:tmpl w:val="3764725C"/>
    <w:lvl w:ilvl="0" w:tplc="C6648576">
      <w:start w:val="1"/>
      <w:numFmt w:val="bullet"/>
      <w:lvlText w:val=""/>
      <w:lvlJc w:val="left"/>
      <w:pPr>
        <w:ind w:left="720" w:hanging="360"/>
      </w:pPr>
      <w:rPr>
        <w:rFonts w:ascii="Symbol" w:hAnsi="Symbol" w:hint="default"/>
      </w:rPr>
    </w:lvl>
    <w:lvl w:ilvl="1" w:tplc="9A5E7A4E">
      <w:start w:val="1"/>
      <w:numFmt w:val="bullet"/>
      <w:lvlText w:val="o"/>
      <w:lvlJc w:val="left"/>
      <w:pPr>
        <w:ind w:left="1440" w:hanging="360"/>
      </w:pPr>
      <w:rPr>
        <w:rFonts w:ascii="Courier New" w:hAnsi="Courier New" w:hint="default"/>
      </w:rPr>
    </w:lvl>
    <w:lvl w:ilvl="2" w:tplc="8E70CAA8">
      <w:start w:val="1"/>
      <w:numFmt w:val="bullet"/>
      <w:lvlText w:val=""/>
      <w:lvlJc w:val="left"/>
      <w:pPr>
        <w:ind w:left="2160" w:hanging="360"/>
      </w:pPr>
      <w:rPr>
        <w:rFonts w:ascii="Wingdings" w:hAnsi="Wingdings" w:hint="default"/>
      </w:rPr>
    </w:lvl>
    <w:lvl w:ilvl="3" w:tplc="135AC904">
      <w:start w:val="1"/>
      <w:numFmt w:val="bullet"/>
      <w:lvlText w:val=""/>
      <w:lvlJc w:val="left"/>
      <w:pPr>
        <w:ind w:left="2880" w:hanging="360"/>
      </w:pPr>
      <w:rPr>
        <w:rFonts w:ascii="Symbol" w:hAnsi="Symbol" w:hint="default"/>
      </w:rPr>
    </w:lvl>
    <w:lvl w:ilvl="4" w:tplc="22149EF4">
      <w:start w:val="1"/>
      <w:numFmt w:val="bullet"/>
      <w:lvlText w:val="o"/>
      <w:lvlJc w:val="left"/>
      <w:pPr>
        <w:ind w:left="3600" w:hanging="360"/>
      </w:pPr>
      <w:rPr>
        <w:rFonts w:ascii="Courier New" w:hAnsi="Courier New" w:hint="default"/>
      </w:rPr>
    </w:lvl>
    <w:lvl w:ilvl="5" w:tplc="8006060C">
      <w:start w:val="1"/>
      <w:numFmt w:val="bullet"/>
      <w:lvlText w:val=""/>
      <w:lvlJc w:val="left"/>
      <w:pPr>
        <w:ind w:left="4320" w:hanging="360"/>
      </w:pPr>
      <w:rPr>
        <w:rFonts w:ascii="Wingdings" w:hAnsi="Wingdings" w:hint="default"/>
      </w:rPr>
    </w:lvl>
    <w:lvl w:ilvl="6" w:tplc="69E26320">
      <w:start w:val="1"/>
      <w:numFmt w:val="bullet"/>
      <w:lvlText w:val=""/>
      <w:lvlJc w:val="left"/>
      <w:pPr>
        <w:ind w:left="5040" w:hanging="360"/>
      </w:pPr>
      <w:rPr>
        <w:rFonts w:ascii="Symbol" w:hAnsi="Symbol" w:hint="default"/>
      </w:rPr>
    </w:lvl>
    <w:lvl w:ilvl="7" w:tplc="43D82AA2">
      <w:start w:val="1"/>
      <w:numFmt w:val="bullet"/>
      <w:lvlText w:val="o"/>
      <w:lvlJc w:val="left"/>
      <w:pPr>
        <w:ind w:left="5760" w:hanging="360"/>
      </w:pPr>
      <w:rPr>
        <w:rFonts w:ascii="Courier New" w:hAnsi="Courier New" w:hint="default"/>
      </w:rPr>
    </w:lvl>
    <w:lvl w:ilvl="8" w:tplc="E53E42CA">
      <w:start w:val="1"/>
      <w:numFmt w:val="bullet"/>
      <w:lvlText w:val=""/>
      <w:lvlJc w:val="left"/>
      <w:pPr>
        <w:ind w:left="6480" w:hanging="360"/>
      </w:pPr>
      <w:rPr>
        <w:rFonts w:ascii="Wingdings" w:hAnsi="Wingdings" w:hint="default"/>
      </w:rPr>
    </w:lvl>
  </w:abstractNum>
  <w:abstractNum w:abstractNumId="86" w15:restartNumberingAfterBreak="0">
    <w:nsid w:val="275E0404"/>
    <w:multiLevelType w:val="multilevel"/>
    <w:tmpl w:val="8AD6A2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7CF798E"/>
    <w:multiLevelType w:val="multilevel"/>
    <w:tmpl w:val="0120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7FB7AA0"/>
    <w:multiLevelType w:val="multilevel"/>
    <w:tmpl w:val="4DC2A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8D5AAE1"/>
    <w:multiLevelType w:val="hybridMultilevel"/>
    <w:tmpl w:val="C780237A"/>
    <w:lvl w:ilvl="0" w:tplc="53344CD8">
      <w:start w:val="1"/>
      <w:numFmt w:val="bullet"/>
      <w:lvlText w:val=""/>
      <w:lvlJc w:val="left"/>
      <w:pPr>
        <w:ind w:left="720" w:hanging="360"/>
      </w:pPr>
      <w:rPr>
        <w:rFonts w:ascii="Symbol" w:hAnsi="Symbol" w:hint="default"/>
      </w:rPr>
    </w:lvl>
    <w:lvl w:ilvl="1" w:tplc="506225D4">
      <w:start w:val="1"/>
      <w:numFmt w:val="bullet"/>
      <w:lvlText w:val="o"/>
      <w:lvlJc w:val="left"/>
      <w:pPr>
        <w:ind w:left="1440" w:hanging="360"/>
      </w:pPr>
      <w:rPr>
        <w:rFonts w:ascii="Courier New" w:hAnsi="Courier New" w:hint="default"/>
      </w:rPr>
    </w:lvl>
    <w:lvl w:ilvl="2" w:tplc="77CC60B8">
      <w:start w:val="1"/>
      <w:numFmt w:val="bullet"/>
      <w:lvlText w:val=""/>
      <w:lvlJc w:val="left"/>
      <w:pPr>
        <w:ind w:left="2160" w:hanging="360"/>
      </w:pPr>
      <w:rPr>
        <w:rFonts w:ascii="Wingdings" w:hAnsi="Wingdings" w:hint="default"/>
      </w:rPr>
    </w:lvl>
    <w:lvl w:ilvl="3" w:tplc="E41CB68C">
      <w:start w:val="1"/>
      <w:numFmt w:val="bullet"/>
      <w:lvlText w:val=""/>
      <w:lvlJc w:val="left"/>
      <w:pPr>
        <w:ind w:left="2880" w:hanging="360"/>
      </w:pPr>
      <w:rPr>
        <w:rFonts w:ascii="Symbol" w:hAnsi="Symbol" w:hint="default"/>
      </w:rPr>
    </w:lvl>
    <w:lvl w:ilvl="4" w:tplc="B0BE0784">
      <w:start w:val="1"/>
      <w:numFmt w:val="bullet"/>
      <w:lvlText w:val="o"/>
      <w:lvlJc w:val="left"/>
      <w:pPr>
        <w:ind w:left="3600" w:hanging="360"/>
      </w:pPr>
      <w:rPr>
        <w:rFonts w:ascii="Courier New" w:hAnsi="Courier New" w:hint="default"/>
      </w:rPr>
    </w:lvl>
    <w:lvl w:ilvl="5" w:tplc="BF4C5E00">
      <w:start w:val="1"/>
      <w:numFmt w:val="bullet"/>
      <w:lvlText w:val=""/>
      <w:lvlJc w:val="left"/>
      <w:pPr>
        <w:ind w:left="4320" w:hanging="360"/>
      </w:pPr>
      <w:rPr>
        <w:rFonts w:ascii="Wingdings" w:hAnsi="Wingdings" w:hint="default"/>
      </w:rPr>
    </w:lvl>
    <w:lvl w:ilvl="6" w:tplc="89448430">
      <w:start w:val="1"/>
      <w:numFmt w:val="bullet"/>
      <w:lvlText w:val=""/>
      <w:lvlJc w:val="left"/>
      <w:pPr>
        <w:ind w:left="5040" w:hanging="360"/>
      </w:pPr>
      <w:rPr>
        <w:rFonts w:ascii="Symbol" w:hAnsi="Symbol" w:hint="default"/>
      </w:rPr>
    </w:lvl>
    <w:lvl w:ilvl="7" w:tplc="B36CE538">
      <w:start w:val="1"/>
      <w:numFmt w:val="bullet"/>
      <w:lvlText w:val="o"/>
      <w:lvlJc w:val="left"/>
      <w:pPr>
        <w:ind w:left="5760" w:hanging="360"/>
      </w:pPr>
      <w:rPr>
        <w:rFonts w:ascii="Courier New" w:hAnsi="Courier New" w:hint="default"/>
      </w:rPr>
    </w:lvl>
    <w:lvl w:ilvl="8" w:tplc="388CBF46">
      <w:start w:val="1"/>
      <w:numFmt w:val="bullet"/>
      <w:lvlText w:val=""/>
      <w:lvlJc w:val="left"/>
      <w:pPr>
        <w:ind w:left="6480" w:hanging="360"/>
      </w:pPr>
      <w:rPr>
        <w:rFonts w:ascii="Wingdings" w:hAnsi="Wingdings" w:hint="default"/>
      </w:rPr>
    </w:lvl>
  </w:abstractNum>
  <w:abstractNum w:abstractNumId="90" w15:restartNumberingAfterBreak="0">
    <w:nsid w:val="29DD76FF"/>
    <w:multiLevelType w:val="hybridMultilevel"/>
    <w:tmpl w:val="7186B0F8"/>
    <w:lvl w:ilvl="0" w:tplc="C7E8A200">
      <w:start w:val="1"/>
      <w:numFmt w:val="decimal"/>
      <w:lvlText w:val="%1."/>
      <w:lvlJc w:val="left"/>
      <w:pPr>
        <w:ind w:left="720" w:hanging="360"/>
      </w:pPr>
    </w:lvl>
    <w:lvl w:ilvl="1" w:tplc="5B22BD60">
      <w:start w:val="1"/>
      <w:numFmt w:val="lowerLetter"/>
      <w:lvlText w:val="%2."/>
      <w:lvlJc w:val="left"/>
      <w:pPr>
        <w:ind w:left="1440" w:hanging="360"/>
      </w:pPr>
    </w:lvl>
    <w:lvl w:ilvl="2" w:tplc="BE540F9A">
      <w:start w:val="1"/>
      <w:numFmt w:val="lowerRoman"/>
      <w:lvlText w:val="%3."/>
      <w:lvlJc w:val="right"/>
      <w:pPr>
        <w:ind w:left="2160" w:hanging="180"/>
      </w:pPr>
    </w:lvl>
    <w:lvl w:ilvl="3" w:tplc="05D04E02">
      <w:start w:val="1"/>
      <w:numFmt w:val="decimal"/>
      <w:lvlText w:val="%4."/>
      <w:lvlJc w:val="left"/>
      <w:pPr>
        <w:ind w:left="2880" w:hanging="360"/>
      </w:pPr>
    </w:lvl>
    <w:lvl w:ilvl="4" w:tplc="35101A9E">
      <w:start w:val="1"/>
      <w:numFmt w:val="lowerLetter"/>
      <w:lvlText w:val="%5."/>
      <w:lvlJc w:val="left"/>
      <w:pPr>
        <w:ind w:left="3600" w:hanging="360"/>
      </w:pPr>
    </w:lvl>
    <w:lvl w:ilvl="5" w:tplc="A9083D12">
      <w:start w:val="1"/>
      <w:numFmt w:val="lowerRoman"/>
      <w:lvlText w:val="%6."/>
      <w:lvlJc w:val="right"/>
      <w:pPr>
        <w:ind w:left="4320" w:hanging="180"/>
      </w:pPr>
    </w:lvl>
    <w:lvl w:ilvl="6" w:tplc="39BAE47E">
      <w:start w:val="1"/>
      <w:numFmt w:val="decimal"/>
      <w:lvlText w:val="%7."/>
      <w:lvlJc w:val="left"/>
      <w:pPr>
        <w:ind w:left="5040" w:hanging="360"/>
      </w:pPr>
    </w:lvl>
    <w:lvl w:ilvl="7" w:tplc="5B1CB642">
      <w:start w:val="1"/>
      <w:numFmt w:val="lowerLetter"/>
      <w:lvlText w:val="%8."/>
      <w:lvlJc w:val="left"/>
      <w:pPr>
        <w:ind w:left="5760" w:hanging="360"/>
      </w:pPr>
    </w:lvl>
    <w:lvl w:ilvl="8" w:tplc="6FB04050">
      <w:start w:val="1"/>
      <w:numFmt w:val="lowerRoman"/>
      <w:lvlText w:val="%9."/>
      <w:lvlJc w:val="right"/>
      <w:pPr>
        <w:ind w:left="6480" w:hanging="180"/>
      </w:pPr>
    </w:lvl>
  </w:abstractNum>
  <w:abstractNum w:abstractNumId="91" w15:restartNumberingAfterBreak="0">
    <w:nsid w:val="2A9563ED"/>
    <w:multiLevelType w:val="multilevel"/>
    <w:tmpl w:val="6B565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DC6960E"/>
    <w:multiLevelType w:val="hybridMultilevel"/>
    <w:tmpl w:val="73D4088A"/>
    <w:lvl w:ilvl="0" w:tplc="CEECCDFC">
      <w:start w:val="1"/>
      <w:numFmt w:val="bullet"/>
      <w:lvlText w:val=""/>
      <w:lvlJc w:val="left"/>
      <w:pPr>
        <w:ind w:left="720" w:hanging="360"/>
      </w:pPr>
      <w:rPr>
        <w:rFonts w:ascii="Symbol" w:hAnsi="Symbol" w:hint="default"/>
      </w:rPr>
    </w:lvl>
    <w:lvl w:ilvl="1" w:tplc="EEBA1E66">
      <w:start w:val="1"/>
      <w:numFmt w:val="bullet"/>
      <w:lvlText w:val="o"/>
      <w:lvlJc w:val="left"/>
      <w:pPr>
        <w:ind w:left="1440" w:hanging="360"/>
      </w:pPr>
      <w:rPr>
        <w:rFonts w:ascii="Courier New" w:hAnsi="Courier New" w:hint="default"/>
      </w:rPr>
    </w:lvl>
    <w:lvl w:ilvl="2" w:tplc="A2E0D5BE">
      <w:start w:val="1"/>
      <w:numFmt w:val="bullet"/>
      <w:lvlText w:val=""/>
      <w:lvlJc w:val="left"/>
      <w:pPr>
        <w:ind w:left="2160" w:hanging="360"/>
      </w:pPr>
      <w:rPr>
        <w:rFonts w:ascii="Wingdings" w:hAnsi="Wingdings" w:hint="default"/>
      </w:rPr>
    </w:lvl>
    <w:lvl w:ilvl="3" w:tplc="88E084D8">
      <w:start w:val="1"/>
      <w:numFmt w:val="bullet"/>
      <w:lvlText w:val=""/>
      <w:lvlJc w:val="left"/>
      <w:pPr>
        <w:ind w:left="2880" w:hanging="360"/>
      </w:pPr>
      <w:rPr>
        <w:rFonts w:ascii="Symbol" w:hAnsi="Symbol" w:hint="default"/>
      </w:rPr>
    </w:lvl>
    <w:lvl w:ilvl="4" w:tplc="D2246BF6">
      <w:start w:val="1"/>
      <w:numFmt w:val="bullet"/>
      <w:lvlText w:val="o"/>
      <w:lvlJc w:val="left"/>
      <w:pPr>
        <w:ind w:left="3600" w:hanging="360"/>
      </w:pPr>
      <w:rPr>
        <w:rFonts w:ascii="Courier New" w:hAnsi="Courier New" w:hint="default"/>
      </w:rPr>
    </w:lvl>
    <w:lvl w:ilvl="5" w:tplc="52F87C56">
      <w:start w:val="1"/>
      <w:numFmt w:val="bullet"/>
      <w:lvlText w:val=""/>
      <w:lvlJc w:val="left"/>
      <w:pPr>
        <w:ind w:left="4320" w:hanging="360"/>
      </w:pPr>
      <w:rPr>
        <w:rFonts w:ascii="Wingdings" w:hAnsi="Wingdings" w:hint="default"/>
      </w:rPr>
    </w:lvl>
    <w:lvl w:ilvl="6" w:tplc="906C1C14">
      <w:start w:val="1"/>
      <w:numFmt w:val="bullet"/>
      <w:lvlText w:val=""/>
      <w:lvlJc w:val="left"/>
      <w:pPr>
        <w:ind w:left="5040" w:hanging="360"/>
      </w:pPr>
      <w:rPr>
        <w:rFonts w:ascii="Symbol" w:hAnsi="Symbol" w:hint="default"/>
      </w:rPr>
    </w:lvl>
    <w:lvl w:ilvl="7" w:tplc="95E61126">
      <w:start w:val="1"/>
      <w:numFmt w:val="bullet"/>
      <w:lvlText w:val="o"/>
      <w:lvlJc w:val="left"/>
      <w:pPr>
        <w:ind w:left="5760" w:hanging="360"/>
      </w:pPr>
      <w:rPr>
        <w:rFonts w:ascii="Courier New" w:hAnsi="Courier New" w:hint="default"/>
      </w:rPr>
    </w:lvl>
    <w:lvl w:ilvl="8" w:tplc="206291DC">
      <w:start w:val="1"/>
      <w:numFmt w:val="bullet"/>
      <w:lvlText w:val=""/>
      <w:lvlJc w:val="left"/>
      <w:pPr>
        <w:ind w:left="6480" w:hanging="360"/>
      </w:pPr>
      <w:rPr>
        <w:rFonts w:ascii="Wingdings" w:hAnsi="Wingdings" w:hint="default"/>
      </w:rPr>
    </w:lvl>
  </w:abstractNum>
  <w:abstractNum w:abstractNumId="93" w15:restartNumberingAfterBreak="0">
    <w:nsid w:val="2E5936AF"/>
    <w:multiLevelType w:val="hybridMultilevel"/>
    <w:tmpl w:val="3A5C2D42"/>
    <w:lvl w:ilvl="0" w:tplc="C76E3AF6">
      <w:start w:val="1"/>
      <w:numFmt w:val="bullet"/>
      <w:lvlText w:val=""/>
      <w:lvlJc w:val="left"/>
      <w:pPr>
        <w:ind w:left="720" w:hanging="360"/>
      </w:pPr>
      <w:rPr>
        <w:rFonts w:ascii="Symbol" w:hAnsi="Symbol" w:hint="default"/>
      </w:rPr>
    </w:lvl>
    <w:lvl w:ilvl="1" w:tplc="7D9C3506">
      <w:start w:val="1"/>
      <w:numFmt w:val="bullet"/>
      <w:lvlText w:val="o"/>
      <w:lvlJc w:val="left"/>
      <w:pPr>
        <w:ind w:left="1440" w:hanging="360"/>
      </w:pPr>
      <w:rPr>
        <w:rFonts w:ascii="Courier New" w:hAnsi="Courier New" w:hint="default"/>
      </w:rPr>
    </w:lvl>
    <w:lvl w:ilvl="2" w:tplc="A8E62144">
      <w:start w:val="1"/>
      <w:numFmt w:val="bullet"/>
      <w:lvlText w:val=""/>
      <w:lvlJc w:val="left"/>
      <w:pPr>
        <w:ind w:left="2160" w:hanging="360"/>
      </w:pPr>
      <w:rPr>
        <w:rFonts w:ascii="Wingdings" w:hAnsi="Wingdings" w:hint="default"/>
      </w:rPr>
    </w:lvl>
    <w:lvl w:ilvl="3" w:tplc="798C6A2C">
      <w:start w:val="1"/>
      <w:numFmt w:val="bullet"/>
      <w:lvlText w:val=""/>
      <w:lvlJc w:val="left"/>
      <w:pPr>
        <w:ind w:left="2880" w:hanging="360"/>
      </w:pPr>
      <w:rPr>
        <w:rFonts w:ascii="Symbol" w:hAnsi="Symbol" w:hint="default"/>
      </w:rPr>
    </w:lvl>
    <w:lvl w:ilvl="4" w:tplc="BA36277A">
      <w:start w:val="1"/>
      <w:numFmt w:val="bullet"/>
      <w:lvlText w:val="o"/>
      <w:lvlJc w:val="left"/>
      <w:pPr>
        <w:ind w:left="3600" w:hanging="360"/>
      </w:pPr>
      <w:rPr>
        <w:rFonts w:ascii="Courier New" w:hAnsi="Courier New" w:hint="default"/>
      </w:rPr>
    </w:lvl>
    <w:lvl w:ilvl="5" w:tplc="D5C6B40A">
      <w:start w:val="1"/>
      <w:numFmt w:val="bullet"/>
      <w:lvlText w:val=""/>
      <w:lvlJc w:val="left"/>
      <w:pPr>
        <w:ind w:left="4320" w:hanging="360"/>
      </w:pPr>
      <w:rPr>
        <w:rFonts w:ascii="Wingdings" w:hAnsi="Wingdings" w:hint="default"/>
      </w:rPr>
    </w:lvl>
    <w:lvl w:ilvl="6" w:tplc="5A943CC0">
      <w:start w:val="1"/>
      <w:numFmt w:val="bullet"/>
      <w:lvlText w:val=""/>
      <w:lvlJc w:val="left"/>
      <w:pPr>
        <w:ind w:left="5040" w:hanging="360"/>
      </w:pPr>
      <w:rPr>
        <w:rFonts w:ascii="Symbol" w:hAnsi="Symbol" w:hint="default"/>
      </w:rPr>
    </w:lvl>
    <w:lvl w:ilvl="7" w:tplc="12CEB3E0">
      <w:start w:val="1"/>
      <w:numFmt w:val="bullet"/>
      <w:lvlText w:val="o"/>
      <w:lvlJc w:val="left"/>
      <w:pPr>
        <w:ind w:left="5760" w:hanging="360"/>
      </w:pPr>
      <w:rPr>
        <w:rFonts w:ascii="Courier New" w:hAnsi="Courier New" w:hint="default"/>
      </w:rPr>
    </w:lvl>
    <w:lvl w:ilvl="8" w:tplc="505647F6">
      <w:start w:val="1"/>
      <w:numFmt w:val="bullet"/>
      <w:lvlText w:val=""/>
      <w:lvlJc w:val="left"/>
      <w:pPr>
        <w:ind w:left="6480" w:hanging="360"/>
      </w:pPr>
      <w:rPr>
        <w:rFonts w:ascii="Wingdings" w:hAnsi="Wingdings" w:hint="default"/>
      </w:rPr>
    </w:lvl>
  </w:abstractNum>
  <w:abstractNum w:abstractNumId="94" w15:restartNumberingAfterBreak="0">
    <w:nsid w:val="2E6BE10C"/>
    <w:multiLevelType w:val="hybridMultilevel"/>
    <w:tmpl w:val="4586A8FC"/>
    <w:lvl w:ilvl="0" w:tplc="3EA25F68">
      <w:start w:val="1"/>
      <w:numFmt w:val="bullet"/>
      <w:lvlText w:val=""/>
      <w:lvlJc w:val="left"/>
      <w:pPr>
        <w:ind w:left="720" w:hanging="360"/>
      </w:pPr>
      <w:rPr>
        <w:rFonts w:ascii="Symbol" w:hAnsi="Symbol" w:hint="default"/>
      </w:rPr>
    </w:lvl>
    <w:lvl w:ilvl="1" w:tplc="B1BCF914">
      <w:start w:val="1"/>
      <w:numFmt w:val="bullet"/>
      <w:lvlText w:val="o"/>
      <w:lvlJc w:val="left"/>
      <w:pPr>
        <w:ind w:left="1440" w:hanging="360"/>
      </w:pPr>
      <w:rPr>
        <w:rFonts w:ascii="Courier New" w:hAnsi="Courier New" w:hint="default"/>
      </w:rPr>
    </w:lvl>
    <w:lvl w:ilvl="2" w:tplc="222A1934">
      <w:start w:val="1"/>
      <w:numFmt w:val="bullet"/>
      <w:lvlText w:val=""/>
      <w:lvlJc w:val="left"/>
      <w:pPr>
        <w:ind w:left="2160" w:hanging="360"/>
      </w:pPr>
      <w:rPr>
        <w:rFonts w:ascii="Wingdings" w:hAnsi="Wingdings" w:hint="default"/>
      </w:rPr>
    </w:lvl>
    <w:lvl w:ilvl="3" w:tplc="2424EDBE">
      <w:start w:val="1"/>
      <w:numFmt w:val="bullet"/>
      <w:lvlText w:val=""/>
      <w:lvlJc w:val="left"/>
      <w:pPr>
        <w:ind w:left="2880" w:hanging="360"/>
      </w:pPr>
      <w:rPr>
        <w:rFonts w:ascii="Symbol" w:hAnsi="Symbol" w:hint="default"/>
      </w:rPr>
    </w:lvl>
    <w:lvl w:ilvl="4" w:tplc="3F421CB6">
      <w:start w:val="1"/>
      <w:numFmt w:val="bullet"/>
      <w:lvlText w:val="o"/>
      <w:lvlJc w:val="left"/>
      <w:pPr>
        <w:ind w:left="3600" w:hanging="360"/>
      </w:pPr>
      <w:rPr>
        <w:rFonts w:ascii="Courier New" w:hAnsi="Courier New" w:hint="default"/>
      </w:rPr>
    </w:lvl>
    <w:lvl w:ilvl="5" w:tplc="FA949250">
      <w:start w:val="1"/>
      <w:numFmt w:val="bullet"/>
      <w:lvlText w:val=""/>
      <w:lvlJc w:val="left"/>
      <w:pPr>
        <w:ind w:left="4320" w:hanging="360"/>
      </w:pPr>
      <w:rPr>
        <w:rFonts w:ascii="Wingdings" w:hAnsi="Wingdings" w:hint="default"/>
      </w:rPr>
    </w:lvl>
    <w:lvl w:ilvl="6" w:tplc="740EE08E">
      <w:start w:val="1"/>
      <w:numFmt w:val="bullet"/>
      <w:lvlText w:val=""/>
      <w:lvlJc w:val="left"/>
      <w:pPr>
        <w:ind w:left="5040" w:hanging="360"/>
      </w:pPr>
      <w:rPr>
        <w:rFonts w:ascii="Symbol" w:hAnsi="Symbol" w:hint="default"/>
      </w:rPr>
    </w:lvl>
    <w:lvl w:ilvl="7" w:tplc="55528E02">
      <w:start w:val="1"/>
      <w:numFmt w:val="bullet"/>
      <w:lvlText w:val="o"/>
      <w:lvlJc w:val="left"/>
      <w:pPr>
        <w:ind w:left="5760" w:hanging="360"/>
      </w:pPr>
      <w:rPr>
        <w:rFonts w:ascii="Courier New" w:hAnsi="Courier New" w:hint="default"/>
      </w:rPr>
    </w:lvl>
    <w:lvl w:ilvl="8" w:tplc="86ACF8BE">
      <w:start w:val="1"/>
      <w:numFmt w:val="bullet"/>
      <w:lvlText w:val=""/>
      <w:lvlJc w:val="left"/>
      <w:pPr>
        <w:ind w:left="6480" w:hanging="360"/>
      </w:pPr>
      <w:rPr>
        <w:rFonts w:ascii="Wingdings" w:hAnsi="Wingdings" w:hint="default"/>
      </w:rPr>
    </w:lvl>
  </w:abstractNum>
  <w:abstractNum w:abstractNumId="95" w15:restartNumberingAfterBreak="0">
    <w:nsid w:val="2F172ADA"/>
    <w:multiLevelType w:val="hybridMultilevel"/>
    <w:tmpl w:val="FCE218A2"/>
    <w:lvl w:ilvl="0" w:tplc="77A6A93C">
      <w:start w:val="1"/>
      <w:numFmt w:val="decimal"/>
      <w:lvlText w:val="%1."/>
      <w:lvlJc w:val="left"/>
      <w:pPr>
        <w:ind w:left="720" w:hanging="360"/>
      </w:pPr>
    </w:lvl>
    <w:lvl w:ilvl="1" w:tplc="10F61526">
      <w:start w:val="1"/>
      <w:numFmt w:val="lowerLetter"/>
      <w:lvlText w:val="%2."/>
      <w:lvlJc w:val="left"/>
      <w:pPr>
        <w:ind w:left="1440" w:hanging="360"/>
      </w:pPr>
    </w:lvl>
    <w:lvl w:ilvl="2" w:tplc="CDE20690">
      <w:start w:val="1"/>
      <w:numFmt w:val="lowerRoman"/>
      <w:lvlText w:val="%3."/>
      <w:lvlJc w:val="right"/>
      <w:pPr>
        <w:ind w:left="2160" w:hanging="180"/>
      </w:pPr>
    </w:lvl>
    <w:lvl w:ilvl="3" w:tplc="10FA95C6">
      <w:start w:val="1"/>
      <w:numFmt w:val="decimal"/>
      <w:lvlText w:val="%4."/>
      <w:lvlJc w:val="left"/>
      <w:pPr>
        <w:ind w:left="2880" w:hanging="360"/>
      </w:pPr>
    </w:lvl>
    <w:lvl w:ilvl="4" w:tplc="77FA4C18">
      <w:start w:val="1"/>
      <w:numFmt w:val="lowerLetter"/>
      <w:lvlText w:val="%5."/>
      <w:lvlJc w:val="left"/>
      <w:pPr>
        <w:ind w:left="3600" w:hanging="360"/>
      </w:pPr>
    </w:lvl>
    <w:lvl w:ilvl="5" w:tplc="B3C649AC">
      <w:start w:val="1"/>
      <w:numFmt w:val="lowerRoman"/>
      <w:lvlText w:val="%6."/>
      <w:lvlJc w:val="right"/>
      <w:pPr>
        <w:ind w:left="4320" w:hanging="180"/>
      </w:pPr>
    </w:lvl>
    <w:lvl w:ilvl="6" w:tplc="B8C87E5C">
      <w:start w:val="1"/>
      <w:numFmt w:val="decimal"/>
      <w:lvlText w:val="%7."/>
      <w:lvlJc w:val="left"/>
      <w:pPr>
        <w:ind w:left="5040" w:hanging="360"/>
      </w:pPr>
    </w:lvl>
    <w:lvl w:ilvl="7" w:tplc="1D024F88">
      <w:start w:val="1"/>
      <w:numFmt w:val="lowerLetter"/>
      <w:lvlText w:val="%8."/>
      <w:lvlJc w:val="left"/>
      <w:pPr>
        <w:ind w:left="5760" w:hanging="360"/>
      </w:pPr>
    </w:lvl>
    <w:lvl w:ilvl="8" w:tplc="7258F5C0">
      <w:start w:val="1"/>
      <w:numFmt w:val="lowerRoman"/>
      <w:lvlText w:val="%9."/>
      <w:lvlJc w:val="right"/>
      <w:pPr>
        <w:ind w:left="6480" w:hanging="180"/>
      </w:pPr>
    </w:lvl>
  </w:abstractNum>
  <w:abstractNum w:abstractNumId="96" w15:restartNumberingAfterBreak="0">
    <w:nsid w:val="2FC8C38A"/>
    <w:multiLevelType w:val="hybridMultilevel"/>
    <w:tmpl w:val="CE44AE9C"/>
    <w:lvl w:ilvl="0" w:tplc="106C4040">
      <w:start w:val="1"/>
      <w:numFmt w:val="bullet"/>
      <w:lvlText w:val=""/>
      <w:lvlJc w:val="left"/>
      <w:pPr>
        <w:ind w:left="720" w:hanging="360"/>
      </w:pPr>
      <w:rPr>
        <w:rFonts w:ascii="Symbol" w:hAnsi="Symbol" w:hint="default"/>
      </w:rPr>
    </w:lvl>
    <w:lvl w:ilvl="1" w:tplc="44E2F054">
      <w:start w:val="1"/>
      <w:numFmt w:val="bullet"/>
      <w:lvlText w:val="o"/>
      <w:lvlJc w:val="left"/>
      <w:pPr>
        <w:ind w:left="1440" w:hanging="360"/>
      </w:pPr>
      <w:rPr>
        <w:rFonts w:ascii="Courier New" w:hAnsi="Courier New" w:hint="default"/>
      </w:rPr>
    </w:lvl>
    <w:lvl w:ilvl="2" w:tplc="896C6C30">
      <w:start w:val="1"/>
      <w:numFmt w:val="bullet"/>
      <w:lvlText w:val=""/>
      <w:lvlJc w:val="left"/>
      <w:pPr>
        <w:ind w:left="2160" w:hanging="360"/>
      </w:pPr>
      <w:rPr>
        <w:rFonts w:ascii="Wingdings" w:hAnsi="Wingdings" w:hint="default"/>
      </w:rPr>
    </w:lvl>
    <w:lvl w:ilvl="3" w:tplc="DE760776">
      <w:start w:val="1"/>
      <w:numFmt w:val="bullet"/>
      <w:lvlText w:val=""/>
      <w:lvlJc w:val="left"/>
      <w:pPr>
        <w:ind w:left="2880" w:hanging="360"/>
      </w:pPr>
      <w:rPr>
        <w:rFonts w:ascii="Symbol" w:hAnsi="Symbol" w:hint="default"/>
      </w:rPr>
    </w:lvl>
    <w:lvl w:ilvl="4" w:tplc="A8042D3E">
      <w:start w:val="1"/>
      <w:numFmt w:val="bullet"/>
      <w:lvlText w:val="o"/>
      <w:lvlJc w:val="left"/>
      <w:pPr>
        <w:ind w:left="3600" w:hanging="360"/>
      </w:pPr>
      <w:rPr>
        <w:rFonts w:ascii="Courier New" w:hAnsi="Courier New" w:hint="default"/>
      </w:rPr>
    </w:lvl>
    <w:lvl w:ilvl="5" w:tplc="F7E84288">
      <w:start w:val="1"/>
      <w:numFmt w:val="bullet"/>
      <w:lvlText w:val=""/>
      <w:lvlJc w:val="left"/>
      <w:pPr>
        <w:ind w:left="4320" w:hanging="360"/>
      </w:pPr>
      <w:rPr>
        <w:rFonts w:ascii="Wingdings" w:hAnsi="Wingdings" w:hint="default"/>
      </w:rPr>
    </w:lvl>
    <w:lvl w:ilvl="6" w:tplc="EFD8CBEE">
      <w:start w:val="1"/>
      <w:numFmt w:val="bullet"/>
      <w:lvlText w:val=""/>
      <w:lvlJc w:val="left"/>
      <w:pPr>
        <w:ind w:left="5040" w:hanging="360"/>
      </w:pPr>
      <w:rPr>
        <w:rFonts w:ascii="Symbol" w:hAnsi="Symbol" w:hint="default"/>
      </w:rPr>
    </w:lvl>
    <w:lvl w:ilvl="7" w:tplc="0FB4A89E">
      <w:start w:val="1"/>
      <w:numFmt w:val="bullet"/>
      <w:lvlText w:val="o"/>
      <w:lvlJc w:val="left"/>
      <w:pPr>
        <w:ind w:left="5760" w:hanging="360"/>
      </w:pPr>
      <w:rPr>
        <w:rFonts w:ascii="Courier New" w:hAnsi="Courier New" w:hint="default"/>
      </w:rPr>
    </w:lvl>
    <w:lvl w:ilvl="8" w:tplc="61820D3C">
      <w:start w:val="1"/>
      <w:numFmt w:val="bullet"/>
      <w:lvlText w:val=""/>
      <w:lvlJc w:val="left"/>
      <w:pPr>
        <w:ind w:left="6480" w:hanging="360"/>
      </w:pPr>
      <w:rPr>
        <w:rFonts w:ascii="Wingdings" w:hAnsi="Wingdings" w:hint="default"/>
      </w:rPr>
    </w:lvl>
  </w:abstractNum>
  <w:abstractNum w:abstractNumId="97" w15:restartNumberingAfterBreak="0">
    <w:nsid w:val="2FD1AC2A"/>
    <w:multiLevelType w:val="hybridMultilevel"/>
    <w:tmpl w:val="C3BCB814"/>
    <w:lvl w:ilvl="0" w:tplc="5B822732">
      <w:start w:val="1"/>
      <w:numFmt w:val="bullet"/>
      <w:lvlText w:val=""/>
      <w:lvlJc w:val="left"/>
      <w:pPr>
        <w:ind w:left="720" w:hanging="360"/>
      </w:pPr>
      <w:rPr>
        <w:rFonts w:ascii="Symbol" w:hAnsi="Symbol" w:hint="default"/>
      </w:rPr>
    </w:lvl>
    <w:lvl w:ilvl="1" w:tplc="2D686BD2">
      <w:start w:val="1"/>
      <w:numFmt w:val="bullet"/>
      <w:lvlText w:val="o"/>
      <w:lvlJc w:val="left"/>
      <w:pPr>
        <w:ind w:left="1440" w:hanging="360"/>
      </w:pPr>
      <w:rPr>
        <w:rFonts w:ascii="Courier New" w:hAnsi="Courier New" w:hint="default"/>
      </w:rPr>
    </w:lvl>
    <w:lvl w:ilvl="2" w:tplc="B2BE9184">
      <w:start w:val="1"/>
      <w:numFmt w:val="bullet"/>
      <w:lvlText w:val=""/>
      <w:lvlJc w:val="left"/>
      <w:pPr>
        <w:ind w:left="2160" w:hanging="360"/>
      </w:pPr>
      <w:rPr>
        <w:rFonts w:ascii="Wingdings" w:hAnsi="Wingdings" w:hint="default"/>
      </w:rPr>
    </w:lvl>
    <w:lvl w:ilvl="3" w:tplc="F6AA7B62">
      <w:start w:val="1"/>
      <w:numFmt w:val="bullet"/>
      <w:lvlText w:val=""/>
      <w:lvlJc w:val="left"/>
      <w:pPr>
        <w:ind w:left="2880" w:hanging="360"/>
      </w:pPr>
      <w:rPr>
        <w:rFonts w:ascii="Symbol" w:hAnsi="Symbol" w:hint="default"/>
      </w:rPr>
    </w:lvl>
    <w:lvl w:ilvl="4" w:tplc="FB9ACB20">
      <w:start w:val="1"/>
      <w:numFmt w:val="bullet"/>
      <w:lvlText w:val="o"/>
      <w:lvlJc w:val="left"/>
      <w:pPr>
        <w:ind w:left="3600" w:hanging="360"/>
      </w:pPr>
      <w:rPr>
        <w:rFonts w:ascii="Courier New" w:hAnsi="Courier New" w:hint="default"/>
      </w:rPr>
    </w:lvl>
    <w:lvl w:ilvl="5" w:tplc="41C4813A">
      <w:start w:val="1"/>
      <w:numFmt w:val="bullet"/>
      <w:lvlText w:val=""/>
      <w:lvlJc w:val="left"/>
      <w:pPr>
        <w:ind w:left="4320" w:hanging="360"/>
      </w:pPr>
      <w:rPr>
        <w:rFonts w:ascii="Wingdings" w:hAnsi="Wingdings" w:hint="default"/>
      </w:rPr>
    </w:lvl>
    <w:lvl w:ilvl="6" w:tplc="16787358">
      <w:start w:val="1"/>
      <w:numFmt w:val="bullet"/>
      <w:lvlText w:val=""/>
      <w:lvlJc w:val="left"/>
      <w:pPr>
        <w:ind w:left="5040" w:hanging="360"/>
      </w:pPr>
      <w:rPr>
        <w:rFonts w:ascii="Symbol" w:hAnsi="Symbol" w:hint="default"/>
      </w:rPr>
    </w:lvl>
    <w:lvl w:ilvl="7" w:tplc="6342543C">
      <w:start w:val="1"/>
      <w:numFmt w:val="bullet"/>
      <w:lvlText w:val="o"/>
      <w:lvlJc w:val="left"/>
      <w:pPr>
        <w:ind w:left="5760" w:hanging="360"/>
      </w:pPr>
      <w:rPr>
        <w:rFonts w:ascii="Courier New" w:hAnsi="Courier New" w:hint="default"/>
      </w:rPr>
    </w:lvl>
    <w:lvl w:ilvl="8" w:tplc="E5D00982">
      <w:start w:val="1"/>
      <w:numFmt w:val="bullet"/>
      <w:lvlText w:val=""/>
      <w:lvlJc w:val="left"/>
      <w:pPr>
        <w:ind w:left="6480" w:hanging="360"/>
      </w:pPr>
      <w:rPr>
        <w:rFonts w:ascii="Wingdings" w:hAnsi="Wingdings" w:hint="default"/>
      </w:rPr>
    </w:lvl>
  </w:abstractNum>
  <w:abstractNum w:abstractNumId="98" w15:restartNumberingAfterBreak="0">
    <w:nsid w:val="2FE8D761"/>
    <w:multiLevelType w:val="hybridMultilevel"/>
    <w:tmpl w:val="A2F402CC"/>
    <w:lvl w:ilvl="0" w:tplc="CB285D78">
      <w:start w:val="1"/>
      <w:numFmt w:val="bullet"/>
      <w:lvlText w:val=""/>
      <w:lvlJc w:val="left"/>
      <w:pPr>
        <w:ind w:left="720" w:hanging="360"/>
      </w:pPr>
      <w:rPr>
        <w:rFonts w:ascii="Symbol" w:hAnsi="Symbol" w:hint="default"/>
      </w:rPr>
    </w:lvl>
    <w:lvl w:ilvl="1" w:tplc="50229BFC">
      <w:start w:val="1"/>
      <w:numFmt w:val="bullet"/>
      <w:lvlText w:val="o"/>
      <w:lvlJc w:val="left"/>
      <w:pPr>
        <w:ind w:left="1440" w:hanging="360"/>
      </w:pPr>
      <w:rPr>
        <w:rFonts w:ascii="Courier New" w:hAnsi="Courier New" w:hint="default"/>
      </w:rPr>
    </w:lvl>
    <w:lvl w:ilvl="2" w:tplc="8B4C85FC">
      <w:start w:val="1"/>
      <w:numFmt w:val="bullet"/>
      <w:lvlText w:val=""/>
      <w:lvlJc w:val="left"/>
      <w:pPr>
        <w:ind w:left="2160" w:hanging="360"/>
      </w:pPr>
      <w:rPr>
        <w:rFonts w:ascii="Wingdings" w:hAnsi="Wingdings" w:hint="default"/>
      </w:rPr>
    </w:lvl>
    <w:lvl w:ilvl="3" w:tplc="75E2ECF0">
      <w:start w:val="1"/>
      <w:numFmt w:val="bullet"/>
      <w:lvlText w:val=""/>
      <w:lvlJc w:val="left"/>
      <w:pPr>
        <w:ind w:left="2880" w:hanging="360"/>
      </w:pPr>
      <w:rPr>
        <w:rFonts w:ascii="Symbol" w:hAnsi="Symbol" w:hint="default"/>
      </w:rPr>
    </w:lvl>
    <w:lvl w:ilvl="4" w:tplc="6480EB84">
      <w:start w:val="1"/>
      <w:numFmt w:val="bullet"/>
      <w:lvlText w:val="o"/>
      <w:lvlJc w:val="left"/>
      <w:pPr>
        <w:ind w:left="3600" w:hanging="360"/>
      </w:pPr>
      <w:rPr>
        <w:rFonts w:ascii="Courier New" w:hAnsi="Courier New" w:hint="default"/>
      </w:rPr>
    </w:lvl>
    <w:lvl w:ilvl="5" w:tplc="B6D6A1CE">
      <w:start w:val="1"/>
      <w:numFmt w:val="bullet"/>
      <w:lvlText w:val=""/>
      <w:lvlJc w:val="left"/>
      <w:pPr>
        <w:ind w:left="4320" w:hanging="360"/>
      </w:pPr>
      <w:rPr>
        <w:rFonts w:ascii="Wingdings" w:hAnsi="Wingdings" w:hint="default"/>
      </w:rPr>
    </w:lvl>
    <w:lvl w:ilvl="6" w:tplc="F1EEDBFA">
      <w:start w:val="1"/>
      <w:numFmt w:val="bullet"/>
      <w:lvlText w:val=""/>
      <w:lvlJc w:val="left"/>
      <w:pPr>
        <w:ind w:left="5040" w:hanging="360"/>
      </w:pPr>
      <w:rPr>
        <w:rFonts w:ascii="Symbol" w:hAnsi="Symbol" w:hint="default"/>
      </w:rPr>
    </w:lvl>
    <w:lvl w:ilvl="7" w:tplc="AB1E3D18">
      <w:start w:val="1"/>
      <w:numFmt w:val="bullet"/>
      <w:lvlText w:val="o"/>
      <w:lvlJc w:val="left"/>
      <w:pPr>
        <w:ind w:left="5760" w:hanging="360"/>
      </w:pPr>
      <w:rPr>
        <w:rFonts w:ascii="Courier New" w:hAnsi="Courier New" w:hint="default"/>
      </w:rPr>
    </w:lvl>
    <w:lvl w:ilvl="8" w:tplc="17185592">
      <w:start w:val="1"/>
      <w:numFmt w:val="bullet"/>
      <w:lvlText w:val=""/>
      <w:lvlJc w:val="left"/>
      <w:pPr>
        <w:ind w:left="6480" w:hanging="360"/>
      </w:pPr>
      <w:rPr>
        <w:rFonts w:ascii="Wingdings" w:hAnsi="Wingdings" w:hint="default"/>
      </w:rPr>
    </w:lvl>
  </w:abstractNum>
  <w:abstractNum w:abstractNumId="99" w15:restartNumberingAfterBreak="0">
    <w:nsid w:val="3028227E"/>
    <w:multiLevelType w:val="multilevel"/>
    <w:tmpl w:val="0D12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06043AB"/>
    <w:multiLevelType w:val="hybridMultilevel"/>
    <w:tmpl w:val="EE3ACCD6"/>
    <w:lvl w:ilvl="0" w:tplc="B434DA4A">
      <w:start w:val="1"/>
      <w:numFmt w:val="bullet"/>
      <w:lvlText w:val=""/>
      <w:lvlJc w:val="left"/>
      <w:pPr>
        <w:ind w:left="720" w:hanging="360"/>
      </w:pPr>
      <w:rPr>
        <w:rFonts w:ascii="Symbol" w:hAnsi="Symbol" w:hint="default"/>
      </w:rPr>
    </w:lvl>
    <w:lvl w:ilvl="1" w:tplc="C2FA7C6E">
      <w:start w:val="1"/>
      <w:numFmt w:val="bullet"/>
      <w:lvlText w:val="o"/>
      <w:lvlJc w:val="left"/>
      <w:pPr>
        <w:ind w:left="1440" w:hanging="360"/>
      </w:pPr>
      <w:rPr>
        <w:rFonts w:ascii="Courier New" w:hAnsi="Courier New" w:hint="default"/>
      </w:rPr>
    </w:lvl>
    <w:lvl w:ilvl="2" w:tplc="EC4486E4">
      <w:start w:val="1"/>
      <w:numFmt w:val="bullet"/>
      <w:lvlText w:val=""/>
      <w:lvlJc w:val="left"/>
      <w:pPr>
        <w:ind w:left="2160" w:hanging="360"/>
      </w:pPr>
      <w:rPr>
        <w:rFonts w:ascii="Wingdings" w:hAnsi="Wingdings" w:hint="default"/>
      </w:rPr>
    </w:lvl>
    <w:lvl w:ilvl="3" w:tplc="6AFCE0A0">
      <w:start w:val="1"/>
      <w:numFmt w:val="bullet"/>
      <w:lvlText w:val=""/>
      <w:lvlJc w:val="left"/>
      <w:pPr>
        <w:ind w:left="2880" w:hanging="360"/>
      </w:pPr>
      <w:rPr>
        <w:rFonts w:ascii="Symbol" w:hAnsi="Symbol" w:hint="default"/>
      </w:rPr>
    </w:lvl>
    <w:lvl w:ilvl="4" w:tplc="D838690A">
      <w:start w:val="1"/>
      <w:numFmt w:val="bullet"/>
      <w:lvlText w:val="o"/>
      <w:lvlJc w:val="left"/>
      <w:pPr>
        <w:ind w:left="3600" w:hanging="360"/>
      </w:pPr>
      <w:rPr>
        <w:rFonts w:ascii="Courier New" w:hAnsi="Courier New" w:hint="default"/>
      </w:rPr>
    </w:lvl>
    <w:lvl w:ilvl="5" w:tplc="43B4B232">
      <w:start w:val="1"/>
      <w:numFmt w:val="bullet"/>
      <w:lvlText w:val=""/>
      <w:lvlJc w:val="left"/>
      <w:pPr>
        <w:ind w:left="4320" w:hanging="360"/>
      </w:pPr>
      <w:rPr>
        <w:rFonts w:ascii="Wingdings" w:hAnsi="Wingdings" w:hint="default"/>
      </w:rPr>
    </w:lvl>
    <w:lvl w:ilvl="6" w:tplc="A3D0F524">
      <w:start w:val="1"/>
      <w:numFmt w:val="bullet"/>
      <w:lvlText w:val=""/>
      <w:lvlJc w:val="left"/>
      <w:pPr>
        <w:ind w:left="5040" w:hanging="360"/>
      </w:pPr>
      <w:rPr>
        <w:rFonts w:ascii="Symbol" w:hAnsi="Symbol" w:hint="default"/>
      </w:rPr>
    </w:lvl>
    <w:lvl w:ilvl="7" w:tplc="F9F0F0B2">
      <w:start w:val="1"/>
      <w:numFmt w:val="bullet"/>
      <w:lvlText w:val="o"/>
      <w:lvlJc w:val="left"/>
      <w:pPr>
        <w:ind w:left="5760" w:hanging="360"/>
      </w:pPr>
      <w:rPr>
        <w:rFonts w:ascii="Courier New" w:hAnsi="Courier New" w:hint="default"/>
      </w:rPr>
    </w:lvl>
    <w:lvl w:ilvl="8" w:tplc="806E6FFC">
      <w:start w:val="1"/>
      <w:numFmt w:val="bullet"/>
      <w:lvlText w:val=""/>
      <w:lvlJc w:val="left"/>
      <w:pPr>
        <w:ind w:left="6480" w:hanging="360"/>
      </w:pPr>
      <w:rPr>
        <w:rFonts w:ascii="Wingdings" w:hAnsi="Wingdings" w:hint="default"/>
      </w:rPr>
    </w:lvl>
  </w:abstractNum>
  <w:abstractNum w:abstractNumId="101" w15:restartNumberingAfterBreak="0">
    <w:nsid w:val="30FA1A83"/>
    <w:multiLevelType w:val="multilevel"/>
    <w:tmpl w:val="7FA0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26E65CD"/>
    <w:multiLevelType w:val="hybridMultilevel"/>
    <w:tmpl w:val="3C0045C4"/>
    <w:lvl w:ilvl="0" w:tplc="ED9895F2">
      <w:start w:val="1"/>
      <w:numFmt w:val="bullet"/>
      <w:lvlText w:val=""/>
      <w:lvlJc w:val="left"/>
      <w:pPr>
        <w:ind w:left="720" w:hanging="360"/>
      </w:pPr>
      <w:rPr>
        <w:rFonts w:ascii="Symbol" w:hAnsi="Symbol" w:hint="default"/>
      </w:rPr>
    </w:lvl>
    <w:lvl w:ilvl="1" w:tplc="F3F8F41A">
      <w:start w:val="1"/>
      <w:numFmt w:val="bullet"/>
      <w:lvlText w:val="o"/>
      <w:lvlJc w:val="left"/>
      <w:pPr>
        <w:ind w:left="1440" w:hanging="360"/>
      </w:pPr>
      <w:rPr>
        <w:rFonts w:ascii="Courier New" w:hAnsi="Courier New" w:hint="default"/>
      </w:rPr>
    </w:lvl>
    <w:lvl w:ilvl="2" w:tplc="2ECA6DE4">
      <w:start w:val="1"/>
      <w:numFmt w:val="bullet"/>
      <w:lvlText w:val=""/>
      <w:lvlJc w:val="left"/>
      <w:pPr>
        <w:ind w:left="2160" w:hanging="360"/>
      </w:pPr>
      <w:rPr>
        <w:rFonts w:ascii="Wingdings" w:hAnsi="Wingdings" w:hint="default"/>
      </w:rPr>
    </w:lvl>
    <w:lvl w:ilvl="3" w:tplc="5E30D750">
      <w:start w:val="1"/>
      <w:numFmt w:val="bullet"/>
      <w:lvlText w:val=""/>
      <w:lvlJc w:val="left"/>
      <w:pPr>
        <w:ind w:left="2880" w:hanging="360"/>
      </w:pPr>
      <w:rPr>
        <w:rFonts w:ascii="Symbol" w:hAnsi="Symbol" w:hint="default"/>
      </w:rPr>
    </w:lvl>
    <w:lvl w:ilvl="4" w:tplc="91B2F12E">
      <w:start w:val="1"/>
      <w:numFmt w:val="bullet"/>
      <w:lvlText w:val="o"/>
      <w:lvlJc w:val="left"/>
      <w:pPr>
        <w:ind w:left="3600" w:hanging="360"/>
      </w:pPr>
      <w:rPr>
        <w:rFonts w:ascii="Courier New" w:hAnsi="Courier New" w:hint="default"/>
      </w:rPr>
    </w:lvl>
    <w:lvl w:ilvl="5" w:tplc="0B005750">
      <w:start w:val="1"/>
      <w:numFmt w:val="bullet"/>
      <w:lvlText w:val=""/>
      <w:lvlJc w:val="left"/>
      <w:pPr>
        <w:ind w:left="4320" w:hanging="360"/>
      </w:pPr>
      <w:rPr>
        <w:rFonts w:ascii="Wingdings" w:hAnsi="Wingdings" w:hint="default"/>
      </w:rPr>
    </w:lvl>
    <w:lvl w:ilvl="6" w:tplc="0658A49A">
      <w:start w:val="1"/>
      <w:numFmt w:val="bullet"/>
      <w:lvlText w:val=""/>
      <w:lvlJc w:val="left"/>
      <w:pPr>
        <w:ind w:left="5040" w:hanging="360"/>
      </w:pPr>
      <w:rPr>
        <w:rFonts w:ascii="Symbol" w:hAnsi="Symbol" w:hint="default"/>
      </w:rPr>
    </w:lvl>
    <w:lvl w:ilvl="7" w:tplc="3CAE642A">
      <w:start w:val="1"/>
      <w:numFmt w:val="bullet"/>
      <w:lvlText w:val="o"/>
      <w:lvlJc w:val="left"/>
      <w:pPr>
        <w:ind w:left="5760" w:hanging="360"/>
      </w:pPr>
      <w:rPr>
        <w:rFonts w:ascii="Courier New" w:hAnsi="Courier New" w:hint="default"/>
      </w:rPr>
    </w:lvl>
    <w:lvl w:ilvl="8" w:tplc="3AD20BEE">
      <w:start w:val="1"/>
      <w:numFmt w:val="bullet"/>
      <w:lvlText w:val=""/>
      <w:lvlJc w:val="left"/>
      <w:pPr>
        <w:ind w:left="6480" w:hanging="360"/>
      </w:pPr>
      <w:rPr>
        <w:rFonts w:ascii="Wingdings" w:hAnsi="Wingdings" w:hint="default"/>
      </w:rPr>
    </w:lvl>
  </w:abstractNum>
  <w:abstractNum w:abstractNumId="103" w15:restartNumberingAfterBreak="0">
    <w:nsid w:val="32E07FFB"/>
    <w:multiLevelType w:val="multilevel"/>
    <w:tmpl w:val="19BA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30F0491"/>
    <w:multiLevelType w:val="multilevel"/>
    <w:tmpl w:val="C8CE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41004D0"/>
    <w:multiLevelType w:val="multilevel"/>
    <w:tmpl w:val="B00A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4295557"/>
    <w:multiLevelType w:val="multilevel"/>
    <w:tmpl w:val="7B088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4891C98"/>
    <w:multiLevelType w:val="multilevel"/>
    <w:tmpl w:val="3C84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4A763D0"/>
    <w:multiLevelType w:val="hybridMultilevel"/>
    <w:tmpl w:val="2208197A"/>
    <w:lvl w:ilvl="0" w:tplc="D0EC86A8">
      <w:start w:val="1"/>
      <w:numFmt w:val="bullet"/>
      <w:lvlText w:val=""/>
      <w:lvlJc w:val="left"/>
      <w:pPr>
        <w:ind w:left="720" w:hanging="360"/>
      </w:pPr>
      <w:rPr>
        <w:rFonts w:ascii="Symbol" w:hAnsi="Symbol" w:hint="default"/>
      </w:rPr>
    </w:lvl>
    <w:lvl w:ilvl="1" w:tplc="52B204DA">
      <w:start w:val="1"/>
      <w:numFmt w:val="bullet"/>
      <w:lvlText w:val="o"/>
      <w:lvlJc w:val="left"/>
      <w:pPr>
        <w:ind w:left="1440" w:hanging="360"/>
      </w:pPr>
      <w:rPr>
        <w:rFonts w:ascii="Courier New" w:hAnsi="Courier New" w:hint="default"/>
      </w:rPr>
    </w:lvl>
    <w:lvl w:ilvl="2" w:tplc="6E80C024">
      <w:start w:val="1"/>
      <w:numFmt w:val="bullet"/>
      <w:lvlText w:val=""/>
      <w:lvlJc w:val="left"/>
      <w:pPr>
        <w:ind w:left="2160" w:hanging="360"/>
      </w:pPr>
      <w:rPr>
        <w:rFonts w:ascii="Wingdings" w:hAnsi="Wingdings" w:hint="default"/>
      </w:rPr>
    </w:lvl>
    <w:lvl w:ilvl="3" w:tplc="BC6E67D8">
      <w:start w:val="1"/>
      <w:numFmt w:val="bullet"/>
      <w:lvlText w:val=""/>
      <w:lvlJc w:val="left"/>
      <w:pPr>
        <w:ind w:left="2880" w:hanging="360"/>
      </w:pPr>
      <w:rPr>
        <w:rFonts w:ascii="Symbol" w:hAnsi="Symbol" w:hint="default"/>
      </w:rPr>
    </w:lvl>
    <w:lvl w:ilvl="4" w:tplc="1FAEAC10">
      <w:start w:val="1"/>
      <w:numFmt w:val="bullet"/>
      <w:lvlText w:val="o"/>
      <w:lvlJc w:val="left"/>
      <w:pPr>
        <w:ind w:left="3600" w:hanging="360"/>
      </w:pPr>
      <w:rPr>
        <w:rFonts w:ascii="Courier New" w:hAnsi="Courier New" w:hint="default"/>
      </w:rPr>
    </w:lvl>
    <w:lvl w:ilvl="5" w:tplc="72A6EA04">
      <w:start w:val="1"/>
      <w:numFmt w:val="bullet"/>
      <w:lvlText w:val=""/>
      <w:lvlJc w:val="left"/>
      <w:pPr>
        <w:ind w:left="4320" w:hanging="360"/>
      </w:pPr>
      <w:rPr>
        <w:rFonts w:ascii="Wingdings" w:hAnsi="Wingdings" w:hint="default"/>
      </w:rPr>
    </w:lvl>
    <w:lvl w:ilvl="6" w:tplc="3D241F50">
      <w:start w:val="1"/>
      <w:numFmt w:val="bullet"/>
      <w:lvlText w:val=""/>
      <w:lvlJc w:val="left"/>
      <w:pPr>
        <w:ind w:left="5040" w:hanging="360"/>
      </w:pPr>
      <w:rPr>
        <w:rFonts w:ascii="Symbol" w:hAnsi="Symbol" w:hint="default"/>
      </w:rPr>
    </w:lvl>
    <w:lvl w:ilvl="7" w:tplc="9D0A3208">
      <w:start w:val="1"/>
      <w:numFmt w:val="bullet"/>
      <w:lvlText w:val="o"/>
      <w:lvlJc w:val="left"/>
      <w:pPr>
        <w:ind w:left="5760" w:hanging="360"/>
      </w:pPr>
      <w:rPr>
        <w:rFonts w:ascii="Courier New" w:hAnsi="Courier New" w:hint="default"/>
      </w:rPr>
    </w:lvl>
    <w:lvl w:ilvl="8" w:tplc="C060D3FA">
      <w:start w:val="1"/>
      <w:numFmt w:val="bullet"/>
      <w:lvlText w:val=""/>
      <w:lvlJc w:val="left"/>
      <w:pPr>
        <w:ind w:left="6480" w:hanging="360"/>
      </w:pPr>
      <w:rPr>
        <w:rFonts w:ascii="Wingdings" w:hAnsi="Wingdings" w:hint="default"/>
      </w:rPr>
    </w:lvl>
  </w:abstractNum>
  <w:abstractNum w:abstractNumId="109" w15:restartNumberingAfterBreak="0">
    <w:nsid w:val="34B1165E"/>
    <w:multiLevelType w:val="multilevel"/>
    <w:tmpl w:val="7DD8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4BCFE58"/>
    <w:multiLevelType w:val="hybridMultilevel"/>
    <w:tmpl w:val="8284705C"/>
    <w:lvl w:ilvl="0" w:tplc="FEB28F10">
      <w:start w:val="1"/>
      <w:numFmt w:val="bullet"/>
      <w:lvlText w:val=""/>
      <w:lvlJc w:val="left"/>
      <w:pPr>
        <w:ind w:left="720" w:hanging="360"/>
      </w:pPr>
      <w:rPr>
        <w:rFonts w:ascii="Symbol" w:hAnsi="Symbol" w:hint="default"/>
      </w:rPr>
    </w:lvl>
    <w:lvl w:ilvl="1" w:tplc="FE269B76">
      <w:start w:val="1"/>
      <w:numFmt w:val="bullet"/>
      <w:lvlText w:val="o"/>
      <w:lvlJc w:val="left"/>
      <w:pPr>
        <w:ind w:left="1440" w:hanging="360"/>
      </w:pPr>
      <w:rPr>
        <w:rFonts w:ascii="Courier New" w:hAnsi="Courier New" w:hint="default"/>
      </w:rPr>
    </w:lvl>
    <w:lvl w:ilvl="2" w:tplc="A170D382">
      <w:start w:val="1"/>
      <w:numFmt w:val="bullet"/>
      <w:lvlText w:val=""/>
      <w:lvlJc w:val="left"/>
      <w:pPr>
        <w:ind w:left="2160" w:hanging="360"/>
      </w:pPr>
      <w:rPr>
        <w:rFonts w:ascii="Wingdings" w:hAnsi="Wingdings" w:hint="default"/>
      </w:rPr>
    </w:lvl>
    <w:lvl w:ilvl="3" w:tplc="CADE5E12">
      <w:start w:val="1"/>
      <w:numFmt w:val="bullet"/>
      <w:lvlText w:val=""/>
      <w:lvlJc w:val="left"/>
      <w:pPr>
        <w:ind w:left="2880" w:hanging="360"/>
      </w:pPr>
      <w:rPr>
        <w:rFonts w:ascii="Symbol" w:hAnsi="Symbol" w:hint="default"/>
      </w:rPr>
    </w:lvl>
    <w:lvl w:ilvl="4" w:tplc="65D06912">
      <w:start w:val="1"/>
      <w:numFmt w:val="bullet"/>
      <w:lvlText w:val="o"/>
      <w:lvlJc w:val="left"/>
      <w:pPr>
        <w:ind w:left="3600" w:hanging="360"/>
      </w:pPr>
      <w:rPr>
        <w:rFonts w:ascii="Courier New" w:hAnsi="Courier New" w:hint="default"/>
      </w:rPr>
    </w:lvl>
    <w:lvl w:ilvl="5" w:tplc="5B60F33A">
      <w:start w:val="1"/>
      <w:numFmt w:val="bullet"/>
      <w:lvlText w:val=""/>
      <w:lvlJc w:val="left"/>
      <w:pPr>
        <w:ind w:left="4320" w:hanging="360"/>
      </w:pPr>
      <w:rPr>
        <w:rFonts w:ascii="Wingdings" w:hAnsi="Wingdings" w:hint="default"/>
      </w:rPr>
    </w:lvl>
    <w:lvl w:ilvl="6" w:tplc="7C28AF9C">
      <w:start w:val="1"/>
      <w:numFmt w:val="bullet"/>
      <w:lvlText w:val=""/>
      <w:lvlJc w:val="left"/>
      <w:pPr>
        <w:ind w:left="5040" w:hanging="360"/>
      </w:pPr>
      <w:rPr>
        <w:rFonts w:ascii="Symbol" w:hAnsi="Symbol" w:hint="default"/>
      </w:rPr>
    </w:lvl>
    <w:lvl w:ilvl="7" w:tplc="61E27E3E">
      <w:start w:val="1"/>
      <w:numFmt w:val="bullet"/>
      <w:lvlText w:val="o"/>
      <w:lvlJc w:val="left"/>
      <w:pPr>
        <w:ind w:left="5760" w:hanging="360"/>
      </w:pPr>
      <w:rPr>
        <w:rFonts w:ascii="Courier New" w:hAnsi="Courier New" w:hint="default"/>
      </w:rPr>
    </w:lvl>
    <w:lvl w:ilvl="8" w:tplc="9D06764E">
      <w:start w:val="1"/>
      <w:numFmt w:val="bullet"/>
      <w:lvlText w:val=""/>
      <w:lvlJc w:val="left"/>
      <w:pPr>
        <w:ind w:left="6480" w:hanging="360"/>
      </w:pPr>
      <w:rPr>
        <w:rFonts w:ascii="Wingdings" w:hAnsi="Wingdings" w:hint="default"/>
      </w:rPr>
    </w:lvl>
  </w:abstractNum>
  <w:abstractNum w:abstractNumId="111" w15:restartNumberingAfterBreak="0">
    <w:nsid w:val="34CB0C5A"/>
    <w:multiLevelType w:val="multilevel"/>
    <w:tmpl w:val="1D50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5717823"/>
    <w:multiLevelType w:val="multilevel"/>
    <w:tmpl w:val="5A7C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5CC1602"/>
    <w:multiLevelType w:val="multilevel"/>
    <w:tmpl w:val="E318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62C61D3"/>
    <w:multiLevelType w:val="multilevel"/>
    <w:tmpl w:val="2A62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6ED6354"/>
    <w:multiLevelType w:val="multilevel"/>
    <w:tmpl w:val="B386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735299F"/>
    <w:multiLevelType w:val="hybridMultilevel"/>
    <w:tmpl w:val="57C48776"/>
    <w:lvl w:ilvl="0" w:tplc="2AE6068A">
      <w:start w:val="1"/>
      <w:numFmt w:val="bullet"/>
      <w:lvlText w:val=""/>
      <w:lvlJc w:val="left"/>
      <w:pPr>
        <w:ind w:left="720" w:hanging="360"/>
      </w:pPr>
      <w:rPr>
        <w:rFonts w:ascii="Symbol" w:hAnsi="Symbol" w:hint="default"/>
      </w:rPr>
    </w:lvl>
    <w:lvl w:ilvl="1" w:tplc="4EDE0EC8">
      <w:start w:val="1"/>
      <w:numFmt w:val="bullet"/>
      <w:lvlText w:val="o"/>
      <w:lvlJc w:val="left"/>
      <w:pPr>
        <w:ind w:left="1440" w:hanging="360"/>
      </w:pPr>
      <w:rPr>
        <w:rFonts w:ascii="Courier New" w:hAnsi="Courier New" w:hint="default"/>
      </w:rPr>
    </w:lvl>
    <w:lvl w:ilvl="2" w:tplc="62E21778">
      <w:start w:val="1"/>
      <w:numFmt w:val="bullet"/>
      <w:lvlText w:val=""/>
      <w:lvlJc w:val="left"/>
      <w:pPr>
        <w:ind w:left="2160" w:hanging="360"/>
      </w:pPr>
      <w:rPr>
        <w:rFonts w:ascii="Wingdings" w:hAnsi="Wingdings" w:hint="default"/>
      </w:rPr>
    </w:lvl>
    <w:lvl w:ilvl="3" w:tplc="CA969B80">
      <w:start w:val="1"/>
      <w:numFmt w:val="bullet"/>
      <w:lvlText w:val=""/>
      <w:lvlJc w:val="left"/>
      <w:pPr>
        <w:ind w:left="2880" w:hanging="360"/>
      </w:pPr>
      <w:rPr>
        <w:rFonts w:ascii="Symbol" w:hAnsi="Symbol" w:hint="default"/>
      </w:rPr>
    </w:lvl>
    <w:lvl w:ilvl="4" w:tplc="FC56F2CC">
      <w:start w:val="1"/>
      <w:numFmt w:val="bullet"/>
      <w:lvlText w:val="o"/>
      <w:lvlJc w:val="left"/>
      <w:pPr>
        <w:ind w:left="3600" w:hanging="360"/>
      </w:pPr>
      <w:rPr>
        <w:rFonts w:ascii="Courier New" w:hAnsi="Courier New" w:hint="default"/>
      </w:rPr>
    </w:lvl>
    <w:lvl w:ilvl="5" w:tplc="1A1637EC">
      <w:start w:val="1"/>
      <w:numFmt w:val="bullet"/>
      <w:lvlText w:val=""/>
      <w:lvlJc w:val="left"/>
      <w:pPr>
        <w:ind w:left="4320" w:hanging="360"/>
      </w:pPr>
      <w:rPr>
        <w:rFonts w:ascii="Wingdings" w:hAnsi="Wingdings" w:hint="default"/>
      </w:rPr>
    </w:lvl>
    <w:lvl w:ilvl="6" w:tplc="A24853C6">
      <w:start w:val="1"/>
      <w:numFmt w:val="bullet"/>
      <w:lvlText w:val=""/>
      <w:lvlJc w:val="left"/>
      <w:pPr>
        <w:ind w:left="5040" w:hanging="360"/>
      </w:pPr>
      <w:rPr>
        <w:rFonts w:ascii="Symbol" w:hAnsi="Symbol" w:hint="default"/>
      </w:rPr>
    </w:lvl>
    <w:lvl w:ilvl="7" w:tplc="55E48ED8">
      <w:start w:val="1"/>
      <w:numFmt w:val="bullet"/>
      <w:lvlText w:val="o"/>
      <w:lvlJc w:val="left"/>
      <w:pPr>
        <w:ind w:left="5760" w:hanging="360"/>
      </w:pPr>
      <w:rPr>
        <w:rFonts w:ascii="Courier New" w:hAnsi="Courier New" w:hint="default"/>
      </w:rPr>
    </w:lvl>
    <w:lvl w:ilvl="8" w:tplc="972CE24E">
      <w:start w:val="1"/>
      <w:numFmt w:val="bullet"/>
      <w:lvlText w:val=""/>
      <w:lvlJc w:val="left"/>
      <w:pPr>
        <w:ind w:left="6480" w:hanging="360"/>
      </w:pPr>
      <w:rPr>
        <w:rFonts w:ascii="Wingdings" w:hAnsi="Wingdings" w:hint="default"/>
      </w:rPr>
    </w:lvl>
  </w:abstractNum>
  <w:abstractNum w:abstractNumId="117" w15:restartNumberingAfterBreak="0">
    <w:nsid w:val="378073F0"/>
    <w:multiLevelType w:val="multilevel"/>
    <w:tmpl w:val="13DE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7A42EFF"/>
    <w:multiLevelType w:val="hybridMultilevel"/>
    <w:tmpl w:val="8122999E"/>
    <w:lvl w:ilvl="0" w:tplc="E0D4C50E">
      <w:start w:val="1"/>
      <w:numFmt w:val="bullet"/>
      <w:lvlText w:val=""/>
      <w:lvlJc w:val="left"/>
      <w:pPr>
        <w:ind w:left="720" w:hanging="360"/>
      </w:pPr>
      <w:rPr>
        <w:rFonts w:ascii="Symbol" w:hAnsi="Symbol" w:hint="default"/>
      </w:rPr>
    </w:lvl>
    <w:lvl w:ilvl="1" w:tplc="1CA8D2C4">
      <w:start w:val="1"/>
      <w:numFmt w:val="bullet"/>
      <w:lvlText w:val="o"/>
      <w:lvlJc w:val="left"/>
      <w:pPr>
        <w:ind w:left="1440" w:hanging="360"/>
      </w:pPr>
      <w:rPr>
        <w:rFonts w:ascii="Courier New" w:hAnsi="Courier New" w:hint="default"/>
      </w:rPr>
    </w:lvl>
    <w:lvl w:ilvl="2" w:tplc="236670CE">
      <w:start w:val="1"/>
      <w:numFmt w:val="bullet"/>
      <w:lvlText w:val=""/>
      <w:lvlJc w:val="left"/>
      <w:pPr>
        <w:ind w:left="2160" w:hanging="360"/>
      </w:pPr>
      <w:rPr>
        <w:rFonts w:ascii="Wingdings" w:hAnsi="Wingdings" w:hint="default"/>
      </w:rPr>
    </w:lvl>
    <w:lvl w:ilvl="3" w:tplc="263C3B9C">
      <w:start w:val="1"/>
      <w:numFmt w:val="bullet"/>
      <w:lvlText w:val=""/>
      <w:lvlJc w:val="left"/>
      <w:pPr>
        <w:ind w:left="2880" w:hanging="360"/>
      </w:pPr>
      <w:rPr>
        <w:rFonts w:ascii="Symbol" w:hAnsi="Symbol" w:hint="default"/>
      </w:rPr>
    </w:lvl>
    <w:lvl w:ilvl="4" w:tplc="1A685872">
      <w:start w:val="1"/>
      <w:numFmt w:val="bullet"/>
      <w:lvlText w:val="o"/>
      <w:lvlJc w:val="left"/>
      <w:pPr>
        <w:ind w:left="3600" w:hanging="360"/>
      </w:pPr>
      <w:rPr>
        <w:rFonts w:ascii="Courier New" w:hAnsi="Courier New" w:hint="default"/>
      </w:rPr>
    </w:lvl>
    <w:lvl w:ilvl="5" w:tplc="897285F0">
      <w:start w:val="1"/>
      <w:numFmt w:val="bullet"/>
      <w:lvlText w:val=""/>
      <w:lvlJc w:val="left"/>
      <w:pPr>
        <w:ind w:left="4320" w:hanging="360"/>
      </w:pPr>
      <w:rPr>
        <w:rFonts w:ascii="Wingdings" w:hAnsi="Wingdings" w:hint="default"/>
      </w:rPr>
    </w:lvl>
    <w:lvl w:ilvl="6" w:tplc="AB56AC8C">
      <w:start w:val="1"/>
      <w:numFmt w:val="bullet"/>
      <w:lvlText w:val=""/>
      <w:lvlJc w:val="left"/>
      <w:pPr>
        <w:ind w:left="5040" w:hanging="360"/>
      </w:pPr>
      <w:rPr>
        <w:rFonts w:ascii="Symbol" w:hAnsi="Symbol" w:hint="default"/>
      </w:rPr>
    </w:lvl>
    <w:lvl w:ilvl="7" w:tplc="2C4A7C52">
      <w:start w:val="1"/>
      <w:numFmt w:val="bullet"/>
      <w:lvlText w:val="o"/>
      <w:lvlJc w:val="left"/>
      <w:pPr>
        <w:ind w:left="5760" w:hanging="360"/>
      </w:pPr>
      <w:rPr>
        <w:rFonts w:ascii="Courier New" w:hAnsi="Courier New" w:hint="default"/>
      </w:rPr>
    </w:lvl>
    <w:lvl w:ilvl="8" w:tplc="C08AF3E0">
      <w:start w:val="1"/>
      <w:numFmt w:val="bullet"/>
      <w:lvlText w:val=""/>
      <w:lvlJc w:val="left"/>
      <w:pPr>
        <w:ind w:left="6480" w:hanging="360"/>
      </w:pPr>
      <w:rPr>
        <w:rFonts w:ascii="Wingdings" w:hAnsi="Wingdings" w:hint="default"/>
      </w:rPr>
    </w:lvl>
  </w:abstractNum>
  <w:abstractNum w:abstractNumId="119" w15:restartNumberingAfterBreak="0">
    <w:nsid w:val="37B8CAD9"/>
    <w:multiLevelType w:val="hybridMultilevel"/>
    <w:tmpl w:val="3D3A32BA"/>
    <w:lvl w:ilvl="0" w:tplc="5BC4E99E">
      <w:start w:val="1"/>
      <w:numFmt w:val="bullet"/>
      <w:lvlText w:val=""/>
      <w:lvlJc w:val="left"/>
      <w:pPr>
        <w:ind w:left="720" w:hanging="360"/>
      </w:pPr>
      <w:rPr>
        <w:rFonts w:ascii="Symbol" w:hAnsi="Symbol" w:hint="default"/>
      </w:rPr>
    </w:lvl>
    <w:lvl w:ilvl="1" w:tplc="D52A5DB2">
      <w:start w:val="1"/>
      <w:numFmt w:val="bullet"/>
      <w:lvlText w:val="o"/>
      <w:lvlJc w:val="left"/>
      <w:pPr>
        <w:ind w:left="1440" w:hanging="360"/>
      </w:pPr>
      <w:rPr>
        <w:rFonts w:ascii="Courier New" w:hAnsi="Courier New" w:hint="default"/>
      </w:rPr>
    </w:lvl>
    <w:lvl w:ilvl="2" w:tplc="FA1C8BC6">
      <w:start w:val="1"/>
      <w:numFmt w:val="bullet"/>
      <w:lvlText w:val=""/>
      <w:lvlJc w:val="left"/>
      <w:pPr>
        <w:ind w:left="2160" w:hanging="360"/>
      </w:pPr>
      <w:rPr>
        <w:rFonts w:ascii="Wingdings" w:hAnsi="Wingdings" w:hint="default"/>
      </w:rPr>
    </w:lvl>
    <w:lvl w:ilvl="3" w:tplc="90DA8DAC">
      <w:start w:val="1"/>
      <w:numFmt w:val="bullet"/>
      <w:lvlText w:val=""/>
      <w:lvlJc w:val="left"/>
      <w:pPr>
        <w:ind w:left="2880" w:hanging="360"/>
      </w:pPr>
      <w:rPr>
        <w:rFonts w:ascii="Symbol" w:hAnsi="Symbol" w:hint="default"/>
      </w:rPr>
    </w:lvl>
    <w:lvl w:ilvl="4" w:tplc="A628E55A">
      <w:start w:val="1"/>
      <w:numFmt w:val="bullet"/>
      <w:lvlText w:val="o"/>
      <w:lvlJc w:val="left"/>
      <w:pPr>
        <w:ind w:left="3600" w:hanging="360"/>
      </w:pPr>
      <w:rPr>
        <w:rFonts w:ascii="Courier New" w:hAnsi="Courier New" w:hint="default"/>
      </w:rPr>
    </w:lvl>
    <w:lvl w:ilvl="5" w:tplc="327ABEC0">
      <w:start w:val="1"/>
      <w:numFmt w:val="bullet"/>
      <w:lvlText w:val=""/>
      <w:lvlJc w:val="left"/>
      <w:pPr>
        <w:ind w:left="4320" w:hanging="360"/>
      </w:pPr>
      <w:rPr>
        <w:rFonts w:ascii="Wingdings" w:hAnsi="Wingdings" w:hint="default"/>
      </w:rPr>
    </w:lvl>
    <w:lvl w:ilvl="6" w:tplc="43FA4F28">
      <w:start w:val="1"/>
      <w:numFmt w:val="bullet"/>
      <w:lvlText w:val=""/>
      <w:lvlJc w:val="left"/>
      <w:pPr>
        <w:ind w:left="5040" w:hanging="360"/>
      </w:pPr>
      <w:rPr>
        <w:rFonts w:ascii="Symbol" w:hAnsi="Symbol" w:hint="default"/>
      </w:rPr>
    </w:lvl>
    <w:lvl w:ilvl="7" w:tplc="0BC4DE56">
      <w:start w:val="1"/>
      <w:numFmt w:val="bullet"/>
      <w:lvlText w:val="o"/>
      <w:lvlJc w:val="left"/>
      <w:pPr>
        <w:ind w:left="5760" w:hanging="360"/>
      </w:pPr>
      <w:rPr>
        <w:rFonts w:ascii="Courier New" w:hAnsi="Courier New" w:hint="default"/>
      </w:rPr>
    </w:lvl>
    <w:lvl w:ilvl="8" w:tplc="2674B3DA">
      <w:start w:val="1"/>
      <w:numFmt w:val="bullet"/>
      <w:lvlText w:val=""/>
      <w:lvlJc w:val="left"/>
      <w:pPr>
        <w:ind w:left="6480" w:hanging="360"/>
      </w:pPr>
      <w:rPr>
        <w:rFonts w:ascii="Wingdings" w:hAnsi="Wingdings" w:hint="default"/>
      </w:rPr>
    </w:lvl>
  </w:abstractNum>
  <w:abstractNum w:abstractNumId="120" w15:restartNumberingAfterBreak="0">
    <w:nsid w:val="37C65D6D"/>
    <w:multiLevelType w:val="hybridMultilevel"/>
    <w:tmpl w:val="8F564932"/>
    <w:lvl w:ilvl="0" w:tplc="565A41CE">
      <w:start w:val="1"/>
      <w:numFmt w:val="decimal"/>
      <w:lvlText w:val="%1."/>
      <w:lvlJc w:val="left"/>
      <w:pPr>
        <w:ind w:left="720" w:hanging="360"/>
      </w:pPr>
    </w:lvl>
    <w:lvl w:ilvl="1" w:tplc="F7BCA930">
      <w:start w:val="1"/>
      <w:numFmt w:val="lowerLetter"/>
      <w:lvlText w:val="%2."/>
      <w:lvlJc w:val="left"/>
      <w:pPr>
        <w:ind w:left="1440" w:hanging="360"/>
      </w:pPr>
    </w:lvl>
    <w:lvl w:ilvl="2" w:tplc="26C24E20">
      <w:start w:val="1"/>
      <w:numFmt w:val="lowerRoman"/>
      <w:lvlText w:val="%3."/>
      <w:lvlJc w:val="right"/>
      <w:pPr>
        <w:ind w:left="2160" w:hanging="180"/>
      </w:pPr>
    </w:lvl>
    <w:lvl w:ilvl="3" w:tplc="A9C2FF56">
      <w:start w:val="1"/>
      <w:numFmt w:val="decimal"/>
      <w:lvlText w:val="%4."/>
      <w:lvlJc w:val="left"/>
      <w:pPr>
        <w:ind w:left="2880" w:hanging="360"/>
      </w:pPr>
    </w:lvl>
    <w:lvl w:ilvl="4" w:tplc="0EA633B8">
      <w:start w:val="1"/>
      <w:numFmt w:val="lowerLetter"/>
      <w:lvlText w:val="%5."/>
      <w:lvlJc w:val="left"/>
      <w:pPr>
        <w:ind w:left="3600" w:hanging="360"/>
      </w:pPr>
    </w:lvl>
    <w:lvl w:ilvl="5" w:tplc="A36838DE">
      <w:start w:val="1"/>
      <w:numFmt w:val="lowerRoman"/>
      <w:lvlText w:val="%6."/>
      <w:lvlJc w:val="right"/>
      <w:pPr>
        <w:ind w:left="4320" w:hanging="180"/>
      </w:pPr>
    </w:lvl>
    <w:lvl w:ilvl="6" w:tplc="09A20EB6">
      <w:start w:val="1"/>
      <w:numFmt w:val="decimal"/>
      <w:lvlText w:val="%7."/>
      <w:lvlJc w:val="left"/>
      <w:pPr>
        <w:ind w:left="5040" w:hanging="360"/>
      </w:pPr>
    </w:lvl>
    <w:lvl w:ilvl="7" w:tplc="C39E350E">
      <w:start w:val="1"/>
      <w:numFmt w:val="lowerLetter"/>
      <w:lvlText w:val="%8."/>
      <w:lvlJc w:val="left"/>
      <w:pPr>
        <w:ind w:left="5760" w:hanging="360"/>
      </w:pPr>
    </w:lvl>
    <w:lvl w:ilvl="8" w:tplc="DDDCBE22">
      <w:start w:val="1"/>
      <w:numFmt w:val="lowerRoman"/>
      <w:lvlText w:val="%9."/>
      <w:lvlJc w:val="right"/>
      <w:pPr>
        <w:ind w:left="6480" w:hanging="180"/>
      </w:pPr>
    </w:lvl>
  </w:abstractNum>
  <w:abstractNum w:abstractNumId="121" w15:restartNumberingAfterBreak="0">
    <w:nsid w:val="384A39A6"/>
    <w:multiLevelType w:val="multilevel"/>
    <w:tmpl w:val="9F14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88F7415"/>
    <w:multiLevelType w:val="hybridMultilevel"/>
    <w:tmpl w:val="97C04666"/>
    <w:lvl w:ilvl="0" w:tplc="2932EFA6">
      <w:start w:val="1"/>
      <w:numFmt w:val="bullet"/>
      <w:lvlText w:val=""/>
      <w:lvlJc w:val="left"/>
      <w:pPr>
        <w:ind w:left="720" w:hanging="360"/>
      </w:pPr>
      <w:rPr>
        <w:rFonts w:ascii="Symbol" w:hAnsi="Symbol" w:hint="default"/>
      </w:rPr>
    </w:lvl>
    <w:lvl w:ilvl="1" w:tplc="414A1E34">
      <w:start w:val="1"/>
      <w:numFmt w:val="bullet"/>
      <w:lvlText w:val="o"/>
      <w:lvlJc w:val="left"/>
      <w:pPr>
        <w:ind w:left="1440" w:hanging="360"/>
      </w:pPr>
      <w:rPr>
        <w:rFonts w:ascii="Courier New" w:hAnsi="Courier New" w:hint="default"/>
      </w:rPr>
    </w:lvl>
    <w:lvl w:ilvl="2" w:tplc="F7A405FE">
      <w:start w:val="1"/>
      <w:numFmt w:val="bullet"/>
      <w:lvlText w:val=""/>
      <w:lvlJc w:val="left"/>
      <w:pPr>
        <w:ind w:left="2160" w:hanging="360"/>
      </w:pPr>
      <w:rPr>
        <w:rFonts w:ascii="Wingdings" w:hAnsi="Wingdings" w:hint="default"/>
      </w:rPr>
    </w:lvl>
    <w:lvl w:ilvl="3" w:tplc="293E7B9E">
      <w:start w:val="1"/>
      <w:numFmt w:val="bullet"/>
      <w:lvlText w:val=""/>
      <w:lvlJc w:val="left"/>
      <w:pPr>
        <w:ind w:left="2880" w:hanging="360"/>
      </w:pPr>
      <w:rPr>
        <w:rFonts w:ascii="Symbol" w:hAnsi="Symbol" w:hint="default"/>
      </w:rPr>
    </w:lvl>
    <w:lvl w:ilvl="4" w:tplc="E0801C88">
      <w:start w:val="1"/>
      <w:numFmt w:val="bullet"/>
      <w:lvlText w:val="o"/>
      <w:lvlJc w:val="left"/>
      <w:pPr>
        <w:ind w:left="3600" w:hanging="360"/>
      </w:pPr>
      <w:rPr>
        <w:rFonts w:ascii="Courier New" w:hAnsi="Courier New" w:hint="default"/>
      </w:rPr>
    </w:lvl>
    <w:lvl w:ilvl="5" w:tplc="0A48D77A">
      <w:start w:val="1"/>
      <w:numFmt w:val="bullet"/>
      <w:lvlText w:val=""/>
      <w:lvlJc w:val="left"/>
      <w:pPr>
        <w:ind w:left="4320" w:hanging="360"/>
      </w:pPr>
      <w:rPr>
        <w:rFonts w:ascii="Wingdings" w:hAnsi="Wingdings" w:hint="default"/>
      </w:rPr>
    </w:lvl>
    <w:lvl w:ilvl="6" w:tplc="DC7890B8">
      <w:start w:val="1"/>
      <w:numFmt w:val="bullet"/>
      <w:lvlText w:val=""/>
      <w:lvlJc w:val="left"/>
      <w:pPr>
        <w:ind w:left="5040" w:hanging="360"/>
      </w:pPr>
      <w:rPr>
        <w:rFonts w:ascii="Symbol" w:hAnsi="Symbol" w:hint="default"/>
      </w:rPr>
    </w:lvl>
    <w:lvl w:ilvl="7" w:tplc="8E9C5DA6">
      <w:start w:val="1"/>
      <w:numFmt w:val="bullet"/>
      <w:lvlText w:val="o"/>
      <w:lvlJc w:val="left"/>
      <w:pPr>
        <w:ind w:left="5760" w:hanging="360"/>
      </w:pPr>
      <w:rPr>
        <w:rFonts w:ascii="Courier New" w:hAnsi="Courier New" w:hint="default"/>
      </w:rPr>
    </w:lvl>
    <w:lvl w:ilvl="8" w:tplc="42F8B40E">
      <w:start w:val="1"/>
      <w:numFmt w:val="bullet"/>
      <w:lvlText w:val=""/>
      <w:lvlJc w:val="left"/>
      <w:pPr>
        <w:ind w:left="6480" w:hanging="360"/>
      </w:pPr>
      <w:rPr>
        <w:rFonts w:ascii="Wingdings" w:hAnsi="Wingdings" w:hint="default"/>
      </w:rPr>
    </w:lvl>
  </w:abstractNum>
  <w:abstractNum w:abstractNumId="123" w15:restartNumberingAfterBreak="0">
    <w:nsid w:val="390CA317"/>
    <w:multiLevelType w:val="hybridMultilevel"/>
    <w:tmpl w:val="9C284098"/>
    <w:lvl w:ilvl="0" w:tplc="875E9DF2">
      <w:start w:val="1"/>
      <w:numFmt w:val="bullet"/>
      <w:lvlText w:val=""/>
      <w:lvlJc w:val="left"/>
      <w:pPr>
        <w:ind w:left="720" w:hanging="360"/>
      </w:pPr>
      <w:rPr>
        <w:rFonts w:ascii="Symbol" w:hAnsi="Symbol" w:hint="default"/>
      </w:rPr>
    </w:lvl>
    <w:lvl w:ilvl="1" w:tplc="F91087DE">
      <w:start w:val="1"/>
      <w:numFmt w:val="bullet"/>
      <w:lvlText w:val="o"/>
      <w:lvlJc w:val="left"/>
      <w:pPr>
        <w:ind w:left="1440" w:hanging="360"/>
      </w:pPr>
      <w:rPr>
        <w:rFonts w:ascii="Courier New" w:hAnsi="Courier New" w:hint="default"/>
      </w:rPr>
    </w:lvl>
    <w:lvl w:ilvl="2" w:tplc="F0F8E25E">
      <w:start w:val="1"/>
      <w:numFmt w:val="bullet"/>
      <w:lvlText w:val=""/>
      <w:lvlJc w:val="left"/>
      <w:pPr>
        <w:ind w:left="2160" w:hanging="360"/>
      </w:pPr>
      <w:rPr>
        <w:rFonts w:ascii="Wingdings" w:hAnsi="Wingdings" w:hint="default"/>
      </w:rPr>
    </w:lvl>
    <w:lvl w:ilvl="3" w:tplc="C2A834A8">
      <w:start w:val="1"/>
      <w:numFmt w:val="bullet"/>
      <w:lvlText w:val=""/>
      <w:lvlJc w:val="left"/>
      <w:pPr>
        <w:ind w:left="2880" w:hanging="360"/>
      </w:pPr>
      <w:rPr>
        <w:rFonts w:ascii="Symbol" w:hAnsi="Symbol" w:hint="default"/>
      </w:rPr>
    </w:lvl>
    <w:lvl w:ilvl="4" w:tplc="99561CAA">
      <w:start w:val="1"/>
      <w:numFmt w:val="bullet"/>
      <w:lvlText w:val="o"/>
      <w:lvlJc w:val="left"/>
      <w:pPr>
        <w:ind w:left="3600" w:hanging="360"/>
      </w:pPr>
      <w:rPr>
        <w:rFonts w:ascii="Courier New" w:hAnsi="Courier New" w:hint="default"/>
      </w:rPr>
    </w:lvl>
    <w:lvl w:ilvl="5" w:tplc="1BCCA24E">
      <w:start w:val="1"/>
      <w:numFmt w:val="bullet"/>
      <w:lvlText w:val=""/>
      <w:lvlJc w:val="left"/>
      <w:pPr>
        <w:ind w:left="4320" w:hanging="360"/>
      </w:pPr>
      <w:rPr>
        <w:rFonts w:ascii="Wingdings" w:hAnsi="Wingdings" w:hint="default"/>
      </w:rPr>
    </w:lvl>
    <w:lvl w:ilvl="6" w:tplc="1BEEBA66">
      <w:start w:val="1"/>
      <w:numFmt w:val="bullet"/>
      <w:lvlText w:val=""/>
      <w:lvlJc w:val="left"/>
      <w:pPr>
        <w:ind w:left="5040" w:hanging="360"/>
      </w:pPr>
      <w:rPr>
        <w:rFonts w:ascii="Symbol" w:hAnsi="Symbol" w:hint="default"/>
      </w:rPr>
    </w:lvl>
    <w:lvl w:ilvl="7" w:tplc="79B69BD0">
      <w:start w:val="1"/>
      <w:numFmt w:val="bullet"/>
      <w:lvlText w:val="o"/>
      <w:lvlJc w:val="left"/>
      <w:pPr>
        <w:ind w:left="5760" w:hanging="360"/>
      </w:pPr>
      <w:rPr>
        <w:rFonts w:ascii="Courier New" w:hAnsi="Courier New" w:hint="default"/>
      </w:rPr>
    </w:lvl>
    <w:lvl w:ilvl="8" w:tplc="265E5A94">
      <w:start w:val="1"/>
      <w:numFmt w:val="bullet"/>
      <w:lvlText w:val=""/>
      <w:lvlJc w:val="left"/>
      <w:pPr>
        <w:ind w:left="6480" w:hanging="360"/>
      </w:pPr>
      <w:rPr>
        <w:rFonts w:ascii="Wingdings" w:hAnsi="Wingdings" w:hint="default"/>
      </w:rPr>
    </w:lvl>
  </w:abstractNum>
  <w:abstractNum w:abstractNumId="124" w15:restartNumberingAfterBreak="0">
    <w:nsid w:val="39873644"/>
    <w:multiLevelType w:val="multilevel"/>
    <w:tmpl w:val="25D25D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9CD3273"/>
    <w:multiLevelType w:val="multilevel"/>
    <w:tmpl w:val="4E08E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9D8B8B0"/>
    <w:multiLevelType w:val="hybridMultilevel"/>
    <w:tmpl w:val="C57230CC"/>
    <w:lvl w:ilvl="0" w:tplc="87DC91E8">
      <w:start w:val="1"/>
      <w:numFmt w:val="bullet"/>
      <w:lvlText w:val=""/>
      <w:lvlJc w:val="left"/>
      <w:pPr>
        <w:ind w:left="720" w:hanging="360"/>
      </w:pPr>
      <w:rPr>
        <w:rFonts w:ascii="Symbol" w:hAnsi="Symbol" w:hint="default"/>
      </w:rPr>
    </w:lvl>
    <w:lvl w:ilvl="1" w:tplc="D4BA6BAE">
      <w:start w:val="1"/>
      <w:numFmt w:val="bullet"/>
      <w:lvlText w:val="o"/>
      <w:lvlJc w:val="left"/>
      <w:pPr>
        <w:ind w:left="1440" w:hanging="360"/>
      </w:pPr>
      <w:rPr>
        <w:rFonts w:ascii="Courier New" w:hAnsi="Courier New" w:hint="default"/>
      </w:rPr>
    </w:lvl>
    <w:lvl w:ilvl="2" w:tplc="8F3212B6">
      <w:start w:val="1"/>
      <w:numFmt w:val="bullet"/>
      <w:lvlText w:val=""/>
      <w:lvlJc w:val="left"/>
      <w:pPr>
        <w:ind w:left="2160" w:hanging="360"/>
      </w:pPr>
      <w:rPr>
        <w:rFonts w:ascii="Wingdings" w:hAnsi="Wingdings" w:hint="default"/>
      </w:rPr>
    </w:lvl>
    <w:lvl w:ilvl="3" w:tplc="31724A86">
      <w:start w:val="1"/>
      <w:numFmt w:val="bullet"/>
      <w:lvlText w:val=""/>
      <w:lvlJc w:val="left"/>
      <w:pPr>
        <w:ind w:left="2880" w:hanging="360"/>
      </w:pPr>
      <w:rPr>
        <w:rFonts w:ascii="Symbol" w:hAnsi="Symbol" w:hint="default"/>
      </w:rPr>
    </w:lvl>
    <w:lvl w:ilvl="4" w:tplc="443E508E">
      <w:start w:val="1"/>
      <w:numFmt w:val="bullet"/>
      <w:lvlText w:val="o"/>
      <w:lvlJc w:val="left"/>
      <w:pPr>
        <w:ind w:left="3600" w:hanging="360"/>
      </w:pPr>
      <w:rPr>
        <w:rFonts w:ascii="Courier New" w:hAnsi="Courier New" w:hint="default"/>
      </w:rPr>
    </w:lvl>
    <w:lvl w:ilvl="5" w:tplc="A64887E4">
      <w:start w:val="1"/>
      <w:numFmt w:val="bullet"/>
      <w:lvlText w:val=""/>
      <w:lvlJc w:val="left"/>
      <w:pPr>
        <w:ind w:left="4320" w:hanging="360"/>
      </w:pPr>
      <w:rPr>
        <w:rFonts w:ascii="Wingdings" w:hAnsi="Wingdings" w:hint="default"/>
      </w:rPr>
    </w:lvl>
    <w:lvl w:ilvl="6" w:tplc="C2DA9DA8">
      <w:start w:val="1"/>
      <w:numFmt w:val="bullet"/>
      <w:lvlText w:val=""/>
      <w:lvlJc w:val="left"/>
      <w:pPr>
        <w:ind w:left="5040" w:hanging="360"/>
      </w:pPr>
      <w:rPr>
        <w:rFonts w:ascii="Symbol" w:hAnsi="Symbol" w:hint="default"/>
      </w:rPr>
    </w:lvl>
    <w:lvl w:ilvl="7" w:tplc="A1888264">
      <w:start w:val="1"/>
      <w:numFmt w:val="bullet"/>
      <w:lvlText w:val="o"/>
      <w:lvlJc w:val="left"/>
      <w:pPr>
        <w:ind w:left="5760" w:hanging="360"/>
      </w:pPr>
      <w:rPr>
        <w:rFonts w:ascii="Courier New" w:hAnsi="Courier New" w:hint="default"/>
      </w:rPr>
    </w:lvl>
    <w:lvl w:ilvl="8" w:tplc="A31E694E">
      <w:start w:val="1"/>
      <w:numFmt w:val="bullet"/>
      <w:lvlText w:val=""/>
      <w:lvlJc w:val="left"/>
      <w:pPr>
        <w:ind w:left="6480" w:hanging="360"/>
      </w:pPr>
      <w:rPr>
        <w:rFonts w:ascii="Wingdings" w:hAnsi="Wingdings" w:hint="default"/>
      </w:rPr>
    </w:lvl>
  </w:abstractNum>
  <w:abstractNum w:abstractNumId="127" w15:restartNumberingAfterBreak="0">
    <w:nsid w:val="39DC7D8D"/>
    <w:multiLevelType w:val="multilevel"/>
    <w:tmpl w:val="D7CC5130"/>
    <w:lvl w:ilvl="0">
      <w:start w:val="1"/>
      <w:numFmt w:val="bullet"/>
      <w:lvlText w:val=""/>
      <w:lvlJc w:val="left"/>
      <w:pPr>
        <w:tabs>
          <w:tab w:val="num" w:pos="1170"/>
        </w:tabs>
        <w:ind w:left="1170" w:hanging="360"/>
      </w:pPr>
      <w:rPr>
        <w:rFonts w:ascii="Symbol" w:hAnsi="Symbol" w:hint="default"/>
        <w:sz w:val="20"/>
      </w:rPr>
    </w:lvl>
    <w:lvl w:ilvl="1">
      <w:start w:val="1"/>
      <w:numFmt w:val="bullet"/>
      <w:lvlText w:val="o"/>
      <w:lvlJc w:val="left"/>
      <w:pPr>
        <w:tabs>
          <w:tab w:val="num" w:pos="1890"/>
        </w:tabs>
        <w:ind w:left="1890" w:hanging="360"/>
      </w:pPr>
      <w:rPr>
        <w:rFonts w:ascii="Courier New" w:hAnsi="Courier New" w:hint="default"/>
        <w:sz w:val="20"/>
      </w:rPr>
    </w:lvl>
    <w:lvl w:ilvl="2">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128" w15:restartNumberingAfterBreak="0">
    <w:nsid w:val="3A36C26D"/>
    <w:multiLevelType w:val="hybridMultilevel"/>
    <w:tmpl w:val="442A86C4"/>
    <w:lvl w:ilvl="0" w:tplc="88384AAA">
      <w:start w:val="1"/>
      <w:numFmt w:val="decimal"/>
      <w:lvlText w:val="%1."/>
      <w:lvlJc w:val="left"/>
      <w:pPr>
        <w:ind w:left="720" w:hanging="360"/>
      </w:pPr>
    </w:lvl>
    <w:lvl w:ilvl="1" w:tplc="AD5C436C">
      <w:start w:val="1"/>
      <w:numFmt w:val="lowerLetter"/>
      <w:lvlText w:val="%2."/>
      <w:lvlJc w:val="left"/>
      <w:pPr>
        <w:ind w:left="1440" w:hanging="360"/>
      </w:pPr>
    </w:lvl>
    <w:lvl w:ilvl="2" w:tplc="FBF80CD0">
      <w:start w:val="1"/>
      <w:numFmt w:val="lowerRoman"/>
      <w:lvlText w:val="%3."/>
      <w:lvlJc w:val="right"/>
      <w:pPr>
        <w:ind w:left="2160" w:hanging="180"/>
      </w:pPr>
    </w:lvl>
    <w:lvl w:ilvl="3" w:tplc="DEA88346">
      <w:start w:val="1"/>
      <w:numFmt w:val="decimal"/>
      <w:lvlText w:val="%4."/>
      <w:lvlJc w:val="left"/>
      <w:pPr>
        <w:ind w:left="2880" w:hanging="360"/>
      </w:pPr>
    </w:lvl>
    <w:lvl w:ilvl="4" w:tplc="BC9ADFCE">
      <w:start w:val="1"/>
      <w:numFmt w:val="lowerLetter"/>
      <w:lvlText w:val="%5."/>
      <w:lvlJc w:val="left"/>
      <w:pPr>
        <w:ind w:left="3600" w:hanging="360"/>
      </w:pPr>
    </w:lvl>
    <w:lvl w:ilvl="5" w:tplc="9A0A02FA">
      <w:start w:val="1"/>
      <w:numFmt w:val="lowerRoman"/>
      <w:lvlText w:val="%6."/>
      <w:lvlJc w:val="right"/>
      <w:pPr>
        <w:ind w:left="4320" w:hanging="180"/>
      </w:pPr>
    </w:lvl>
    <w:lvl w:ilvl="6" w:tplc="7EBEE2A4">
      <w:start w:val="1"/>
      <w:numFmt w:val="decimal"/>
      <w:lvlText w:val="%7."/>
      <w:lvlJc w:val="left"/>
      <w:pPr>
        <w:ind w:left="5040" w:hanging="360"/>
      </w:pPr>
    </w:lvl>
    <w:lvl w:ilvl="7" w:tplc="5406F6D0">
      <w:start w:val="1"/>
      <w:numFmt w:val="lowerLetter"/>
      <w:lvlText w:val="%8."/>
      <w:lvlJc w:val="left"/>
      <w:pPr>
        <w:ind w:left="5760" w:hanging="360"/>
      </w:pPr>
    </w:lvl>
    <w:lvl w:ilvl="8" w:tplc="2786CE2E">
      <w:start w:val="1"/>
      <w:numFmt w:val="lowerRoman"/>
      <w:lvlText w:val="%9."/>
      <w:lvlJc w:val="right"/>
      <w:pPr>
        <w:ind w:left="6480" w:hanging="180"/>
      </w:pPr>
    </w:lvl>
  </w:abstractNum>
  <w:abstractNum w:abstractNumId="129" w15:restartNumberingAfterBreak="0">
    <w:nsid w:val="3A72281F"/>
    <w:multiLevelType w:val="hybridMultilevel"/>
    <w:tmpl w:val="06B6C236"/>
    <w:lvl w:ilvl="0" w:tplc="43627A06">
      <w:start w:val="1"/>
      <w:numFmt w:val="bullet"/>
      <w:lvlText w:val=""/>
      <w:lvlJc w:val="left"/>
      <w:pPr>
        <w:ind w:left="720" w:hanging="360"/>
      </w:pPr>
      <w:rPr>
        <w:rFonts w:ascii="Symbol" w:hAnsi="Symbol" w:hint="default"/>
      </w:rPr>
    </w:lvl>
    <w:lvl w:ilvl="1" w:tplc="9AA8CA4C">
      <w:start w:val="1"/>
      <w:numFmt w:val="bullet"/>
      <w:lvlText w:val="o"/>
      <w:lvlJc w:val="left"/>
      <w:pPr>
        <w:ind w:left="1440" w:hanging="360"/>
      </w:pPr>
      <w:rPr>
        <w:rFonts w:ascii="Courier New" w:hAnsi="Courier New" w:hint="default"/>
      </w:rPr>
    </w:lvl>
    <w:lvl w:ilvl="2" w:tplc="57ACD45E">
      <w:start w:val="1"/>
      <w:numFmt w:val="bullet"/>
      <w:lvlText w:val=""/>
      <w:lvlJc w:val="left"/>
      <w:pPr>
        <w:ind w:left="2160" w:hanging="360"/>
      </w:pPr>
      <w:rPr>
        <w:rFonts w:ascii="Wingdings" w:hAnsi="Wingdings" w:hint="default"/>
      </w:rPr>
    </w:lvl>
    <w:lvl w:ilvl="3" w:tplc="AABEC440">
      <w:start w:val="1"/>
      <w:numFmt w:val="bullet"/>
      <w:lvlText w:val=""/>
      <w:lvlJc w:val="left"/>
      <w:pPr>
        <w:ind w:left="2880" w:hanging="360"/>
      </w:pPr>
      <w:rPr>
        <w:rFonts w:ascii="Symbol" w:hAnsi="Symbol" w:hint="default"/>
      </w:rPr>
    </w:lvl>
    <w:lvl w:ilvl="4" w:tplc="477A91EE">
      <w:start w:val="1"/>
      <w:numFmt w:val="bullet"/>
      <w:lvlText w:val="o"/>
      <w:lvlJc w:val="left"/>
      <w:pPr>
        <w:ind w:left="3600" w:hanging="360"/>
      </w:pPr>
      <w:rPr>
        <w:rFonts w:ascii="Courier New" w:hAnsi="Courier New" w:hint="default"/>
      </w:rPr>
    </w:lvl>
    <w:lvl w:ilvl="5" w:tplc="B980DF8E">
      <w:start w:val="1"/>
      <w:numFmt w:val="bullet"/>
      <w:lvlText w:val=""/>
      <w:lvlJc w:val="left"/>
      <w:pPr>
        <w:ind w:left="4320" w:hanging="360"/>
      </w:pPr>
      <w:rPr>
        <w:rFonts w:ascii="Wingdings" w:hAnsi="Wingdings" w:hint="default"/>
      </w:rPr>
    </w:lvl>
    <w:lvl w:ilvl="6" w:tplc="C6FEA514">
      <w:start w:val="1"/>
      <w:numFmt w:val="bullet"/>
      <w:lvlText w:val=""/>
      <w:lvlJc w:val="left"/>
      <w:pPr>
        <w:ind w:left="5040" w:hanging="360"/>
      </w:pPr>
      <w:rPr>
        <w:rFonts w:ascii="Symbol" w:hAnsi="Symbol" w:hint="default"/>
      </w:rPr>
    </w:lvl>
    <w:lvl w:ilvl="7" w:tplc="973A2AEE">
      <w:start w:val="1"/>
      <w:numFmt w:val="bullet"/>
      <w:lvlText w:val="o"/>
      <w:lvlJc w:val="left"/>
      <w:pPr>
        <w:ind w:left="5760" w:hanging="360"/>
      </w:pPr>
      <w:rPr>
        <w:rFonts w:ascii="Courier New" w:hAnsi="Courier New" w:hint="default"/>
      </w:rPr>
    </w:lvl>
    <w:lvl w:ilvl="8" w:tplc="54A6DCC0">
      <w:start w:val="1"/>
      <w:numFmt w:val="bullet"/>
      <w:lvlText w:val=""/>
      <w:lvlJc w:val="left"/>
      <w:pPr>
        <w:ind w:left="6480" w:hanging="360"/>
      </w:pPr>
      <w:rPr>
        <w:rFonts w:ascii="Wingdings" w:hAnsi="Wingdings" w:hint="default"/>
      </w:rPr>
    </w:lvl>
  </w:abstractNum>
  <w:abstractNum w:abstractNumId="130" w15:restartNumberingAfterBreak="0">
    <w:nsid w:val="3C042542"/>
    <w:multiLevelType w:val="multilevel"/>
    <w:tmpl w:val="33CA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D1F42B3"/>
    <w:multiLevelType w:val="hybridMultilevel"/>
    <w:tmpl w:val="AF221868"/>
    <w:lvl w:ilvl="0" w:tplc="CC7EACF4">
      <w:start w:val="1"/>
      <w:numFmt w:val="bullet"/>
      <w:lvlText w:val=""/>
      <w:lvlJc w:val="left"/>
      <w:pPr>
        <w:ind w:left="720" w:hanging="360"/>
      </w:pPr>
      <w:rPr>
        <w:rFonts w:ascii="Symbol" w:hAnsi="Symbol" w:hint="default"/>
      </w:rPr>
    </w:lvl>
    <w:lvl w:ilvl="1" w:tplc="AB5A0DF4">
      <w:start w:val="1"/>
      <w:numFmt w:val="bullet"/>
      <w:lvlText w:val="o"/>
      <w:lvlJc w:val="left"/>
      <w:pPr>
        <w:ind w:left="1440" w:hanging="360"/>
      </w:pPr>
      <w:rPr>
        <w:rFonts w:ascii="Courier New" w:hAnsi="Courier New" w:hint="default"/>
      </w:rPr>
    </w:lvl>
    <w:lvl w:ilvl="2" w:tplc="BDACE364">
      <w:start w:val="1"/>
      <w:numFmt w:val="bullet"/>
      <w:lvlText w:val=""/>
      <w:lvlJc w:val="left"/>
      <w:pPr>
        <w:ind w:left="2160" w:hanging="360"/>
      </w:pPr>
      <w:rPr>
        <w:rFonts w:ascii="Wingdings" w:hAnsi="Wingdings" w:hint="default"/>
      </w:rPr>
    </w:lvl>
    <w:lvl w:ilvl="3" w:tplc="26AC1332">
      <w:start w:val="1"/>
      <w:numFmt w:val="bullet"/>
      <w:lvlText w:val=""/>
      <w:lvlJc w:val="left"/>
      <w:pPr>
        <w:ind w:left="2880" w:hanging="360"/>
      </w:pPr>
      <w:rPr>
        <w:rFonts w:ascii="Symbol" w:hAnsi="Symbol" w:hint="default"/>
      </w:rPr>
    </w:lvl>
    <w:lvl w:ilvl="4" w:tplc="CEFAD366">
      <w:start w:val="1"/>
      <w:numFmt w:val="bullet"/>
      <w:lvlText w:val="o"/>
      <w:lvlJc w:val="left"/>
      <w:pPr>
        <w:ind w:left="3600" w:hanging="360"/>
      </w:pPr>
      <w:rPr>
        <w:rFonts w:ascii="Courier New" w:hAnsi="Courier New" w:hint="default"/>
      </w:rPr>
    </w:lvl>
    <w:lvl w:ilvl="5" w:tplc="77D0ED12">
      <w:start w:val="1"/>
      <w:numFmt w:val="bullet"/>
      <w:lvlText w:val=""/>
      <w:lvlJc w:val="left"/>
      <w:pPr>
        <w:ind w:left="4320" w:hanging="360"/>
      </w:pPr>
      <w:rPr>
        <w:rFonts w:ascii="Wingdings" w:hAnsi="Wingdings" w:hint="default"/>
      </w:rPr>
    </w:lvl>
    <w:lvl w:ilvl="6" w:tplc="542E037C">
      <w:start w:val="1"/>
      <w:numFmt w:val="bullet"/>
      <w:lvlText w:val=""/>
      <w:lvlJc w:val="left"/>
      <w:pPr>
        <w:ind w:left="5040" w:hanging="360"/>
      </w:pPr>
      <w:rPr>
        <w:rFonts w:ascii="Symbol" w:hAnsi="Symbol" w:hint="default"/>
      </w:rPr>
    </w:lvl>
    <w:lvl w:ilvl="7" w:tplc="FBB4ED5A">
      <w:start w:val="1"/>
      <w:numFmt w:val="bullet"/>
      <w:lvlText w:val="o"/>
      <w:lvlJc w:val="left"/>
      <w:pPr>
        <w:ind w:left="5760" w:hanging="360"/>
      </w:pPr>
      <w:rPr>
        <w:rFonts w:ascii="Courier New" w:hAnsi="Courier New" w:hint="default"/>
      </w:rPr>
    </w:lvl>
    <w:lvl w:ilvl="8" w:tplc="2F0662B2">
      <w:start w:val="1"/>
      <w:numFmt w:val="bullet"/>
      <w:lvlText w:val=""/>
      <w:lvlJc w:val="left"/>
      <w:pPr>
        <w:ind w:left="6480" w:hanging="360"/>
      </w:pPr>
      <w:rPr>
        <w:rFonts w:ascii="Wingdings" w:hAnsi="Wingdings" w:hint="default"/>
      </w:rPr>
    </w:lvl>
  </w:abstractNum>
  <w:abstractNum w:abstractNumId="132" w15:restartNumberingAfterBreak="0">
    <w:nsid w:val="3D28F129"/>
    <w:multiLevelType w:val="hybridMultilevel"/>
    <w:tmpl w:val="ACFCB37C"/>
    <w:lvl w:ilvl="0" w:tplc="0E36B11A">
      <w:start w:val="1"/>
      <w:numFmt w:val="bullet"/>
      <w:lvlText w:val=""/>
      <w:lvlJc w:val="left"/>
      <w:pPr>
        <w:ind w:left="720" w:hanging="360"/>
      </w:pPr>
      <w:rPr>
        <w:rFonts w:ascii="Symbol" w:hAnsi="Symbol" w:hint="default"/>
      </w:rPr>
    </w:lvl>
    <w:lvl w:ilvl="1" w:tplc="B8B6CD1C">
      <w:start w:val="1"/>
      <w:numFmt w:val="bullet"/>
      <w:lvlText w:val="o"/>
      <w:lvlJc w:val="left"/>
      <w:pPr>
        <w:ind w:left="1440" w:hanging="360"/>
      </w:pPr>
      <w:rPr>
        <w:rFonts w:ascii="Courier New" w:hAnsi="Courier New" w:hint="default"/>
      </w:rPr>
    </w:lvl>
    <w:lvl w:ilvl="2" w:tplc="20FA7D1E">
      <w:start w:val="1"/>
      <w:numFmt w:val="bullet"/>
      <w:lvlText w:val=""/>
      <w:lvlJc w:val="left"/>
      <w:pPr>
        <w:ind w:left="2160" w:hanging="360"/>
      </w:pPr>
      <w:rPr>
        <w:rFonts w:ascii="Wingdings" w:hAnsi="Wingdings" w:hint="default"/>
      </w:rPr>
    </w:lvl>
    <w:lvl w:ilvl="3" w:tplc="621C3554">
      <w:start w:val="1"/>
      <w:numFmt w:val="bullet"/>
      <w:lvlText w:val=""/>
      <w:lvlJc w:val="left"/>
      <w:pPr>
        <w:ind w:left="2880" w:hanging="360"/>
      </w:pPr>
      <w:rPr>
        <w:rFonts w:ascii="Symbol" w:hAnsi="Symbol" w:hint="default"/>
      </w:rPr>
    </w:lvl>
    <w:lvl w:ilvl="4" w:tplc="62EEDF62">
      <w:start w:val="1"/>
      <w:numFmt w:val="bullet"/>
      <w:lvlText w:val="o"/>
      <w:lvlJc w:val="left"/>
      <w:pPr>
        <w:ind w:left="3600" w:hanging="360"/>
      </w:pPr>
      <w:rPr>
        <w:rFonts w:ascii="Courier New" w:hAnsi="Courier New" w:hint="default"/>
      </w:rPr>
    </w:lvl>
    <w:lvl w:ilvl="5" w:tplc="3D2AD032">
      <w:start w:val="1"/>
      <w:numFmt w:val="bullet"/>
      <w:lvlText w:val=""/>
      <w:lvlJc w:val="left"/>
      <w:pPr>
        <w:ind w:left="4320" w:hanging="360"/>
      </w:pPr>
      <w:rPr>
        <w:rFonts w:ascii="Wingdings" w:hAnsi="Wingdings" w:hint="default"/>
      </w:rPr>
    </w:lvl>
    <w:lvl w:ilvl="6" w:tplc="AFC45DF2">
      <w:start w:val="1"/>
      <w:numFmt w:val="bullet"/>
      <w:lvlText w:val=""/>
      <w:lvlJc w:val="left"/>
      <w:pPr>
        <w:ind w:left="5040" w:hanging="360"/>
      </w:pPr>
      <w:rPr>
        <w:rFonts w:ascii="Symbol" w:hAnsi="Symbol" w:hint="default"/>
      </w:rPr>
    </w:lvl>
    <w:lvl w:ilvl="7" w:tplc="831E8488">
      <w:start w:val="1"/>
      <w:numFmt w:val="bullet"/>
      <w:lvlText w:val="o"/>
      <w:lvlJc w:val="left"/>
      <w:pPr>
        <w:ind w:left="5760" w:hanging="360"/>
      </w:pPr>
      <w:rPr>
        <w:rFonts w:ascii="Courier New" w:hAnsi="Courier New" w:hint="default"/>
      </w:rPr>
    </w:lvl>
    <w:lvl w:ilvl="8" w:tplc="F8C8D4DE">
      <w:start w:val="1"/>
      <w:numFmt w:val="bullet"/>
      <w:lvlText w:val=""/>
      <w:lvlJc w:val="left"/>
      <w:pPr>
        <w:ind w:left="6480" w:hanging="360"/>
      </w:pPr>
      <w:rPr>
        <w:rFonts w:ascii="Wingdings" w:hAnsi="Wingdings" w:hint="default"/>
      </w:rPr>
    </w:lvl>
  </w:abstractNum>
  <w:abstractNum w:abstractNumId="133" w15:restartNumberingAfterBreak="0">
    <w:nsid w:val="3E4E395D"/>
    <w:multiLevelType w:val="hybridMultilevel"/>
    <w:tmpl w:val="0D08341A"/>
    <w:lvl w:ilvl="0" w:tplc="3F5E7DA6">
      <w:start w:val="1"/>
      <w:numFmt w:val="bullet"/>
      <w:lvlText w:val=""/>
      <w:lvlJc w:val="left"/>
      <w:pPr>
        <w:ind w:left="720" w:hanging="360"/>
      </w:pPr>
      <w:rPr>
        <w:rFonts w:ascii="Symbol" w:hAnsi="Symbol" w:hint="default"/>
      </w:rPr>
    </w:lvl>
    <w:lvl w:ilvl="1" w:tplc="D15EA51C">
      <w:start w:val="1"/>
      <w:numFmt w:val="bullet"/>
      <w:lvlText w:val="o"/>
      <w:lvlJc w:val="left"/>
      <w:pPr>
        <w:ind w:left="1440" w:hanging="360"/>
      </w:pPr>
      <w:rPr>
        <w:rFonts w:ascii="Courier New" w:hAnsi="Courier New" w:hint="default"/>
      </w:rPr>
    </w:lvl>
    <w:lvl w:ilvl="2" w:tplc="C442906C">
      <w:start w:val="1"/>
      <w:numFmt w:val="bullet"/>
      <w:lvlText w:val=""/>
      <w:lvlJc w:val="left"/>
      <w:pPr>
        <w:ind w:left="2160" w:hanging="360"/>
      </w:pPr>
      <w:rPr>
        <w:rFonts w:ascii="Wingdings" w:hAnsi="Wingdings" w:hint="default"/>
      </w:rPr>
    </w:lvl>
    <w:lvl w:ilvl="3" w:tplc="EC38DAD8">
      <w:start w:val="1"/>
      <w:numFmt w:val="bullet"/>
      <w:lvlText w:val=""/>
      <w:lvlJc w:val="left"/>
      <w:pPr>
        <w:ind w:left="2880" w:hanging="360"/>
      </w:pPr>
      <w:rPr>
        <w:rFonts w:ascii="Symbol" w:hAnsi="Symbol" w:hint="default"/>
      </w:rPr>
    </w:lvl>
    <w:lvl w:ilvl="4" w:tplc="4490AB62">
      <w:start w:val="1"/>
      <w:numFmt w:val="bullet"/>
      <w:lvlText w:val="o"/>
      <w:lvlJc w:val="left"/>
      <w:pPr>
        <w:ind w:left="3600" w:hanging="360"/>
      </w:pPr>
      <w:rPr>
        <w:rFonts w:ascii="Courier New" w:hAnsi="Courier New" w:hint="default"/>
      </w:rPr>
    </w:lvl>
    <w:lvl w:ilvl="5" w:tplc="62AE29DE">
      <w:start w:val="1"/>
      <w:numFmt w:val="bullet"/>
      <w:lvlText w:val=""/>
      <w:lvlJc w:val="left"/>
      <w:pPr>
        <w:ind w:left="4320" w:hanging="360"/>
      </w:pPr>
      <w:rPr>
        <w:rFonts w:ascii="Wingdings" w:hAnsi="Wingdings" w:hint="default"/>
      </w:rPr>
    </w:lvl>
    <w:lvl w:ilvl="6" w:tplc="A5043A9A">
      <w:start w:val="1"/>
      <w:numFmt w:val="bullet"/>
      <w:lvlText w:val=""/>
      <w:lvlJc w:val="left"/>
      <w:pPr>
        <w:ind w:left="5040" w:hanging="360"/>
      </w:pPr>
      <w:rPr>
        <w:rFonts w:ascii="Symbol" w:hAnsi="Symbol" w:hint="default"/>
      </w:rPr>
    </w:lvl>
    <w:lvl w:ilvl="7" w:tplc="9AC89034">
      <w:start w:val="1"/>
      <w:numFmt w:val="bullet"/>
      <w:lvlText w:val="o"/>
      <w:lvlJc w:val="left"/>
      <w:pPr>
        <w:ind w:left="5760" w:hanging="360"/>
      </w:pPr>
      <w:rPr>
        <w:rFonts w:ascii="Courier New" w:hAnsi="Courier New" w:hint="default"/>
      </w:rPr>
    </w:lvl>
    <w:lvl w:ilvl="8" w:tplc="89A2B634">
      <w:start w:val="1"/>
      <w:numFmt w:val="bullet"/>
      <w:lvlText w:val=""/>
      <w:lvlJc w:val="left"/>
      <w:pPr>
        <w:ind w:left="6480" w:hanging="360"/>
      </w:pPr>
      <w:rPr>
        <w:rFonts w:ascii="Wingdings" w:hAnsi="Wingdings" w:hint="default"/>
      </w:rPr>
    </w:lvl>
  </w:abstractNum>
  <w:abstractNum w:abstractNumId="134" w15:restartNumberingAfterBreak="0">
    <w:nsid w:val="3EB47D81"/>
    <w:multiLevelType w:val="hybridMultilevel"/>
    <w:tmpl w:val="5AA4CFDC"/>
    <w:lvl w:ilvl="0" w:tplc="CA1C35A0">
      <w:start w:val="1"/>
      <w:numFmt w:val="bullet"/>
      <w:lvlText w:val=""/>
      <w:lvlJc w:val="left"/>
      <w:pPr>
        <w:ind w:left="720" w:hanging="360"/>
      </w:pPr>
      <w:rPr>
        <w:rFonts w:ascii="Symbol" w:hAnsi="Symbol" w:hint="default"/>
      </w:rPr>
    </w:lvl>
    <w:lvl w:ilvl="1" w:tplc="8154EABE">
      <w:start w:val="1"/>
      <w:numFmt w:val="bullet"/>
      <w:lvlText w:val="o"/>
      <w:lvlJc w:val="left"/>
      <w:pPr>
        <w:ind w:left="1440" w:hanging="360"/>
      </w:pPr>
      <w:rPr>
        <w:rFonts w:ascii="Courier New" w:hAnsi="Courier New" w:hint="default"/>
      </w:rPr>
    </w:lvl>
    <w:lvl w:ilvl="2" w:tplc="FD901308">
      <w:start w:val="1"/>
      <w:numFmt w:val="bullet"/>
      <w:lvlText w:val=""/>
      <w:lvlJc w:val="left"/>
      <w:pPr>
        <w:ind w:left="2160" w:hanging="360"/>
      </w:pPr>
      <w:rPr>
        <w:rFonts w:ascii="Wingdings" w:hAnsi="Wingdings" w:hint="default"/>
      </w:rPr>
    </w:lvl>
    <w:lvl w:ilvl="3" w:tplc="5F408EC2">
      <w:start w:val="1"/>
      <w:numFmt w:val="bullet"/>
      <w:lvlText w:val=""/>
      <w:lvlJc w:val="left"/>
      <w:pPr>
        <w:ind w:left="2880" w:hanging="360"/>
      </w:pPr>
      <w:rPr>
        <w:rFonts w:ascii="Symbol" w:hAnsi="Symbol" w:hint="default"/>
      </w:rPr>
    </w:lvl>
    <w:lvl w:ilvl="4" w:tplc="41B4E03C">
      <w:start w:val="1"/>
      <w:numFmt w:val="bullet"/>
      <w:lvlText w:val="o"/>
      <w:lvlJc w:val="left"/>
      <w:pPr>
        <w:ind w:left="3600" w:hanging="360"/>
      </w:pPr>
      <w:rPr>
        <w:rFonts w:ascii="Courier New" w:hAnsi="Courier New" w:hint="default"/>
      </w:rPr>
    </w:lvl>
    <w:lvl w:ilvl="5" w:tplc="DFDA3F84">
      <w:start w:val="1"/>
      <w:numFmt w:val="bullet"/>
      <w:lvlText w:val=""/>
      <w:lvlJc w:val="left"/>
      <w:pPr>
        <w:ind w:left="4320" w:hanging="360"/>
      </w:pPr>
      <w:rPr>
        <w:rFonts w:ascii="Wingdings" w:hAnsi="Wingdings" w:hint="default"/>
      </w:rPr>
    </w:lvl>
    <w:lvl w:ilvl="6" w:tplc="02666A62">
      <w:start w:val="1"/>
      <w:numFmt w:val="bullet"/>
      <w:lvlText w:val=""/>
      <w:lvlJc w:val="left"/>
      <w:pPr>
        <w:ind w:left="5040" w:hanging="360"/>
      </w:pPr>
      <w:rPr>
        <w:rFonts w:ascii="Symbol" w:hAnsi="Symbol" w:hint="default"/>
      </w:rPr>
    </w:lvl>
    <w:lvl w:ilvl="7" w:tplc="B1268874">
      <w:start w:val="1"/>
      <w:numFmt w:val="bullet"/>
      <w:lvlText w:val="o"/>
      <w:lvlJc w:val="left"/>
      <w:pPr>
        <w:ind w:left="5760" w:hanging="360"/>
      </w:pPr>
      <w:rPr>
        <w:rFonts w:ascii="Courier New" w:hAnsi="Courier New" w:hint="default"/>
      </w:rPr>
    </w:lvl>
    <w:lvl w:ilvl="8" w:tplc="6F3254C6">
      <w:start w:val="1"/>
      <w:numFmt w:val="bullet"/>
      <w:lvlText w:val=""/>
      <w:lvlJc w:val="left"/>
      <w:pPr>
        <w:ind w:left="6480" w:hanging="360"/>
      </w:pPr>
      <w:rPr>
        <w:rFonts w:ascii="Wingdings" w:hAnsi="Wingdings" w:hint="default"/>
      </w:rPr>
    </w:lvl>
  </w:abstractNum>
  <w:abstractNum w:abstractNumId="135" w15:restartNumberingAfterBreak="0">
    <w:nsid w:val="3ECBC06F"/>
    <w:multiLevelType w:val="hybridMultilevel"/>
    <w:tmpl w:val="C4D4732A"/>
    <w:lvl w:ilvl="0" w:tplc="6C186240">
      <w:start w:val="1"/>
      <w:numFmt w:val="bullet"/>
      <w:lvlText w:val=""/>
      <w:lvlJc w:val="left"/>
      <w:pPr>
        <w:ind w:left="720" w:hanging="360"/>
      </w:pPr>
      <w:rPr>
        <w:rFonts w:ascii="Symbol" w:hAnsi="Symbol" w:hint="default"/>
      </w:rPr>
    </w:lvl>
    <w:lvl w:ilvl="1" w:tplc="CC7E91C6">
      <w:start w:val="1"/>
      <w:numFmt w:val="bullet"/>
      <w:lvlText w:val="o"/>
      <w:lvlJc w:val="left"/>
      <w:pPr>
        <w:ind w:left="1440" w:hanging="360"/>
      </w:pPr>
      <w:rPr>
        <w:rFonts w:ascii="Courier New" w:hAnsi="Courier New" w:hint="default"/>
      </w:rPr>
    </w:lvl>
    <w:lvl w:ilvl="2" w:tplc="D3505412">
      <w:start w:val="1"/>
      <w:numFmt w:val="bullet"/>
      <w:lvlText w:val=""/>
      <w:lvlJc w:val="left"/>
      <w:pPr>
        <w:ind w:left="2160" w:hanging="360"/>
      </w:pPr>
      <w:rPr>
        <w:rFonts w:ascii="Wingdings" w:hAnsi="Wingdings" w:hint="default"/>
      </w:rPr>
    </w:lvl>
    <w:lvl w:ilvl="3" w:tplc="968E5ABC">
      <w:start w:val="1"/>
      <w:numFmt w:val="bullet"/>
      <w:lvlText w:val=""/>
      <w:lvlJc w:val="left"/>
      <w:pPr>
        <w:ind w:left="2880" w:hanging="360"/>
      </w:pPr>
      <w:rPr>
        <w:rFonts w:ascii="Symbol" w:hAnsi="Symbol" w:hint="default"/>
      </w:rPr>
    </w:lvl>
    <w:lvl w:ilvl="4" w:tplc="6B74BFC4">
      <w:start w:val="1"/>
      <w:numFmt w:val="bullet"/>
      <w:lvlText w:val="o"/>
      <w:lvlJc w:val="left"/>
      <w:pPr>
        <w:ind w:left="3600" w:hanging="360"/>
      </w:pPr>
      <w:rPr>
        <w:rFonts w:ascii="Courier New" w:hAnsi="Courier New" w:hint="default"/>
      </w:rPr>
    </w:lvl>
    <w:lvl w:ilvl="5" w:tplc="7252330A">
      <w:start w:val="1"/>
      <w:numFmt w:val="bullet"/>
      <w:lvlText w:val=""/>
      <w:lvlJc w:val="left"/>
      <w:pPr>
        <w:ind w:left="4320" w:hanging="360"/>
      </w:pPr>
      <w:rPr>
        <w:rFonts w:ascii="Wingdings" w:hAnsi="Wingdings" w:hint="default"/>
      </w:rPr>
    </w:lvl>
    <w:lvl w:ilvl="6" w:tplc="62E66ECA">
      <w:start w:val="1"/>
      <w:numFmt w:val="bullet"/>
      <w:lvlText w:val=""/>
      <w:lvlJc w:val="left"/>
      <w:pPr>
        <w:ind w:left="5040" w:hanging="360"/>
      </w:pPr>
      <w:rPr>
        <w:rFonts w:ascii="Symbol" w:hAnsi="Symbol" w:hint="default"/>
      </w:rPr>
    </w:lvl>
    <w:lvl w:ilvl="7" w:tplc="C76E56BC">
      <w:start w:val="1"/>
      <w:numFmt w:val="bullet"/>
      <w:lvlText w:val="o"/>
      <w:lvlJc w:val="left"/>
      <w:pPr>
        <w:ind w:left="5760" w:hanging="360"/>
      </w:pPr>
      <w:rPr>
        <w:rFonts w:ascii="Courier New" w:hAnsi="Courier New" w:hint="default"/>
      </w:rPr>
    </w:lvl>
    <w:lvl w:ilvl="8" w:tplc="CA4A1DEE">
      <w:start w:val="1"/>
      <w:numFmt w:val="bullet"/>
      <w:lvlText w:val=""/>
      <w:lvlJc w:val="left"/>
      <w:pPr>
        <w:ind w:left="6480" w:hanging="360"/>
      </w:pPr>
      <w:rPr>
        <w:rFonts w:ascii="Wingdings" w:hAnsi="Wingdings" w:hint="default"/>
      </w:rPr>
    </w:lvl>
  </w:abstractNum>
  <w:abstractNum w:abstractNumId="136" w15:restartNumberingAfterBreak="0">
    <w:nsid w:val="3F10657D"/>
    <w:multiLevelType w:val="hybridMultilevel"/>
    <w:tmpl w:val="D6C6F918"/>
    <w:lvl w:ilvl="0" w:tplc="C5A03BB2">
      <w:start w:val="1"/>
      <w:numFmt w:val="bullet"/>
      <w:lvlText w:val=""/>
      <w:lvlJc w:val="left"/>
      <w:pPr>
        <w:ind w:left="720" w:hanging="360"/>
      </w:pPr>
      <w:rPr>
        <w:rFonts w:ascii="Symbol" w:hAnsi="Symbol" w:hint="default"/>
      </w:rPr>
    </w:lvl>
    <w:lvl w:ilvl="1" w:tplc="AD82DE70">
      <w:start w:val="1"/>
      <w:numFmt w:val="bullet"/>
      <w:lvlText w:val="o"/>
      <w:lvlJc w:val="left"/>
      <w:pPr>
        <w:ind w:left="1440" w:hanging="360"/>
      </w:pPr>
      <w:rPr>
        <w:rFonts w:ascii="Courier New" w:hAnsi="Courier New" w:hint="default"/>
      </w:rPr>
    </w:lvl>
    <w:lvl w:ilvl="2" w:tplc="035C36BC">
      <w:start w:val="1"/>
      <w:numFmt w:val="bullet"/>
      <w:lvlText w:val=""/>
      <w:lvlJc w:val="left"/>
      <w:pPr>
        <w:ind w:left="2160" w:hanging="360"/>
      </w:pPr>
      <w:rPr>
        <w:rFonts w:ascii="Wingdings" w:hAnsi="Wingdings" w:hint="default"/>
      </w:rPr>
    </w:lvl>
    <w:lvl w:ilvl="3" w:tplc="1A86CFAE">
      <w:start w:val="1"/>
      <w:numFmt w:val="bullet"/>
      <w:lvlText w:val=""/>
      <w:lvlJc w:val="left"/>
      <w:pPr>
        <w:ind w:left="2880" w:hanging="360"/>
      </w:pPr>
      <w:rPr>
        <w:rFonts w:ascii="Symbol" w:hAnsi="Symbol" w:hint="default"/>
      </w:rPr>
    </w:lvl>
    <w:lvl w:ilvl="4" w:tplc="FCBEA7C0">
      <w:start w:val="1"/>
      <w:numFmt w:val="bullet"/>
      <w:lvlText w:val="o"/>
      <w:lvlJc w:val="left"/>
      <w:pPr>
        <w:ind w:left="3600" w:hanging="360"/>
      </w:pPr>
      <w:rPr>
        <w:rFonts w:ascii="Courier New" w:hAnsi="Courier New" w:hint="default"/>
      </w:rPr>
    </w:lvl>
    <w:lvl w:ilvl="5" w:tplc="1C66C668">
      <w:start w:val="1"/>
      <w:numFmt w:val="bullet"/>
      <w:lvlText w:val=""/>
      <w:lvlJc w:val="left"/>
      <w:pPr>
        <w:ind w:left="4320" w:hanging="360"/>
      </w:pPr>
      <w:rPr>
        <w:rFonts w:ascii="Wingdings" w:hAnsi="Wingdings" w:hint="default"/>
      </w:rPr>
    </w:lvl>
    <w:lvl w:ilvl="6" w:tplc="13F868EC">
      <w:start w:val="1"/>
      <w:numFmt w:val="bullet"/>
      <w:lvlText w:val=""/>
      <w:lvlJc w:val="left"/>
      <w:pPr>
        <w:ind w:left="5040" w:hanging="360"/>
      </w:pPr>
      <w:rPr>
        <w:rFonts w:ascii="Symbol" w:hAnsi="Symbol" w:hint="default"/>
      </w:rPr>
    </w:lvl>
    <w:lvl w:ilvl="7" w:tplc="8DDCC634">
      <w:start w:val="1"/>
      <w:numFmt w:val="bullet"/>
      <w:lvlText w:val="o"/>
      <w:lvlJc w:val="left"/>
      <w:pPr>
        <w:ind w:left="5760" w:hanging="360"/>
      </w:pPr>
      <w:rPr>
        <w:rFonts w:ascii="Courier New" w:hAnsi="Courier New" w:hint="default"/>
      </w:rPr>
    </w:lvl>
    <w:lvl w:ilvl="8" w:tplc="35DA62F4">
      <w:start w:val="1"/>
      <w:numFmt w:val="bullet"/>
      <w:lvlText w:val=""/>
      <w:lvlJc w:val="left"/>
      <w:pPr>
        <w:ind w:left="6480" w:hanging="360"/>
      </w:pPr>
      <w:rPr>
        <w:rFonts w:ascii="Wingdings" w:hAnsi="Wingdings" w:hint="default"/>
      </w:rPr>
    </w:lvl>
  </w:abstractNum>
  <w:abstractNum w:abstractNumId="137" w15:restartNumberingAfterBreak="0">
    <w:nsid w:val="3FF5F09D"/>
    <w:multiLevelType w:val="hybridMultilevel"/>
    <w:tmpl w:val="9D0C794E"/>
    <w:lvl w:ilvl="0" w:tplc="1B12EC5A">
      <w:start w:val="1"/>
      <w:numFmt w:val="bullet"/>
      <w:lvlText w:val=""/>
      <w:lvlJc w:val="left"/>
      <w:pPr>
        <w:ind w:left="720" w:hanging="360"/>
      </w:pPr>
      <w:rPr>
        <w:rFonts w:ascii="Symbol" w:hAnsi="Symbol" w:hint="default"/>
      </w:rPr>
    </w:lvl>
    <w:lvl w:ilvl="1" w:tplc="FA6CCB80">
      <w:start w:val="1"/>
      <w:numFmt w:val="bullet"/>
      <w:lvlText w:val="o"/>
      <w:lvlJc w:val="left"/>
      <w:pPr>
        <w:ind w:left="1440" w:hanging="360"/>
      </w:pPr>
      <w:rPr>
        <w:rFonts w:ascii="Courier New" w:hAnsi="Courier New" w:hint="default"/>
      </w:rPr>
    </w:lvl>
    <w:lvl w:ilvl="2" w:tplc="A372BAFA">
      <w:start w:val="1"/>
      <w:numFmt w:val="bullet"/>
      <w:lvlText w:val=""/>
      <w:lvlJc w:val="left"/>
      <w:pPr>
        <w:ind w:left="2160" w:hanging="360"/>
      </w:pPr>
      <w:rPr>
        <w:rFonts w:ascii="Wingdings" w:hAnsi="Wingdings" w:hint="default"/>
      </w:rPr>
    </w:lvl>
    <w:lvl w:ilvl="3" w:tplc="978C7D30">
      <w:start w:val="1"/>
      <w:numFmt w:val="bullet"/>
      <w:lvlText w:val=""/>
      <w:lvlJc w:val="left"/>
      <w:pPr>
        <w:ind w:left="2880" w:hanging="360"/>
      </w:pPr>
      <w:rPr>
        <w:rFonts w:ascii="Symbol" w:hAnsi="Symbol" w:hint="default"/>
      </w:rPr>
    </w:lvl>
    <w:lvl w:ilvl="4" w:tplc="26D624EA">
      <w:start w:val="1"/>
      <w:numFmt w:val="bullet"/>
      <w:lvlText w:val="o"/>
      <w:lvlJc w:val="left"/>
      <w:pPr>
        <w:ind w:left="3600" w:hanging="360"/>
      </w:pPr>
      <w:rPr>
        <w:rFonts w:ascii="Courier New" w:hAnsi="Courier New" w:hint="default"/>
      </w:rPr>
    </w:lvl>
    <w:lvl w:ilvl="5" w:tplc="7C10D238">
      <w:start w:val="1"/>
      <w:numFmt w:val="bullet"/>
      <w:lvlText w:val=""/>
      <w:lvlJc w:val="left"/>
      <w:pPr>
        <w:ind w:left="4320" w:hanging="360"/>
      </w:pPr>
      <w:rPr>
        <w:rFonts w:ascii="Wingdings" w:hAnsi="Wingdings" w:hint="default"/>
      </w:rPr>
    </w:lvl>
    <w:lvl w:ilvl="6" w:tplc="64023EAA">
      <w:start w:val="1"/>
      <w:numFmt w:val="bullet"/>
      <w:lvlText w:val=""/>
      <w:lvlJc w:val="left"/>
      <w:pPr>
        <w:ind w:left="5040" w:hanging="360"/>
      </w:pPr>
      <w:rPr>
        <w:rFonts w:ascii="Symbol" w:hAnsi="Symbol" w:hint="default"/>
      </w:rPr>
    </w:lvl>
    <w:lvl w:ilvl="7" w:tplc="93DE2846">
      <w:start w:val="1"/>
      <w:numFmt w:val="bullet"/>
      <w:lvlText w:val="o"/>
      <w:lvlJc w:val="left"/>
      <w:pPr>
        <w:ind w:left="5760" w:hanging="360"/>
      </w:pPr>
      <w:rPr>
        <w:rFonts w:ascii="Courier New" w:hAnsi="Courier New" w:hint="default"/>
      </w:rPr>
    </w:lvl>
    <w:lvl w:ilvl="8" w:tplc="7EA2896C">
      <w:start w:val="1"/>
      <w:numFmt w:val="bullet"/>
      <w:lvlText w:val=""/>
      <w:lvlJc w:val="left"/>
      <w:pPr>
        <w:ind w:left="6480" w:hanging="360"/>
      </w:pPr>
      <w:rPr>
        <w:rFonts w:ascii="Wingdings" w:hAnsi="Wingdings" w:hint="default"/>
      </w:rPr>
    </w:lvl>
  </w:abstractNum>
  <w:abstractNum w:abstractNumId="138" w15:restartNumberingAfterBreak="0">
    <w:nsid w:val="412F6774"/>
    <w:multiLevelType w:val="multilevel"/>
    <w:tmpl w:val="2814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1303EC0"/>
    <w:multiLevelType w:val="hybridMultilevel"/>
    <w:tmpl w:val="9996AC28"/>
    <w:lvl w:ilvl="0" w:tplc="E852440E">
      <w:start w:val="1"/>
      <w:numFmt w:val="bullet"/>
      <w:lvlText w:val=""/>
      <w:lvlJc w:val="left"/>
      <w:pPr>
        <w:ind w:left="720" w:hanging="360"/>
      </w:pPr>
      <w:rPr>
        <w:rFonts w:ascii="Symbol" w:hAnsi="Symbol" w:hint="default"/>
      </w:rPr>
    </w:lvl>
    <w:lvl w:ilvl="1" w:tplc="5D54F2F0">
      <w:start w:val="1"/>
      <w:numFmt w:val="bullet"/>
      <w:lvlText w:val="o"/>
      <w:lvlJc w:val="left"/>
      <w:pPr>
        <w:ind w:left="1440" w:hanging="360"/>
      </w:pPr>
      <w:rPr>
        <w:rFonts w:ascii="Courier New" w:hAnsi="Courier New" w:hint="default"/>
      </w:rPr>
    </w:lvl>
    <w:lvl w:ilvl="2" w:tplc="6270C1B2">
      <w:start w:val="1"/>
      <w:numFmt w:val="bullet"/>
      <w:lvlText w:val=""/>
      <w:lvlJc w:val="left"/>
      <w:pPr>
        <w:ind w:left="2160" w:hanging="360"/>
      </w:pPr>
      <w:rPr>
        <w:rFonts w:ascii="Wingdings" w:hAnsi="Wingdings" w:hint="default"/>
      </w:rPr>
    </w:lvl>
    <w:lvl w:ilvl="3" w:tplc="53B0EFEE">
      <w:start w:val="1"/>
      <w:numFmt w:val="bullet"/>
      <w:lvlText w:val=""/>
      <w:lvlJc w:val="left"/>
      <w:pPr>
        <w:ind w:left="2880" w:hanging="360"/>
      </w:pPr>
      <w:rPr>
        <w:rFonts w:ascii="Symbol" w:hAnsi="Symbol" w:hint="default"/>
      </w:rPr>
    </w:lvl>
    <w:lvl w:ilvl="4" w:tplc="3614FD0A">
      <w:start w:val="1"/>
      <w:numFmt w:val="bullet"/>
      <w:lvlText w:val="o"/>
      <w:lvlJc w:val="left"/>
      <w:pPr>
        <w:ind w:left="3600" w:hanging="360"/>
      </w:pPr>
      <w:rPr>
        <w:rFonts w:ascii="Courier New" w:hAnsi="Courier New" w:hint="default"/>
      </w:rPr>
    </w:lvl>
    <w:lvl w:ilvl="5" w:tplc="2A9AB2F8">
      <w:start w:val="1"/>
      <w:numFmt w:val="bullet"/>
      <w:lvlText w:val=""/>
      <w:lvlJc w:val="left"/>
      <w:pPr>
        <w:ind w:left="4320" w:hanging="360"/>
      </w:pPr>
      <w:rPr>
        <w:rFonts w:ascii="Wingdings" w:hAnsi="Wingdings" w:hint="default"/>
      </w:rPr>
    </w:lvl>
    <w:lvl w:ilvl="6" w:tplc="73309582">
      <w:start w:val="1"/>
      <w:numFmt w:val="bullet"/>
      <w:lvlText w:val=""/>
      <w:lvlJc w:val="left"/>
      <w:pPr>
        <w:ind w:left="5040" w:hanging="360"/>
      </w:pPr>
      <w:rPr>
        <w:rFonts w:ascii="Symbol" w:hAnsi="Symbol" w:hint="default"/>
      </w:rPr>
    </w:lvl>
    <w:lvl w:ilvl="7" w:tplc="33CA2CD8">
      <w:start w:val="1"/>
      <w:numFmt w:val="bullet"/>
      <w:lvlText w:val="o"/>
      <w:lvlJc w:val="left"/>
      <w:pPr>
        <w:ind w:left="5760" w:hanging="360"/>
      </w:pPr>
      <w:rPr>
        <w:rFonts w:ascii="Courier New" w:hAnsi="Courier New" w:hint="default"/>
      </w:rPr>
    </w:lvl>
    <w:lvl w:ilvl="8" w:tplc="A33CD22E">
      <w:start w:val="1"/>
      <w:numFmt w:val="bullet"/>
      <w:lvlText w:val=""/>
      <w:lvlJc w:val="left"/>
      <w:pPr>
        <w:ind w:left="6480" w:hanging="360"/>
      </w:pPr>
      <w:rPr>
        <w:rFonts w:ascii="Wingdings" w:hAnsi="Wingdings" w:hint="default"/>
      </w:rPr>
    </w:lvl>
  </w:abstractNum>
  <w:abstractNum w:abstractNumId="140" w15:restartNumberingAfterBreak="0">
    <w:nsid w:val="413E4BD5"/>
    <w:multiLevelType w:val="hybridMultilevel"/>
    <w:tmpl w:val="908EFE50"/>
    <w:lvl w:ilvl="0" w:tplc="F25A2FD8">
      <w:start w:val="1"/>
      <w:numFmt w:val="bullet"/>
      <w:lvlText w:val=""/>
      <w:lvlJc w:val="left"/>
      <w:pPr>
        <w:ind w:left="720" w:hanging="360"/>
      </w:pPr>
      <w:rPr>
        <w:rFonts w:ascii="Symbol" w:hAnsi="Symbol" w:hint="default"/>
      </w:rPr>
    </w:lvl>
    <w:lvl w:ilvl="1" w:tplc="C778ECD2">
      <w:start w:val="1"/>
      <w:numFmt w:val="bullet"/>
      <w:lvlText w:val="o"/>
      <w:lvlJc w:val="left"/>
      <w:pPr>
        <w:ind w:left="1440" w:hanging="360"/>
      </w:pPr>
      <w:rPr>
        <w:rFonts w:ascii="Courier New" w:hAnsi="Courier New" w:hint="default"/>
      </w:rPr>
    </w:lvl>
    <w:lvl w:ilvl="2" w:tplc="E54083C6">
      <w:start w:val="1"/>
      <w:numFmt w:val="bullet"/>
      <w:lvlText w:val=""/>
      <w:lvlJc w:val="left"/>
      <w:pPr>
        <w:ind w:left="2160" w:hanging="360"/>
      </w:pPr>
      <w:rPr>
        <w:rFonts w:ascii="Wingdings" w:hAnsi="Wingdings" w:hint="default"/>
      </w:rPr>
    </w:lvl>
    <w:lvl w:ilvl="3" w:tplc="CE227CBA">
      <w:start w:val="1"/>
      <w:numFmt w:val="bullet"/>
      <w:lvlText w:val=""/>
      <w:lvlJc w:val="left"/>
      <w:pPr>
        <w:ind w:left="2880" w:hanging="360"/>
      </w:pPr>
      <w:rPr>
        <w:rFonts w:ascii="Symbol" w:hAnsi="Symbol" w:hint="default"/>
      </w:rPr>
    </w:lvl>
    <w:lvl w:ilvl="4" w:tplc="63A66BF6">
      <w:start w:val="1"/>
      <w:numFmt w:val="bullet"/>
      <w:lvlText w:val="o"/>
      <w:lvlJc w:val="left"/>
      <w:pPr>
        <w:ind w:left="3600" w:hanging="360"/>
      </w:pPr>
      <w:rPr>
        <w:rFonts w:ascii="Courier New" w:hAnsi="Courier New" w:hint="default"/>
      </w:rPr>
    </w:lvl>
    <w:lvl w:ilvl="5" w:tplc="28941602">
      <w:start w:val="1"/>
      <w:numFmt w:val="bullet"/>
      <w:lvlText w:val=""/>
      <w:lvlJc w:val="left"/>
      <w:pPr>
        <w:ind w:left="4320" w:hanging="360"/>
      </w:pPr>
      <w:rPr>
        <w:rFonts w:ascii="Wingdings" w:hAnsi="Wingdings" w:hint="default"/>
      </w:rPr>
    </w:lvl>
    <w:lvl w:ilvl="6" w:tplc="A1248AA6">
      <w:start w:val="1"/>
      <w:numFmt w:val="bullet"/>
      <w:lvlText w:val=""/>
      <w:lvlJc w:val="left"/>
      <w:pPr>
        <w:ind w:left="5040" w:hanging="360"/>
      </w:pPr>
      <w:rPr>
        <w:rFonts w:ascii="Symbol" w:hAnsi="Symbol" w:hint="default"/>
      </w:rPr>
    </w:lvl>
    <w:lvl w:ilvl="7" w:tplc="8A94C786">
      <w:start w:val="1"/>
      <w:numFmt w:val="bullet"/>
      <w:lvlText w:val="o"/>
      <w:lvlJc w:val="left"/>
      <w:pPr>
        <w:ind w:left="5760" w:hanging="360"/>
      </w:pPr>
      <w:rPr>
        <w:rFonts w:ascii="Courier New" w:hAnsi="Courier New" w:hint="default"/>
      </w:rPr>
    </w:lvl>
    <w:lvl w:ilvl="8" w:tplc="11D6A932">
      <w:start w:val="1"/>
      <w:numFmt w:val="bullet"/>
      <w:lvlText w:val=""/>
      <w:lvlJc w:val="left"/>
      <w:pPr>
        <w:ind w:left="6480" w:hanging="360"/>
      </w:pPr>
      <w:rPr>
        <w:rFonts w:ascii="Wingdings" w:hAnsi="Wingdings" w:hint="default"/>
      </w:rPr>
    </w:lvl>
  </w:abstractNum>
  <w:abstractNum w:abstractNumId="141" w15:restartNumberingAfterBreak="0">
    <w:nsid w:val="4247E5FC"/>
    <w:multiLevelType w:val="hybridMultilevel"/>
    <w:tmpl w:val="121CF970"/>
    <w:lvl w:ilvl="0" w:tplc="F8DCCA14">
      <w:start w:val="1"/>
      <w:numFmt w:val="bullet"/>
      <w:lvlText w:val=""/>
      <w:lvlJc w:val="left"/>
      <w:pPr>
        <w:ind w:left="720" w:hanging="360"/>
      </w:pPr>
      <w:rPr>
        <w:rFonts w:ascii="Symbol" w:hAnsi="Symbol" w:hint="default"/>
      </w:rPr>
    </w:lvl>
    <w:lvl w:ilvl="1" w:tplc="03229A62">
      <w:start w:val="1"/>
      <w:numFmt w:val="bullet"/>
      <w:lvlText w:val="o"/>
      <w:lvlJc w:val="left"/>
      <w:pPr>
        <w:ind w:left="1440" w:hanging="360"/>
      </w:pPr>
      <w:rPr>
        <w:rFonts w:ascii="Courier New" w:hAnsi="Courier New" w:hint="default"/>
      </w:rPr>
    </w:lvl>
    <w:lvl w:ilvl="2" w:tplc="4E0EC842">
      <w:start w:val="1"/>
      <w:numFmt w:val="bullet"/>
      <w:lvlText w:val=""/>
      <w:lvlJc w:val="left"/>
      <w:pPr>
        <w:ind w:left="2160" w:hanging="360"/>
      </w:pPr>
      <w:rPr>
        <w:rFonts w:ascii="Wingdings" w:hAnsi="Wingdings" w:hint="default"/>
      </w:rPr>
    </w:lvl>
    <w:lvl w:ilvl="3" w:tplc="0FFEE8B6">
      <w:start w:val="1"/>
      <w:numFmt w:val="bullet"/>
      <w:lvlText w:val=""/>
      <w:lvlJc w:val="left"/>
      <w:pPr>
        <w:ind w:left="2880" w:hanging="360"/>
      </w:pPr>
      <w:rPr>
        <w:rFonts w:ascii="Symbol" w:hAnsi="Symbol" w:hint="default"/>
      </w:rPr>
    </w:lvl>
    <w:lvl w:ilvl="4" w:tplc="3CCA751E">
      <w:start w:val="1"/>
      <w:numFmt w:val="bullet"/>
      <w:lvlText w:val="o"/>
      <w:lvlJc w:val="left"/>
      <w:pPr>
        <w:ind w:left="3600" w:hanging="360"/>
      </w:pPr>
      <w:rPr>
        <w:rFonts w:ascii="Courier New" w:hAnsi="Courier New" w:hint="default"/>
      </w:rPr>
    </w:lvl>
    <w:lvl w:ilvl="5" w:tplc="A36631EA">
      <w:start w:val="1"/>
      <w:numFmt w:val="bullet"/>
      <w:lvlText w:val=""/>
      <w:lvlJc w:val="left"/>
      <w:pPr>
        <w:ind w:left="4320" w:hanging="360"/>
      </w:pPr>
      <w:rPr>
        <w:rFonts w:ascii="Wingdings" w:hAnsi="Wingdings" w:hint="default"/>
      </w:rPr>
    </w:lvl>
    <w:lvl w:ilvl="6" w:tplc="2E4EB20C">
      <w:start w:val="1"/>
      <w:numFmt w:val="bullet"/>
      <w:lvlText w:val=""/>
      <w:lvlJc w:val="left"/>
      <w:pPr>
        <w:ind w:left="5040" w:hanging="360"/>
      </w:pPr>
      <w:rPr>
        <w:rFonts w:ascii="Symbol" w:hAnsi="Symbol" w:hint="default"/>
      </w:rPr>
    </w:lvl>
    <w:lvl w:ilvl="7" w:tplc="0B8A260C">
      <w:start w:val="1"/>
      <w:numFmt w:val="bullet"/>
      <w:lvlText w:val="o"/>
      <w:lvlJc w:val="left"/>
      <w:pPr>
        <w:ind w:left="5760" w:hanging="360"/>
      </w:pPr>
      <w:rPr>
        <w:rFonts w:ascii="Courier New" w:hAnsi="Courier New" w:hint="default"/>
      </w:rPr>
    </w:lvl>
    <w:lvl w:ilvl="8" w:tplc="13587EA6">
      <w:start w:val="1"/>
      <w:numFmt w:val="bullet"/>
      <w:lvlText w:val=""/>
      <w:lvlJc w:val="left"/>
      <w:pPr>
        <w:ind w:left="6480" w:hanging="360"/>
      </w:pPr>
      <w:rPr>
        <w:rFonts w:ascii="Wingdings" w:hAnsi="Wingdings" w:hint="default"/>
      </w:rPr>
    </w:lvl>
  </w:abstractNum>
  <w:abstractNum w:abstractNumId="142" w15:restartNumberingAfterBreak="0">
    <w:nsid w:val="43240015"/>
    <w:multiLevelType w:val="multilevel"/>
    <w:tmpl w:val="B6B2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3CD626B"/>
    <w:multiLevelType w:val="multilevel"/>
    <w:tmpl w:val="F5A08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4787D3D"/>
    <w:multiLevelType w:val="multilevel"/>
    <w:tmpl w:val="C3CC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4D612C0"/>
    <w:multiLevelType w:val="multilevel"/>
    <w:tmpl w:val="0522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51ACD22"/>
    <w:multiLevelType w:val="hybridMultilevel"/>
    <w:tmpl w:val="D4BCB312"/>
    <w:lvl w:ilvl="0" w:tplc="3B8A6F0A">
      <w:start w:val="1"/>
      <w:numFmt w:val="bullet"/>
      <w:lvlText w:val=""/>
      <w:lvlJc w:val="left"/>
      <w:pPr>
        <w:ind w:left="720" w:hanging="360"/>
      </w:pPr>
      <w:rPr>
        <w:rFonts w:ascii="Symbol" w:hAnsi="Symbol" w:hint="default"/>
      </w:rPr>
    </w:lvl>
    <w:lvl w:ilvl="1" w:tplc="2AB4CA32">
      <w:start w:val="1"/>
      <w:numFmt w:val="bullet"/>
      <w:lvlText w:val="o"/>
      <w:lvlJc w:val="left"/>
      <w:pPr>
        <w:ind w:left="1440" w:hanging="360"/>
      </w:pPr>
      <w:rPr>
        <w:rFonts w:ascii="Courier New" w:hAnsi="Courier New" w:hint="default"/>
      </w:rPr>
    </w:lvl>
    <w:lvl w:ilvl="2" w:tplc="755E3878">
      <w:start w:val="1"/>
      <w:numFmt w:val="bullet"/>
      <w:lvlText w:val=""/>
      <w:lvlJc w:val="left"/>
      <w:pPr>
        <w:ind w:left="2160" w:hanging="360"/>
      </w:pPr>
      <w:rPr>
        <w:rFonts w:ascii="Wingdings" w:hAnsi="Wingdings" w:hint="default"/>
      </w:rPr>
    </w:lvl>
    <w:lvl w:ilvl="3" w:tplc="BC50F542">
      <w:start w:val="1"/>
      <w:numFmt w:val="bullet"/>
      <w:lvlText w:val=""/>
      <w:lvlJc w:val="left"/>
      <w:pPr>
        <w:ind w:left="2880" w:hanging="360"/>
      </w:pPr>
      <w:rPr>
        <w:rFonts w:ascii="Symbol" w:hAnsi="Symbol" w:hint="default"/>
      </w:rPr>
    </w:lvl>
    <w:lvl w:ilvl="4" w:tplc="6674FE3A">
      <w:start w:val="1"/>
      <w:numFmt w:val="bullet"/>
      <w:lvlText w:val="o"/>
      <w:lvlJc w:val="left"/>
      <w:pPr>
        <w:ind w:left="3600" w:hanging="360"/>
      </w:pPr>
      <w:rPr>
        <w:rFonts w:ascii="Courier New" w:hAnsi="Courier New" w:hint="default"/>
      </w:rPr>
    </w:lvl>
    <w:lvl w:ilvl="5" w:tplc="B1F6D0F6">
      <w:start w:val="1"/>
      <w:numFmt w:val="bullet"/>
      <w:lvlText w:val=""/>
      <w:lvlJc w:val="left"/>
      <w:pPr>
        <w:ind w:left="4320" w:hanging="360"/>
      </w:pPr>
      <w:rPr>
        <w:rFonts w:ascii="Wingdings" w:hAnsi="Wingdings" w:hint="default"/>
      </w:rPr>
    </w:lvl>
    <w:lvl w:ilvl="6" w:tplc="ED86F0F4">
      <w:start w:val="1"/>
      <w:numFmt w:val="bullet"/>
      <w:lvlText w:val=""/>
      <w:lvlJc w:val="left"/>
      <w:pPr>
        <w:ind w:left="5040" w:hanging="360"/>
      </w:pPr>
      <w:rPr>
        <w:rFonts w:ascii="Symbol" w:hAnsi="Symbol" w:hint="default"/>
      </w:rPr>
    </w:lvl>
    <w:lvl w:ilvl="7" w:tplc="84DA1CB6">
      <w:start w:val="1"/>
      <w:numFmt w:val="bullet"/>
      <w:lvlText w:val="o"/>
      <w:lvlJc w:val="left"/>
      <w:pPr>
        <w:ind w:left="5760" w:hanging="360"/>
      </w:pPr>
      <w:rPr>
        <w:rFonts w:ascii="Courier New" w:hAnsi="Courier New" w:hint="default"/>
      </w:rPr>
    </w:lvl>
    <w:lvl w:ilvl="8" w:tplc="ED66E398">
      <w:start w:val="1"/>
      <w:numFmt w:val="bullet"/>
      <w:lvlText w:val=""/>
      <w:lvlJc w:val="left"/>
      <w:pPr>
        <w:ind w:left="6480" w:hanging="360"/>
      </w:pPr>
      <w:rPr>
        <w:rFonts w:ascii="Wingdings" w:hAnsi="Wingdings" w:hint="default"/>
      </w:rPr>
    </w:lvl>
  </w:abstractNum>
  <w:abstractNum w:abstractNumId="147" w15:restartNumberingAfterBreak="0">
    <w:nsid w:val="4553369A"/>
    <w:multiLevelType w:val="multilevel"/>
    <w:tmpl w:val="FE60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5990AC2"/>
    <w:multiLevelType w:val="hybridMultilevel"/>
    <w:tmpl w:val="032CEC7E"/>
    <w:lvl w:ilvl="0" w:tplc="2458B822">
      <w:start w:val="1"/>
      <w:numFmt w:val="bullet"/>
      <w:lvlText w:val=""/>
      <w:lvlJc w:val="left"/>
      <w:pPr>
        <w:ind w:left="720" w:hanging="360"/>
      </w:pPr>
      <w:rPr>
        <w:rFonts w:ascii="Symbol" w:hAnsi="Symbol" w:hint="default"/>
      </w:rPr>
    </w:lvl>
    <w:lvl w:ilvl="1" w:tplc="90B4B292">
      <w:start w:val="1"/>
      <w:numFmt w:val="bullet"/>
      <w:lvlText w:val="o"/>
      <w:lvlJc w:val="left"/>
      <w:pPr>
        <w:ind w:left="1440" w:hanging="360"/>
      </w:pPr>
      <w:rPr>
        <w:rFonts w:ascii="Courier New" w:hAnsi="Courier New" w:hint="default"/>
      </w:rPr>
    </w:lvl>
    <w:lvl w:ilvl="2" w:tplc="25102484">
      <w:start w:val="1"/>
      <w:numFmt w:val="bullet"/>
      <w:lvlText w:val=""/>
      <w:lvlJc w:val="left"/>
      <w:pPr>
        <w:ind w:left="2160" w:hanging="360"/>
      </w:pPr>
      <w:rPr>
        <w:rFonts w:ascii="Wingdings" w:hAnsi="Wingdings" w:hint="default"/>
      </w:rPr>
    </w:lvl>
    <w:lvl w:ilvl="3" w:tplc="49D00390">
      <w:start w:val="1"/>
      <w:numFmt w:val="bullet"/>
      <w:lvlText w:val=""/>
      <w:lvlJc w:val="left"/>
      <w:pPr>
        <w:ind w:left="2880" w:hanging="360"/>
      </w:pPr>
      <w:rPr>
        <w:rFonts w:ascii="Symbol" w:hAnsi="Symbol" w:hint="default"/>
      </w:rPr>
    </w:lvl>
    <w:lvl w:ilvl="4" w:tplc="00CE3776">
      <w:start w:val="1"/>
      <w:numFmt w:val="bullet"/>
      <w:lvlText w:val="o"/>
      <w:lvlJc w:val="left"/>
      <w:pPr>
        <w:ind w:left="3600" w:hanging="360"/>
      </w:pPr>
      <w:rPr>
        <w:rFonts w:ascii="Courier New" w:hAnsi="Courier New" w:hint="default"/>
      </w:rPr>
    </w:lvl>
    <w:lvl w:ilvl="5" w:tplc="FF923276">
      <w:start w:val="1"/>
      <w:numFmt w:val="bullet"/>
      <w:lvlText w:val=""/>
      <w:lvlJc w:val="left"/>
      <w:pPr>
        <w:ind w:left="4320" w:hanging="360"/>
      </w:pPr>
      <w:rPr>
        <w:rFonts w:ascii="Wingdings" w:hAnsi="Wingdings" w:hint="default"/>
      </w:rPr>
    </w:lvl>
    <w:lvl w:ilvl="6" w:tplc="5EE26172">
      <w:start w:val="1"/>
      <w:numFmt w:val="bullet"/>
      <w:lvlText w:val=""/>
      <w:lvlJc w:val="left"/>
      <w:pPr>
        <w:ind w:left="5040" w:hanging="360"/>
      </w:pPr>
      <w:rPr>
        <w:rFonts w:ascii="Symbol" w:hAnsi="Symbol" w:hint="default"/>
      </w:rPr>
    </w:lvl>
    <w:lvl w:ilvl="7" w:tplc="C3E25C92">
      <w:start w:val="1"/>
      <w:numFmt w:val="bullet"/>
      <w:lvlText w:val="o"/>
      <w:lvlJc w:val="left"/>
      <w:pPr>
        <w:ind w:left="5760" w:hanging="360"/>
      </w:pPr>
      <w:rPr>
        <w:rFonts w:ascii="Courier New" w:hAnsi="Courier New" w:hint="default"/>
      </w:rPr>
    </w:lvl>
    <w:lvl w:ilvl="8" w:tplc="E10C1C14">
      <w:start w:val="1"/>
      <w:numFmt w:val="bullet"/>
      <w:lvlText w:val=""/>
      <w:lvlJc w:val="left"/>
      <w:pPr>
        <w:ind w:left="6480" w:hanging="360"/>
      </w:pPr>
      <w:rPr>
        <w:rFonts w:ascii="Wingdings" w:hAnsi="Wingdings" w:hint="default"/>
      </w:rPr>
    </w:lvl>
  </w:abstractNum>
  <w:abstractNum w:abstractNumId="149" w15:restartNumberingAfterBreak="0">
    <w:nsid w:val="47622F45"/>
    <w:multiLevelType w:val="multilevel"/>
    <w:tmpl w:val="49F4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8161A39"/>
    <w:multiLevelType w:val="hybridMultilevel"/>
    <w:tmpl w:val="C116FCD8"/>
    <w:lvl w:ilvl="0" w:tplc="A80EB6CA">
      <w:start w:val="1"/>
      <w:numFmt w:val="bullet"/>
      <w:lvlText w:val=""/>
      <w:lvlJc w:val="left"/>
      <w:pPr>
        <w:ind w:left="720" w:hanging="360"/>
      </w:pPr>
      <w:rPr>
        <w:rFonts w:ascii="Symbol" w:hAnsi="Symbol" w:hint="default"/>
      </w:rPr>
    </w:lvl>
    <w:lvl w:ilvl="1" w:tplc="E654B142">
      <w:start w:val="1"/>
      <w:numFmt w:val="bullet"/>
      <w:lvlText w:val="o"/>
      <w:lvlJc w:val="left"/>
      <w:pPr>
        <w:ind w:left="1440" w:hanging="360"/>
      </w:pPr>
      <w:rPr>
        <w:rFonts w:ascii="Courier New" w:hAnsi="Courier New" w:hint="default"/>
      </w:rPr>
    </w:lvl>
    <w:lvl w:ilvl="2" w:tplc="E5906CEE">
      <w:start w:val="1"/>
      <w:numFmt w:val="bullet"/>
      <w:lvlText w:val=""/>
      <w:lvlJc w:val="left"/>
      <w:pPr>
        <w:ind w:left="2160" w:hanging="360"/>
      </w:pPr>
      <w:rPr>
        <w:rFonts w:ascii="Wingdings" w:hAnsi="Wingdings" w:hint="default"/>
      </w:rPr>
    </w:lvl>
    <w:lvl w:ilvl="3" w:tplc="51E2C0A4">
      <w:start w:val="1"/>
      <w:numFmt w:val="bullet"/>
      <w:lvlText w:val=""/>
      <w:lvlJc w:val="left"/>
      <w:pPr>
        <w:ind w:left="2880" w:hanging="360"/>
      </w:pPr>
      <w:rPr>
        <w:rFonts w:ascii="Symbol" w:hAnsi="Symbol" w:hint="default"/>
      </w:rPr>
    </w:lvl>
    <w:lvl w:ilvl="4" w:tplc="EAEE2CD6">
      <w:start w:val="1"/>
      <w:numFmt w:val="bullet"/>
      <w:lvlText w:val="o"/>
      <w:lvlJc w:val="left"/>
      <w:pPr>
        <w:ind w:left="3600" w:hanging="360"/>
      </w:pPr>
      <w:rPr>
        <w:rFonts w:ascii="Courier New" w:hAnsi="Courier New" w:hint="default"/>
      </w:rPr>
    </w:lvl>
    <w:lvl w:ilvl="5" w:tplc="6A606E1A">
      <w:start w:val="1"/>
      <w:numFmt w:val="bullet"/>
      <w:lvlText w:val=""/>
      <w:lvlJc w:val="left"/>
      <w:pPr>
        <w:ind w:left="4320" w:hanging="360"/>
      </w:pPr>
      <w:rPr>
        <w:rFonts w:ascii="Wingdings" w:hAnsi="Wingdings" w:hint="default"/>
      </w:rPr>
    </w:lvl>
    <w:lvl w:ilvl="6" w:tplc="422E65A4">
      <w:start w:val="1"/>
      <w:numFmt w:val="bullet"/>
      <w:lvlText w:val=""/>
      <w:lvlJc w:val="left"/>
      <w:pPr>
        <w:ind w:left="5040" w:hanging="360"/>
      </w:pPr>
      <w:rPr>
        <w:rFonts w:ascii="Symbol" w:hAnsi="Symbol" w:hint="default"/>
      </w:rPr>
    </w:lvl>
    <w:lvl w:ilvl="7" w:tplc="B232B1FE">
      <w:start w:val="1"/>
      <w:numFmt w:val="bullet"/>
      <w:lvlText w:val="o"/>
      <w:lvlJc w:val="left"/>
      <w:pPr>
        <w:ind w:left="5760" w:hanging="360"/>
      </w:pPr>
      <w:rPr>
        <w:rFonts w:ascii="Courier New" w:hAnsi="Courier New" w:hint="default"/>
      </w:rPr>
    </w:lvl>
    <w:lvl w:ilvl="8" w:tplc="D140223C">
      <w:start w:val="1"/>
      <w:numFmt w:val="bullet"/>
      <w:lvlText w:val=""/>
      <w:lvlJc w:val="left"/>
      <w:pPr>
        <w:ind w:left="6480" w:hanging="360"/>
      </w:pPr>
      <w:rPr>
        <w:rFonts w:ascii="Wingdings" w:hAnsi="Wingdings" w:hint="default"/>
      </w:rPr>
    </w:lvl>
  </w:abstractNum>
  <w:abstractNum w:abstractNumId="151" w15:restartNumberingAfterBreak="0">
    <w:nsid w:val="48375E1F"/>
    <w:multiLevelType w:val="hybridMultilevel"/>
    <w:tmpl w:val="5770F3AE"/>
    <w:lvl w:ilvl="0" w:tplc="053E85D0">
      <w:start w:val="1"/>
      <w:numFmt w:val="bullet"/>
      <w:lvlText w:val=""/>
      <w:lvlJc w:val="left"/>
      <w:pPr>
        <w:ind w:left="720" w:hanging="360"/>
      </w:pPr>
      <w:rPr>
        <w:rFonts w:ascii="Symbol" w:hAnsi="Symbol" w:hint="default"/>
      </w:rPr>
    </w:lvl>
    <w:lvl w:ilvl="1" w:tplc="067AD8D0">
      <w:start w:val="1"/>
      <w:numFmt w:val="bullet"/>
      <w:lvlText w:val="o"/>
      <w:lvlJc w:val="left"/>
      <w:pPr>
        <w:ind w:left="1440" w:hanging="360"/>
      </w:pPr>
      <w:rPr>
        <w:rFonts w:ascii="Courier New" w:hAnsi="Courier New" w:hint="default"/>
      </w:rPr>
    </w:lvl>
    <w:lvl w:ilvl="2" w:tplc="4154BA32">
      <w:start w:val="1"/>
      <w:numFmt w:val="bullet"/>
      <w:lvlText w:val=""/>
      <w:lvlJc w:val="left"/>
      <w:pPr>
        <w:ind w:left="2160" w:hanging="360"/>
      </w:pPr>
      <w:rPr>
        <w:rFonts w:ascii="Wingdings" w:hAnsi="Wingdings" w:hint="default"/>
      </w:rPr>
    </w:lvl>
    <w:lvl w:ilvl="3" w:tplc="C57815FA">
      <w:start w:val="1"/>
      <w:numFmt w:val="bullet"/>
      <w:lvlText w:val=""/>
      <w:lvlJc w:val="left"/>
      <w:pPr>
        <w:ind w:left="2880" w:hanging="360"/>
      </w:pPr>
      <w:rPr>
        <w:rFonts w:ascii="Symbol" w:hAnsi="Symbol" w:hint="default"/>
      </w:rPr>
    </w:lvl>
    <w:lvl w:ilvl="4" w:tplc="9776010E">
      <w:start w:val="1"/>
      <w:numFmt w:val="bullet"/>
      <w:lvlText w:val="o"/>
      <w:lvlJc w:val="left"/>
      <w:pPr>
        <w:ind w:left="3600" w:hanging="360"/>
      </w:pPr>
      <w:rPr>
        <w:rFonts w:ascii="Courier New" w:hAnsi="Courier New" w:hint="default"/>
      </w:rPr>
    </w:lvl>
    <w:lvl w:ilvl="5" w:tplc="F7588CDC">
      <w:start w:val="1"/>
      <w:numFmt w:val="bullet"/>
      <w:lvlText w:val=""/>
      <w:lvlJc w:val="left"/>
      <w:pPr>
        <w:ind w:left="4320" w:hanging="360"/>
      </w:pPr>
      <w:rPr>
        <w:rFonts w:ascii="Wingdings" w:hAnsi="Wingdings" w:hint="default"/>
      </w:rPr>
    </w:lvl>
    <w:lvl w:ilvl="6" w:tplc="7C2E760A">
      <w:start w:val="1"/>
      <w:numFmt w:val="bullet"/>
      <w:lvlText w:val=""/>
      <w:lvlJc w:val="left"/>
      <w:pPr>
        <w:ind w:left="5040" w:hanging="360"/>
      </w:pPr>
      <w:rPr>
        <w:rFonts w:ascii="Symbol" w:hAnsi="Symbol" w:hint="default"/>
      </w:rPr>
    </w:lvl>
    <w:lvl w:ilvl="7" w:tplc="FA4CD434">
      <w:start w:val="1"/>
      <w:numFmt w:val="bullet"/>
      <w:lvlText w:val="o"/>
      <w:lvlJc w:val="left"/>
      <w:pPr>
        <w:ind w:left="5760" w:hanging="360"/>
      </w:pPr>
      <w:rPr>
        <w:rFonts w:ascii="Courier New" w:hAnsi="Courier New" w:hint="default"/>
      </w:rPr>
    </w:lvl>
    <w:lvl w:ilvl="8" w:tplc="49B4019E">
      <w:start w:val="1"/>
      <w:numFmt w:val="bullet"/>
      <w:lvlText w:val=""/>
      <w:lvlJc w:val="left"/>
      <w:pPr>
        <w:ind w:left="6480" w:hanging="360"/>
      </w:pPr>
      <w:rPr>
        <w:rFonts w:ascii="Wingdings" w:hAnsi="Wingdings" w:hint="default"/>
      </w:rPr>
    </w:lvl>
  </w:abstractNum>
  <w:abstractNum w:abstractNumId="152" w15:restartNumberingAfterBreak="0">
    <w:nsid w:val="486DBD29"/>
    <w:multiLevelType w:val="hybridMultilevel"/>
    <w:tmpl w:val="EE1C2B9A"/>
    <w:lvl w:ilvl="0" w:tplc="0F5EC6E0">
      <w:start w:val="1"/>
      <w:numFmt w:val="bullet"/>
      <w:lvlText w:val=""/>
      <w:lvlJc w:val="left"/>
      <w:pPr>
        <w:ind w:left="720" w:hanging="360"/>
      </w:pPr>
      <w:rPr>
        <w:rFonts w:ascii="Symbol" w:hAnsi="Symbol" w:hint="default"/>
      </w:rPr>
    </w:lvl>
    <w:lvl w:ilvl="1" w:tplc="1054B934">
      <w:start w:val="1"/>
      <w:numFmt w:val="bullet"/>
      <w:lvlText w:val="o"/>
      <w:lvlJc w:val="left"/>
      <w:pPr>
        <w:ind w:left="1440" w:hanging="360"/>
      </w:pPr>
      <w:rPr>
        <w:rFonts w:ascii="Courier New" w:hAnsi="Courier New" w:hint="default"/>
      </w:rPr>
    </w:lvl>
    <w:lvl w:ilvl="2" w:tplc="78C0D2B0">
      <w:start w:val="1"/>
      <w:numFmt w:val="bullet"/>
      <w:lvlText w:val=""/>
      <w:lvlJc w:val="left"/>
      <w:pPr>
        <w:ind w:left="2160" w:hanging="360"/>
      </w:pPr>
      <w:rPr>
        <w:rFonts w:ascii="Wingdings" w:hAnsi="Wingdings" w:hint="default"/>
      </w:rPr>
    </w:lvl>
    <w:lvl w:ilvl="3" w:tplc="6B9A82A4">
      <w:start w:val="1"/>
      <w:numFmt w:val="bullet"/>
      <w:lvlText w:val=""/>
      <w:lvlJc w:val="left"/>
      <w:pPr>
        <w:ind w:left="2880" w:hanging="360"/>
      </w:pPr>
      <w:rPr>
        <w:rFonts w:ascii="Symbol" w:hAnsi="Symbol" w:hint="default"/>
      </w:rPr>
    </w:lvl>
    <w:lvl w:ilvl="4" w:tplc="7062E86A">
      <w:start w:val="1"/>
      <w:numFmt w:val="bullet"/>
      <w:lvlText w:val="o"/>
      <w:lvlJc w:val="left"/>
      <w:pPr>
        <w:ind w:left="3600" w:hanging="360"/>
      </w:pPr>
      <w:rPr>
        <w:rFonts w:ascii="Courier New" w:hAnsi="Courier New" w:hint="default"/>
      </w:rPr>
    </w:lvl>
    <w:lvl w:ilvl="5" w:tplc="AD9494A0">
      <w:start w:val="1"/>
      <w:numFmt w:val="bullet"/>
      <w:lvlText w:val=""/>
      <w:lvlJc w:val="left"/>
      <w:pPr>
        <w:ind w:left="4320" w:hanging="360"/>
      </w:pPr>
      <w:rPr>
        <w:rFonts w:ascii="Wingdings" w:hAnsi="Wingdings" w:hint="default"/>
      </w:rPr>
    </w:lvl>
    <w:lvl w:ilvl="6" w:tplc="24CCFC08">
      <w:start w:val="1"/>
      <w:numFmt w:val="bullet"/>
      <w:lvlText w:val=""/>
      <w:lvlJc w:val="left"/>
      <w:pPr>
        <w:ind w:left="5040" w:hanging="360"/>
      </w:pPr>
      <w:rPr>
        <w:rFonts w:ascii="Symbol" w:hAnsi="Symbol" w:hint="default"/>
      </w:rPr>
    </w:lvl>
    <w:lvl w:ilvl="7" w:tplc="426C909E">
      <w:start w:val="1"/>
      <w:numFmt w:val="bullet"/>
      <w:lvlText w:val="o"/>
      <w:lvlJc w:val="left"/>
      <w:pPr>
        <w:ind w:left="5760" w:hanging="360"/>
      </w:pPr>
      <w:rPr>
        <w:rFonts w:ascii="Courier New" w:hAnsi="Courier New" w:hint="default"/>
      </w:rPr>
    </w:lvl>
    <w:lvl w:ilvl="8" w:tplc="7F927948">
      <w:start w:val="1"/>
      <w:numFmt w:val="bullet"/>
      <w:lvlText w:val=""/>
      <w:lvlJc w:val="left"/>
      <w:pPr>
        <w:ind w:left="6480" w:hanging="360"/>
      </w:pPr>
      <w:rPr>
        <w:rFonts w:ascii="Wingdings" w:hAnsi="Wingdings" w:hint="default"/>
      </w:rPr>
    </w:lvl>
  </w:abstractNum>
  <w:abstractNum w:abstractNumId="153" w15:restartNumberingAfterBreak="0">
    <w:nsid w:val="487A6A72"/>
    <w:multiLevelType w:val="hybridMultilevel"/>
    <w:tmpl w:val="43627B12"/>
    <w:lvl w:ilvl="0" w:tplc="FA4E406E">
      <w:start w:val="1"/>
      <w:numFmt w:val="bullet"/>
      <w:lvlText w:val=""/>
      <w:lvlJc w:val="left"/>
      <w:pPr>
        <w:ind w:left="720" w:hanging="360"/>
      </w:pPr>
      <w:rPr>
        <w:rFonts w:ascii="Symbol" w:hAnsi="Symbol" w:hint="default"/>
      </w:rPr>
    </w:lvl>
    <w:lvl w:ilvl="1" w:tplc="1ED8C3DA">
      <w:start w:val="1"/>
      <w:numFmt w:val="bullet"/>
      <w:lvlText w:val="o"/>
      <w:lvlJc w:val="left"/>
      <w:pPr>
        <w:ind w:left="1440" w:hanging="360"/>
      </w:pPr>
      <w:rPr>
        <w:rFonts w:ascii="Courier New" w:hAnsi="Courier New" w:hint="default"/>
      </w:rPr>
    </w:lvl>
    <w:lvl w:ilvl="2" w:tplc="F65E0A90">
      <w:start w:val="1"/>
      <w:numFmt w:val="bullet"/>
      <w:lvlText w:val=""/>
      <w:lvlJc w:val="left"/>
      <w:pPr>
        <w:ind w:left="2160" w:hanging="360"/>
      </w:pPr>
      <w:rPr>
        <w:rFonts w:ascii="Wingdings" w:hAnsi="Wingdings" w:hint="default"/>
      </w:rPr>
    </w:lvl>
    <w:lvl w:ilvl="3" w:tplc="8C204D54">
      <w:start w:val="1"/>
      <w:numFmt w:val="bullet"/>
      <w:lvlText w:val=""/>
      <w:lvlJc w:val="left"/>
      <w:pPr>
        <w:ind w:left="2880" w:hanging="360"/>
      </w:pPr>
      <w:rPr>
        <w:rFonts w:ascii="Symbol" w:hAnsi="Symbol" w:hint="default"/>
      </w:rPr>
    </w:lvl>
    <w:lvl w:ilvl="4" w:tplc="0204B2AC">
      <w:start w:val="1"/>
      <w:numFmt w:val="bullet"/>
      <w:lvlText w:val="o"/>
      <w:lvlJc w:val="left"/>
      <w:pPr>
        <w:ind w:left="3600" w:hanging="360"/>
      </w:pPr>
      <w:rPr>
        <w:rFonts w:ascii="Courier New" w:hAnsi="Courier New" w:hint="default"/>
      </w:rPr>
    </w:lvl>
    <w:lvl w:ilvl="5" w:tplc="07DE235E">
      <w:start w:val="1"/>
      <w:numFmt w:val="bullet"/>
      <w:lvlText w:val=""/>
      <w:lvlJc w:val="left"/>
      <w:pPr>
        <w:ind w:left="4320" w:hanging="360"/>
      </w:pPr>
      <w:rPr>
        <w:rFonts w:ascii="Wingdings" w:hAnsi="Wingdings" w:hint="default"/>
      </w:rPr>
    </w:lvl>
    <w:lvl w:ilvl="6" w:tplc="481EF530">
      <w:start w:val="1"/>
      <w:numFmt w:val="bullet"/>
      <w:lvlText w:val=""/>
      <w:lvlJc w:val="left"/>
      <w:pPr>
        <w:ind w:left="5040" w:hanging="360"/>
      </w:pPr>
      <w:rPr>
        <w:rFonts w:ascii="Symbol" w:hAnsi="Symbol" w:hint="default"/>
      </w:rPr>
    </w:lvl>
    <w:lvl w:ilvl="7" w:tplc="DF0EC66C">
      <w:start w:val="1"/>
      <w:numFmt w:val="bullet"/>
      <w:lvlText w:val="o"/>
      <w:lvlJc w:val="left"/>
      <w:pPr>
        <w:ind w:left="5760" w:hanging="360"/>
      </w:pPr>
      <w:rPr>
        <w:rFonts w:ascii="Courier New" w:hAnsi="Courier New" w:hint="default"/>
      </w:rPr>
    </w:lvl>
    <w:lvl w:ilvl="8" w:tplc="C840F1FC">
      <w:start w:val="1"/>
      <w:numFmt w:val="bullet"/>
      <w:lvlText w:val=""/>
      <w:lvlJc w:val="left"/>
      <w:pPr>
        <w:ind w:left="6480" w:hanging="360"/>
      </w:pPr>
      <w:rPr>
        <w:rFonts w:ascii="Wingdings" w:hAnsi="Wingdings" w:hint="default"/>
      </w:rPr>
    </w:lvl>
  </w:abstractNum>
  <w:abstractNum w:abstractNumId="154" w15:restartNumberingAfterBreak="0">
    <w:nsid w:val="48E2BAD2"/>
    <w:multiLevelType w:val="hybridMultilevel"/>
    <w:tmpl w:val="61AC5962"/>
    <w:lvl w:ilvl="0" w:tplc="62C46B92">
      <w:start w:val="1"/>
      <w:numFmt w:val="bullet"/>
      <w:lvlText w:val=""/>
      <w:lvlJc w:val="left"/>
      <w:pPr>
        <w:ind w:left="720" w:hanging="360"/>
      </w:pPr>
      <w:rPr>
        <w:rFonts w:ascii="Symbol" w:hAnsi="Symbol" w:hint="default"/>
      </w:rPr>
    </w:lvl>
    <w:lvl w:ilvl="1" w:tplc="5DF26F1C">
      <w:start w:val="1"/>
      <w:numFmt w:val="bullet"/>
      <w:lvlText w:val="o"/>
      <w:lvlJc w:val="left"/>
      <w:pPr>
        <w:ind w:left="1440" w:hanging="360"/>
      </w:pPr>
      <w:rPr>
        <w:rFonts w:ascii="Courier New" w:hAnsi="Courier New" w:hint="default"/>
      </w:rPr>
    </w:lvl>
    <w:lvl w:ilvl="2" w:tplc="0D723436">
      <w:start w:val="1"/>
      <w:numFmt w:val="bullet"/>
      <w:lvlText w:val=""/>
      <w:lvlJc w:val="left"/>
      <w:pPr>
        <w:ind w:left="2160" w:hanging="360"/>
      </w:pPr>
      <w:rPr>
        <w:rFonts w:ascii="Wingdings" w:hAnsi="Wingdings" w:hint="default"/>
      </w:rPr>
    </w:lvl>
    <w:lvl w:ilvl="3" w:tplc="800E0A94">
      <w:start w:val="1"/>
      <w:numFmt w:val="bullet"/>
      <w:lvlText w:val=""/>
      <w:lvlJc w:val="left"/>
      <w:pPr>
        <w:ind w:left="2880" w:hanging="360"/>
      </w:pPr>
      <w:rPr>
        <w:rFonts w:ascii="Symbol" w:hAnsi="Symbol" w:hint="default"/>
      </w:rPr>
    </w:lvl>
    <w:lvl w:ilvl="4" w:tplc="506A658E">
      <w:start w:val="1"/>
      <w:numFmt w:val="bullet"/>
      <w:lvlText w:val="o"/>
      <w:lvlJc w:val="left"/>
      <w:pPr>
        <w:ind w:left="3600" w:hanging="360"/>
      </w:pPr>
      <w:rPr>
        <w:rFonts w:ascii="Courier New" w:hAnsi="Courier New" w:hint="default"/>
      </w:rPr>
    </w:lvl>
    <w:lvl w:ilvl="5" w:tplc="6BA2C59C">
      <w:start w:val="1"/>
      <w:numFmt w:val="bullet"/>
      <w:lvlText w:val=""/>
      <w:lvlJc w:val="left"/>
      <w:pPr>
        <w:ind w:left="4320" w:hanging="360"/>
      </w:pPr>
      <w:rPr>
        <w:rFonts w:ascii="Wingdings" w:hAnsi="Wingdings" w:hint="default"/>
      </w:rPr>
    </w:lvl>
    <w:lvl w:ilvl="6" w:tplc="9A94A600">
      <w:start w:val="1"/>
      <w:numFmt w:val="bullet"/>
      <w:lvlText w:val=""/>
      <w:lvlJc w:val="left"/>
      <w:pPr>
        <w:ind w:left="5040" w:hanging="360"/>
      </w:pPr>
      <w:rPr>
        <w:rFonts w:ascii="Symbol" w:hAnsi="Symbol" w:hint="default"/>
      </w:rPr>
    </w:lvl>
    <w:lvl w:ilvl="7" w:tplc="C22A3952">
      <w:start w:val="1"/>
      <w:numFmt w:val="bullet"/>
      <w:lvlText w:val="o"/>
      <w:lvlJc w:val="left"/>
      <w:pPr>
        <w:ind w:left="5760" w:hanging="360"/>
      </w:pPr>
      <w:rPr>
        <w:rFonts w:ascii="Courier New" w:hAnsi="Courier New" w:hint="default"/>
      </w:rPr>
    </w:lvl>
    <w:lvl w:ilvl="8" w:tplc="8E0CC782">
      <w:start w:val="1"/>
      <w:numFmt w:val="bullet"/>
      <w:lvlText w:val=""/>
      <w:lvlJc w:val="left"/>
      <w:pPr>
        <w:ind w:left="6480" w:hanging="360"/>
      </w:pPr>
      <w:rPr>
        <w:rFonts w:ascii="Wingdings" w:hAnsi="Wingdings" w:hint="default"/>
      </w:rPr>
    </w:lvl>
  </w:abstractNum>
  <w:abstractNum w:abstractNumId="155" w15:restartNumberingAfterBreak="0">
    <w:nsid w:val="48E65242"/>
    <w:multiLevelType w:val="multilevel"/>
    <w:tmpl w:val="063C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944008C"/>
    <w:multiLevelType w:val="multilevel"/>
    <w:tmpl w:val="5FEC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9BDAA06"/>
    <w:multiLevelType w:val="hybridMultilevel"/>
    <w:tmpl w:val="DAFA3B34"/>
    <w:lvl w:ilvl="0" w:tplc="AAA6355C">
      <w:start w:val="1"/>
      <w:numFmt w:val="bullet"/>
      <w:lvlText w:val=""/>
      <w:lvlJc w:val="left"/>
      <w:pPr>
        <w:ind w:left="720" w:hanging="360"/>
      </w:pPr>
      <w:rPr>
        <w:rFonts w:ascii="Symbol" w:hAnsi="Symbol" w:hint="default"/>
      </w:rPr>
    </w:lvl>
    <w:lvl w:ilvl="1" w:tplc="53A07720">
      <w:start w:val="1"/>
      <w:numFmt w:val="bullet"/>
      <w:lvlText w:val="o"/>
      <w:lvlJc w:val="left"/>
      <w:pPr>
        <w:ind w:left="1440" w:hanging="360"/>
      </w:pPr>
      <w:rPr>
        <w:rFonts w:ascii="Courier New" w:hAnsi="Courier New" w:hint="default"/>
      </w:rPr>
    </w:lvl>
    <w:lvl w:ilvl="2" w:tplc="90163B7A">
      <w:start w:val="1"/>
      <w:numFmt w:val="bullet"/>
      <w:lvlText w:val=""/>
      <w:lvlJc w:val="left"/>
      <w:pPr>
        <w:ind w:left="2160" w:hanging="360"/>
      </w:pPr>
      <w:rPr>
        <w:rFonts w:ascii="Wingdings" w:hAnsi="Wingdings" w:hint="default"/>
      </w:rPr>
    </w:lvl>
    <w:lvl w:ilvl="3" w:tplc="3054789A">
      <w:start w:val="1"/>
      <w:numFmt w:val="bullet"/>
      <w:lvlText w:val=""/>
      <w:lvlJc w:val="left"/>
      <w:pPr>
        <w:ind w:left="2880" w:hanging="360"/>
      </w:pPr>
      <w:rPr>
        <w:rFonts w:ascii="Symbol" w:hAnsi="Symbol" w:hint="default"/>
      </w:rPr>
    </w:lvl>
    <w:lvl w:ilvl="4" w:tplc="0F46623E">
      <w:start w:val="1"/>
      <w:numFmt w:val="bullet"/>
      <w:lvlText w:val="o"/>
      <w:lvlJc w:val="left"/>
      <w:pPr>
        <w:ind w:left="3600" w:hanging="360"/>
      </w:pPr>
      <w:rPr>
        <w:rFonts w:ascii="Courier New" w:hAnsi="Courier New" w:hint="default"/>
      </w:rPr>
    </w:lvl>
    <w:lvl w:ilvl="5" w:tplc="6602F178">
      <w:start w:val="1"/>
      <w:numFmt w:val="bullet"/>
      <w:lvlText w:val=""/>
      <w:lvlJc w:val="left"/>
      <w:pPr>
        <w:ind w:left="4320" w:hanging="360"/>
      </w:pPr>
      <w:rPr>
        <w:rFonts w:ascii="Wingdings" w:hAnsi="Wingdings" w:hint="default"/>
      </w:rPr>
    </w:lvl>
    <w:lvl w:ilvl="6" w:tplc="366048E4">
      <w:start w:val="1"/>
      <w:numFmt w:val="bullet"/>
      <w:lvlText w:val=""/>
      <w:lvlJc w:val="left"/>
      <w:pPr>
        <w:ind w:left="5040" w:hanging="360"/>
      </w:pPr>
      <w:rPr>
        <w:rFonts w:ascii="Symbol" w:hAnsi="Symbol" w:hint="default"/>
      </w:rPr>
    </w:lvl>
    <w:lvl w:ilvl="7" w:tplc="BDB2E93E">
      <w:start w:val="1"/>
      <w:numFmt w:val="bullet"/>
      <w:lvlText w:val="o"/>
      <w:lvlJc w:val="left"/>
      <w:pPr>
        <w:ind w:left="5760" w:hanging="360"/>
      </w:pPr>
      <w:rPr>
        <w:rFonts w:ascii="Courier New" w:hAnsi="Courier New" w:hint="default"/>
      </w:rPr>
    </w:lvl>
    <w:lvl w:ilvl="8" w:tplc="867CD15C">
      <w:start w:val="1"/>
      <w:numFmt w:val="bullet"/>
      <w:lvlText w:val=""/>
      <w:lvlJc w:val="left"/>
      <w:pPr>
        <w:ind w:left="6480" w:hanging="360"/>
      </w:pPr>
      <w:rPr>
        <w:rFonts w:ascii="Wingdings" w:hAnsi="Wingdings" w:hint="default"/>
      </w:rPr>
    </w:lvl>
  </w:abstractNum>
  <w:abstractNum w:abstractNumId="158" w15:restartNumberingAfterBreak="0">
    <w:nsid w:val="4A991D76"/>
    <w:multiLevelType w:val="multilevel"/>
    <w:tmpl w:val="BCBC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AC6D2DB"/>
    <w:multiLevelType w:val="hybridMultilevel"/>
    <w:tmpl w:val="613E1BFE"/>
    <w:lvl w:ilvl="0" w:tplc="6426825A">
      <w:start w:val="1"/>
      <w:numFmt w:val="bullet"/>
      <w:lvlText w:val=""/>
      <w:lvlJc w:val="left"/>
      <w:pPr>
        <w:ind w:left="720" w:hanging="360"/>
      </w:pPr>
      <w:rPr>
        <w:rFonts w:ascii="Symbol" w:hAnsi="Symbol" w:hint="default"/>
      </w:rPr>
    </w:lvl>
    <w:lvl w:ilvl="1" w:tplc="51DAA7A6">
      <w:start w:val="1"/>
      <w:numFmt w:val="bullet"/>
      <w:lvlText w:val="o"/>
      <w:lvlJc w:val="left"/>
      <w:pPr>
        <w:ind w:left="1440" w:hanging="360"/>
      </w:pPr>
      <w:rPr>
        <w:rFonts w:ascii="Courier New" w:hAnsi="Courier New" w:hint="default"/>
      </w:rPr>
    </w:lvl>
    <w:lvl w:ilvl="2" w:tplc="160E69F8">
      <w:start w:val="1"/>
      <w:numFmt w:val="bullet"/>
      <w:lvlText w:val=""/>
      <w:lvlJc w:val="left"/>
      <w:pPr>
        <w:ind w:left="2160" w:hanging="360"/>
      </w:pPr>
      <w:rPr>
        <w:rFonts w:ascii="Wingdings" w:hAnsi="Wingdings" w:hint="default"/>
      </w:rPr>
    </w:lvl>
    <w:lvl w:ilvl="3" w:tplc="C308A234">
      <w:start w:val="1"/>
      <w:numFmt w:val="bullet"/>
      <w:lvlText w:val=""/>
      <w:lvlJc w:val="left"/>
      <w:pPr>
        <w:ind w:left="2880" w:hanging="360"/>
      </w:pPr>
      <w:rPr>
        <w:rFonts w:ascii="Symbol" w:hAnsi="Symbol" w:hint="default"/>
      </w:rPr>
    </w:lvl>
    <w:lvl w:ilvl="4" w:tplc="201C26CC">
      <w:start w:val="1"/>
      <w:numFmt w:val="bullet"/>
      <w:lvlText w:val="o"/>
      <w:lvlJc w:val="left"/>
      <w:pPr>
        <w:ind w:left="3600" w:hanging="360"/>
      </w:pPr>
      <w:rPr>
        <w:rFonts w:ascii="Courier New" w:hAnsi="Courier New" w:hint="default"/>
      </w:rPr>
    </w:lvl>
    <w:lvl w:ilvl="5" w:tplc="C010C224">
      <w:start w:val="1"/>
      <w:numFmt w:val="bullet"/>
      <w:lvlText w:val=""/>
      <w:lvlJc w:val="left"/>
      <w:pPr>
        <w:ind w:left="4320" w:hanging="360"/>
      </w:pPr>
      <w:rPr>
        <w:rFonts w:ascii="Wingdings" w:hAnsi="Wingdings" w:hint="default"/>
      </w:rPr>
    </w:lvl>
    <w:lvl w:ilvl="6" w:tplc="810E988A">
      <w:start w:val="1"/>
      <w:numFmt w:val="bullet"/>
      <w:lvlText w:val=""/>
      <w:lvlJc w:val="left"/>
      <w:pPr>
        <w:ind w:left="5040" w:hanging="360"/>
      </w:pPr>
      <w:rPr>
        <w:rFonts w:ascii="Symbol" w:hAnsi="Symbol" w:hint="default"/>
      </w:rPr>
    </w:lvl>
    <w:lvl w:ilvl="7" w:tplc="4CBACA0E">
      <w:start w:val="1"/>
      <w:numFmt w:val="bullet"/>
      <w:lvlText w:val="o"/>
      <w:lvlJc w:val="left"/>
      <w:pPr>
        <w:ind w:left="5760" w:hanging="360"/>
      </w:pPr>
      <w:rPr>
        <w:rFonts w:ascii="Courier New" w:hAnsi="Courier New" w:hint="default"/>
      </w:rPr>
    </w:lvl>
    <w:lvl w:ilvl="8" w:tplc="28F80BA2">
      <w:start w:val="1"/>
      <w:numFmt w:val="bullet"/>
      <w:lvlText w:val=""/>
      <w:lvlJc w:val="left"/>
      <w:pPr>
        <w:ind w:left="6480" w:hanging="360"/>
      </w:pPr>
      <w:rPr>
        <w:rFonts w:ascii="Wingdings" w:hAnsi="Wingdings" w:hint="default"/>
      </w:rPr>
    </w:lvl>
  </w:abstractNum>
  <w:abstractNum w:abstractNumId="160" w15:restartNumberingAfterBreak="0">
    <w:nsid w:val="4BF82B0E"/>
    <w:multiLevelType w:val="multilevel"/>
    <w:tmpl w:val="08D8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C29822A"/>
    <w:multiLevelType w:val="hybridMultilevel"/>
    <w:tmpl w:val="20DE4CE0"/>
    <w:lvl w:ilvl="0" w:tplc="94BC7E24">
      <w:start w:val="1"/>
      <w:numFmt w:val="bullet"/>
      <w:lvlText w:val=""/>
      <w:lvlJc w:val="left"/>
      <w:pPr>
        <w:ind w:left="720" w:hanging="360"/>
      </w:pPr>
      <w:rPr>
        <w:rFonts w:ascii="Symbol" w:hAnsi="Symbol" w:hint="default"/>
      </w:rPr>
    </w:lvl>
    <w:lvl w:ilvl="1" w:tplc="AD02D8C2">
      <w:start w:val="1"/>
      <w:numFmt w:val="bullet"/>
      <w:lvlText w:val="o"/>
      <w:lvlJc w:val="left"/>
      <w:pPr>
        <w:ind w:left="1440" w:hanging="360"/>
      </w:pPr>
      <w:rPr>
        <w:rFonts w:ascii="Courier New" w:hAnsi="Courier New" w:hint="default"/>
      </w:rPr>
    </w:lvl>
    <w:lvl w:ilvl="2" w:tplc="4A0AF7F6">
      <w:start w:val="1"/>
      <w:numFmt w:val="bullet"/>
      <w:lvlText w:val=""/>
      <w:lvlJc w:val="left"/>
      <w:pPr>
        <w:ind w:left="2160" w:hanging="360"/>
      </w:pPr>
      <w:rPr>
        <w:rFonts w:ascii="Wingdings" w:hAnsi="Wingdings" w:hint="default"/>
      </w:rPr>
    </w:lvl>
    <w:lvl w:ilvl="3" w:tplc="59629332">
      <w:start w:val="1"/>
      <w:numFmt w:val="bullet"/>
      <w:lvlText w:val=""/>
      <w:lvlJc w:val="left"/>
      <w:pPr>
        <w:ind w:left="2880" w:hanging="360"/>
      </w:pPr>
      <w:rPr>
        <w:rFonts w:ascii="Symbol" w:hAnsi="Symbol" w:hint="default"/>
      </w:rPr>
    </w:lvl>
    <w:lvl w:ilvl="4" w:tplc="6DB074D4">
      <w:start w:val="1"/>
      <w:numFmt w:val="bullet"/>
      <w:lvlText w:val="o"/>
      <w:lvlJc w:val="left"/>
      <w:pPr>
        <w:ind w:left="3600" w:hanging="360"/>
      </w:pPr>
      <w:rPr>
        <w:rFonts w:ascii="Courier New" w:hAnsi="Courier New" w:hint="default"/>
      </w:rPr>
    </w:lvl>
    <w:lvl w:ilvl="5" w:tplc="657CC614">
      <w:start w:val="1"/>
      <w:numFmt w:val="bullet"/>
      <w:lvlText w:val=""/>
      <w:lvlJc w:val="left"/>
      <w:pPr>
        <w:ind w:left="4320" w:hanging="360"/>
      </w:pPr>
      <w:rPr>
        <w:rFonts w:ascii="Wingdings" w:hAnsi="Wingdings" w:hint="default"/>
      </w:rPr>
    </w:lvl>
    <w:lvl w:ilvl="6" w:tplc="5F944036">
      <w:start w:val="1"/>
      <w:numFmt w:val="bullet"/>
      <w:lvlText w:val=""/>
      <w:lvlJc w:val="left"/>
      <w:pPr>
        <w:ind w:left="5040" w:hanging="360"/>
      </w:pPr>
      <w:rPr>
        <w:rFonts w:ascii="Symbol" w:hAnsi="Symbol" w:hint="default"/>
      </w:rPr>
    </w:lvl>
    <w:lvl w:ilvl="7" w:tplc="D90E7F24">
      <w:start w:val="1"/>
      <w:numFmt w:val="bullet"/>
      <w:lvlText w:val="o"/>
      <w:lvlJc w:val="left"/>
      <w:pPr>
        <w:ind w:left="5760" w:hanging="360"/>
      </w:pPr>
      <w:rPr>
        <w:rFonts w:ascii="Courier New" w:hAnsi="Courier New" w:hint="default"/>
      </w:rPr>
    </w:lvl>
    <w:lvl w:ilvl="8" w:tplc="17DA8D7E">
      <w:start w:val="1"/>
      <w:numFmt w:val="bullet"/>
      <w:lvlText w:val=""/>
      <w:lvlJc w:val="left"/>
      <w:pPr>
        <w:ind w:left="6480" w:hanging="360"/>
      </w:pPr>
      <w:rPr>
        <w:rFonts w:ascii="Wingdings" w:hAnsi="Wingdings" w:hint="default"/>
      </w:rPr>
    </w:lvl>
  </w:abstractNum>
  <w:abstractNum w:abstractNumId="162" w15:restartNumberingAfterBreak="0">
    <w:nsid w:val="4C4440E3"/>
    <w:multiLevelType w:val="hybridMultilevel"/>
    <w:tmpl w:val="73F28A82"/>
    <w:lvl w:ilvl="0" w:tplc="342A81DC">
      <w:start w:val="1"/>
      <w:numFmt w:val="bullet"/>
      <w:lvlText w:val=""/>
      <w:lvlJc w:val="left"/>
      <w:pPr>
        <w:ind w:left="720" w:hanging="360"/>
      </w:pPr>
      <w:rPr>
        <w:rFonts w:ascii="Symbol" w:hAnsi="Symbol" w:hint="default"/>
      </w:rPr>
    </w:lvl>
    <w:lvl w:ilvl="1" w:tplc="454E43D4">
      <w:start w:val="1"/>
      <w:numFmt w:val="bullet"/>
      <w:lvlText w:val="o"/>
      <w:lvlJc w:val="left"/>
      <w:pPr>
        <w:ind w:left="1440" w:hanging="360"/>
      </w:pPr>
      <w:rPr>
        <w:rFonts w:ascii="Courier New" w:hAnsi="Courier New" w:hint="default"/>
      </w:rPr>
    </w:lvl>
    <w:lvl w:ilvl="2" w:tplc="AFA62446">
      <w:start w:val="1"/>
      <w:numFmt w:val="bullet"/>
      <w:lvlText w:val=""/>
      <w:lvlJc w:val="left"/>
      <w:pPr>
        <w:ind w:left="2160" w:hanging="360"/>
      </w:pPr>
      <w:rPr>
        <w:rFonts w:ascii="Wingdings" w:hAnsi="Wingdings" w:hint="default"/>
      </w:rPr>
    </w:lvl>
    <w:lvl w:ilvl="3" w:tplc="D966A91E">
      <w:start w:val="1"/>
      <w:numFmt w:val="bullet"/>
      <w:lvlText w:val=""/>
      <w:lvlJc w:val="left"/>
      <w:pPr>
        <w:ind w:left="2880" w:hanging="360"/>
      </w:pPr>
      <w:rPr>
        <w:rFonts w:ascii="Symbol" w:hAnsi="Symbol" w:hint="default"/>
      </w:rPr>
    </w:lvl>
    <w:lvl w:ilvl="4" w:tplc="6E680628">
      <w:start w:val="1"/>
      <w:numFmt w:val="bullet"/>
      <w:lvlText w:val="o"/>
      <w:lvlJc w:val="left"/>
      <w:pPr>
        <w:ind w:left="3600" w:hanging="360"/>
      </w:pPr>
      <w:rPr>
        <w:rFonts w:ascii="Courier New" w:hAnsi="Courier New" w:hint="default"/>
      </w:rPr>
    </w:lvl>
    <w:lvl w:ilvl="5" w:tplc="A97C639E">
      <w:start w:val="1"/>
      <w:numFmt w:val="bullet"/>
      <w:lvlText w:val=""/>
      <w:lvlJc w:val="left"/>
      <w:pPr>
        <w:ind w:left="4320" w:hanging="360"/>
      </w:pPr>
      <w:rPr>
        <w:rFonts w:ascii="Wingdings" w:hAnsi="Wingdings" w:hint="default"/>
      </w:rPr>
    </w:lvl>
    <w:lvl w:ilvl="6" w:tplc="0CA2066E">
      <w:start w:val="1"/>
      <w:numFmt w:val="bullet"/>
      <w:lvlText w:val=""/>
      <w:lvlJc w:val="left"/>
      <w:pPr>
        <w:ind w:left="5040" w:hanging="360"/>
      </w:pPr>
      <w:rPr>
        <w:rFonts w:ascii="Symbol" w:hAnsi="Symbol" w:hint="default"/>
      </w:rPr>
    </w:lvl>
    <w:lvl w:ilvl="7" w:tplc="06A41C38">
      <w:start w:val="1"/>
      <w:numFmt w:val="bullet"/>
      <w:lvlText w:val="o"/>
      <w:lvlJc w:val="left"/>
      <w:pPr>
        <w:ind w:left="5760" w:hanging="360"/>
      </w:pPr>
      <w:rPr>
        <w:rFonts w:ascii="Courier New" w:hAnsi="Courier New" w:hint="default"/>
      </w:rPr>
    </w:lvl>
    <w:lvl w:ilvl="8" w:tplc="D5DCF890">
      <w:start w:val="1"/>
      <w:numFmt w:val="bullet"/>
      <w:lvlText w:val=""/>
      <w:lvlJc w:val="left"/>
      <w:pPr>
        <w:ind w:left="6480" w:hanging="360"/>
      </w:pPr>
      <w:rPr>
        <w:rFonts w:ascii="Wingdings" w:hAnsi="Wingdings" w:hint="default"/>
      </w:rPr>
    </w:lvl>
  </w:abstractNum>
  <w:abstractNum w:abstractNumId="163" w15:restartNumberingAfterBreak="0">
    <w:nsid w:val="4CF058BB"/>
    <w:multiLevelType w:val="hybridMultilevel"/>
    <w:tmpl w:val="3186382E"/>
    <w:lvl w:ilvl="0" w:tplc="AD260B8C">
      <w:start w:val="1"/>
      <w:numFmt w:val="bullet"/>
      <w:lvlText w:val=""/>
      <w:lvlJc w:val="left"/>
      <w:pPr>
        <w:ind w:left="720" w:hanging="360"/>
      </w:pPr>
      <w:rPr>
        <w:rFonts w:ascii="Symbol" w:hAnsi="Symbol" w:hint="default"/>
      </w:rPr>
    </w:lvl>
    <w:lvl w:ilvl="1" w:tplc="50B23360">
      <w:start w:val="1"/>
      <w:numFmt w:val="bullet"/>
      <w:lvlText w:val="o"/>
      <w:lvlJc w:val="left"/>
      <w:pPr>
        <w:ind w:left="1440" w:hanging="360"/>
      </w:pPr>
      <w:rPr>
        <w:rFonts w:ascii="Courier New" w:hAnsi="Courier New" w:hint="default"/>
      </w:rPr>
    </w:lvl>
    <w:lvl w:ilvl="2" w:tplc="457E5BB4">
      <w:start w:val="1"/>
      <w:numFmt w:val="bullet"/>
      <w:lvlText w:val=""/>
      <w:lvlJc w:val="left"/>
      <w:pPr>
        <w:ind w:left="2160" w:hanging="360"/>
      </w:pPr>
      <w:rPr>
        <w:rFonts w:ascii="Wingdings" w:hAnsi="Wingdings" w:hint="default"/>
      </w:rPr>
    </w:lvl>
    <w:lvl w:ilvl="3" w:tplc="9D9CDB0A">
      <w:start w:val="1"/>
      <w:numFmt w:val="bullet"/>
      <w:lvlText w:val=""/>
      <w:lvlJc w:val="left"/>
      <w:pPr>
        <w:ind w:left="2880" w:hanging="360"/>
      </w:pPr>
      <w:rPr>
        <w:rFonts w:ascii="Symbol" w:hAnsi="Symbol" w:hint="default"/>
      </w:rPr>
    </w:lvl>
    <w:lvl w:ilvl="4" w:tplc="94421B54">
      <w:start w:val="1"/>
      <w:numFmt w:val="bullet"/>
      <w:lvlText w:val="o"/>
      <w:lvlJc w:val="left"/>
      <w:pPr>
        <w:ind w:left="3600" w:hanging="360"/>
      </w:pPr>
      <w:rPr>
        <w:rFonts w:ascii="Courier New" w:hAnsi="Courier New" w:hint="default"/>
      </w:rPr>
    </w:lvl>
    <w:lvl w:ilvl="5" w:tplc="DB34F9CA">
      <w:start w:val="1"/>
      <w:numFmt w:val="bullet"/>
      <w:lvlText w:val=""/>
      <w:lvlJc w:val="left"/>
      <w:pPr>
        <w:ind w:left="4320" w:hanging="360"/>
      </w:pPr>
      <w:rPr>
        <w:rFonts w:ascii="Wingdings" w:hAnsi="Wingdings" w:hint="default"/>
      </w:rPr>
    </w:lvl>
    <w:lvl w:ilvl="6" w:tplc="3BD22FCA">
      <w:start w:val="1"/>
      <w:numFmt w:val="bullet"/>
      <w:lvlText w:val=""/>
      <w:lvlJc w:val="left"/>
      <w:pPr>
        <w:ind w:left="5040" w:hanging="360"/>
      </w:pPr>
      <w:rPr>
        <w:rFonts w:ascii="Symbol" w:hAnsi="Symbol" w:hint="default"/>
      </w:rPr>
    </w:lvl>
    <w:lvl w:ilvl="7" w:tplc="C25E3788">
      <w:start w:val="1"/>
      <w:numFmt w:val="bullet"/>
      <w:lvlText w:val="o"/>
      <w:lvlJc w:val="left"/>
      <w:pPr>
        <w:ind w:left="5760" w:hanging="360"/>
      </w:pPr>
      <w:rPr>
        <w:rFonts w:ascii="Courier New" w:hAnsi="Courier New" w:hint="default"/>
      </w:rPr>
    </w:lvl>
    <w:lvl w:ilvl="8" w:tplc="E73ECD66">
      <w:start w:val="1"/>
      <w:numFmt w:val="bullet"/>
      <w:lvlText w:val=""/>
      <w:lvlJc w:val="left"/>
      <w:pPr>
        <w:ind w:left="6480" w:hanging="360"/>
      </w:pPr>
      <w:rPr>
        <w:rFonts w:ascii="Wingdings" w:hAnsi="Wingdings" w:hint="default"/>
      </w:rPr>
    </w:lvl>
  </w:abstractNum>
  <w:abstractNum w:abstractNumId="164" w15:restartNumberingAfterBreak="0">
    <w:nsid w:val="4E833445"/>
    <w:multiLevelType w:val="multilevel"/>
    <w:tmpl w:val="D4847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EA30C08"/>
    <w:multiLevelType w:val="multilevel"/>
    <w:tmpl w:val="8A90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EA8DE3D"/>
    <w:multiLevelType w:val="hybridMultilevel"/>
    <w:tmpl w:val="0592112A"/>
    <w:lvl w:ilvl="0" w:tplc="EB769D1A">
      <w:start w:val="1"/>
      <w:numFmt w:val="bullet"/>
      <w:lvlText w:val=""/>
      <w:lvlJc w:val="left"/>
      <w:pPr>
        <w:ind w:left="720" w:hanging="360"/>
      </w:pPr>
      <w:rPr>
        <w:rFonts w:ascii="Symbol" w:hAnsi="Symbol" w:hint="default"/>
      </w:rPr>
    </w:lvl>
    <w:lvl w:ilvl="1" w:tplc="6C849A42">
      <w:start w:val="1"/>
      <w:numFmt w:val="bullet"/>
      <w:lvlText w:val="o"/>
      <w:lvlJc w:val="left"/>
      <w:pPr>
        <w:ind w:left="1440" w:hanging="360"/>
      </w:pPr>
      <w:rPr>
        <w:rFonts w:ascii="Courier New" w:hAnsi="Courier New" w:hint="default"/>
      </w:rPr>
    </w:lvl>
    <w:lvl w:ilvl="2" w:tplc="5EEAB75E">
      <w:start w:val="1"/>
      <w:numFmt w:val="bullet"/>
      <w:lvlText w:val=""/>
      <w:lvlJc w:val="left"/>
      <w:pPr>
        <w:ind w:left="2160" w:hanging="360"/>
      </w:pPr>
      <w:rPr>
        <w:rFonts w:ascii="Wingdings" w:hAnsi="Wingdings" w:hint="default"/>
      </w:rPr>
    </w:lvl>
    <w:lvl w:ilvl="3" w:tplc="3790E23E">
      <w:start w:val="1"/>
      <w:numFmt w:val="bullet"/>
      <w:lvlText w:val=""/>
      <w:lvlJc w:val="left"/>
      <w:pPr>
        <w:ind w:left="2880" w:hanging="360"/>
      </w:pPr>
      <w:rPr>
        <w:rFonts w:ascii="Symbol" w:hAnsi="Symbol" w:hint="default"/>
      </w:rPr>
    </w:lvl>
    <w:lvl w:ilvl="4" w:tplc="EB9A1B9E">
      <w:start w:val="1"/>
      <w:numFmt w:val="bullet"/>
      <w:lvlText w:val="o"/>
      <w:lvlJc w:val="left"/>
      <w:pPr>
        <w:ind w:left="3600" w:hanging="360"/>
      </w:pPr>
      <w:rPr>
        <w:rFonts w:ascii="Courier New" w:hAnsi="Courier New" w:hint="default"/>
      </w:rPr>
    </w:lvl>
    <w:lvl w:ilvl="5" w:tplc="F3442F0E">
      <w:start w:val="1"/>
      <w:numFmt w:val="bullet"/>
      <w:lvlText w:val=""/>
      <w:lvlJc w:val="left"/>
      <w:pPr>
        <w:ind w:left="4320" w:hanging="360"/>
      </w:pPr>
      <w:rPr>
        <w:rFonts w:ascii="Wingdings" w:hAnsi="Wingdings" w:hint="default"/>
      </w:rPr>
    </w:lvl>
    <w:lvl w:ilvl="6" w:tplc="AB602920">
      <w:start w:val="1"/>
      <w:numFmt w:val="bullet"/>
      <w:lvlText w:val=""/>
      <w:lvlJc w:val="left"/>
      <w:pPr>
        <w:ind w:left="5040" w:hanging="360"/>
      </w:pPr>
      <w:rPr>
        <w:rFonts w:ascii="Symbol" w:hAnsi="Symbol" w:hint="default"/>
      </w:rPr>
    </w:lvl>
    <w:lvl w:ilvl="7" w:tplc="08BEB476">
      <w:start w:val="1"/>
      <w:numFmt w:val="bullet"/>
      <w:lvlText w:val="o"/>
      <w:lvlJc w:val="left"/>
      <w:pPr>
        <w:ind w:left="5760" w:hanging="360"/>
      </w:pPr>
      <w:rPr>
        <w:rFonts w:ascii="Courier New" w:hAnsi="Courier New" w:hint="default"/>
      </w:rPr>
    </w:lvl>
    <w:lvl w:ilvl="8" w:tplc="A6801422">
      <w:start w:val="1"/>
      <w:numFmt w:val="bullet"/>
      <w:lvlText w:val=""/>
      <w:lvlJc w:val="left"/>
      <w:pPr>
        <w:ind w:left="6480" w:hanging="360"/>
      </w:pPr>
      <w:rPr>
        <w:rFonts w:ascii="Wingdings" w:hAnsi="Wingdings" w:hint="default"/>
      </w:rPr>
    </w:lvl>
  </w:abstractNum>
  <w:abstractNum w:abstractNumId="167" w15:restartNumberingAfterBreak="0">
    <w:nsid w:val="4F238A85"/>
    <w:multiLevelType w:val="hybridMultilevel"/>
    <w:tmpl w:val="71F8D754"/>
    <w:lvl w:ilvl="0" w:tplc="45425048">
      <w:start w:val="1"/>
      <w:numFmt w:val="bullet"/>
      <w:lvlText w:val=""/>
      <w:lvlJc w:val="left"/>
      <w:pPr>
        <w:ind w:left="720" w:hanging="360"/>
      </w:pPr>
      <w:rPr>
        <w:rFonts w:ascii="Symbol" w:hAnsi="Symbol" w:hint="default"/>
      </w:rPr>
    </w:lvl>
    <w:lvl w:ilvl="1" w:tplc="4984A098">
      <w:start w:val="1"/>
      <w:numFmt w:val="bullet"/>
      <w:lvlText w:val="o"/>
      <w:lvlJc w:val="left"/>
      <w:pPr>
        <w:ind w:left="1440" w:hanging="360"/>
      </w:pPr>
      <w:rPr>
        <w:rFonts w:ascii="Courier New" w:hAnsi="Courier New" w:hint="default"/>
      </w:rPr>
    </w:lvl>
    <w:lvl w:ilvl="2" w:tplc="6A50F9A2">
      <w:start w:val="1"/>
      <w:numFmt w:val="bullet"/>
      <w:lvlText w:val=""/>
      <w:lvlJc w:val="left"/>
      <w:pPr>
        <w:ind w:left="2160" w:hanging="360"/>
      </w:pPr>
      <w:rPr>
        <w:rFonts w:ascii="Wingdings" w:hAnsi="Wingdings" w:hint="default"/>
      </w:rPr>
    </w:lvl>
    <w:lvl w:ilvl="3" w:tplc="3FB8F7EC">
      <w:start w:val="1"/>
      <w:numFmt w:val="bullet"/>
      <w:lvlText w:val=""/>
      <w:lvlJc w:val="left"/>
      <w:pPr>
        <w:ind w:left="2880" w:hanging="360"/>
      </w:pPr>
      <w:rPr>
        <w:rFonts w:ascii="Symbol" w:hAnsi="Symbol" w:hint="default"/>
      </w:rPr>
    </w:lvl>
    <w:lvl w:ilvl="4" w:tplc="D2E29E7A">
      <w:start w:val="1"/>
      <w:numFmt w:val="bullet"/>
      <w:lvlText w:val="o"/>
      <w:lvlJc w:val="left"/>
      <w:pPr>
        <w:ind w:left="3600" w:hanging="360"/>
      </w:pPr>
      <w:rPr>
        <w:rFonts w:ascii="Courier New" w:hAnsi="Courier New" w:hint="default"/>
      </w:rPr>
    </w:lvl>
    <w:lvl w:ilvl="5" w:tplc="5900E936">
      <w:start w:val="1"/>
      <w:numFmt w:val="bullet"/>
      <w:lvlText w:val=""/>
      <w:lvlJc w:val="left"/>
      <w:pPr>
        <w:ind w:left="4320" w:hanging="360"/>
      </w:pPr>
      <w:rPr>
        <w:rFonts w:ascii="Wingdings" w:hAnsi="Wingdings" w:hint="default"/>
      </w:rPr>
    </w:lvl>
    <w:lvl w:ilvl="6" w:tplc="7E3C3DC6">
      <w:start w:val="1"/>
      <w:numFmt w:val="bullet"/>
      <w:lvlText w:val=""/>
      <w:lvlJc w:val="left"/>
      <w:pPr>
        <w:ind w:left="5040" w:hanging="360"/>
      </w:pPr>
      <w:rPr>
        <w:rFonts w:ascii="Symbol" w:hAnsi="Symbol" w:hint="default"/>
      </w:rPr>
    </w:lvl>
    <w:lvl w:ilvl="7" w:tplc="3BDE153E">
      <w:start w:val="1"/>
      <w:numFmt w:val="bullet"/>
      <w:lvlText w:val="o"/>
      <w:lvlJc w:val="left"/>
      <w:pPr>
        <w:ind w:left="5760" w:hanging="360"/>
      </w:pPr>
      <w:rPr>
        <w:rFonts w:ascii="Courier New" w:hAnsi="Courier New" w:hint="default"/>
      </w:rPr>
    </w:lvl>
    <w:lvl w:ilvl="8" w:tplc="4CCA795C">
      <w:start w:val="1"/>
      <w:numFmt w:val="bullet"/>
      <w:lvlText w:val=""/>
      <w:lvlJc w:val="left"/>
      <w:pPr>
        <w:ind w:left="6480" w:hanging="360"/>
      </w:pPr>
      <w:rPr>
        <w:rFonts w:ascii="Wingdings" w:hAnsi="Wingdings" w:hint="default"/>
      </w:rPr>
    </w:lvl>
  </w:abstractNum>
  <w:abstractNum w:abstractNumId="168" w15:restartNumberingAfterBreak="0">
    <w:nsid w:val="4F583B9B"/>
    <w:multiLevelType w:val="multilevel"/>
    <w:tmpl w:val="BE4E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F5E1D25"/>
    <w:multiLevelType w:val="multilevel"/>
    <w:tmpl w:val="76B0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F65ECE7"/>
    <w:multiLevelType w:val="hybridMultilevel"/>
    <w:tmpl w:val="CFCA1320"/>
    <w:lvl w:ilvl="0" w:tplc="209EB72E">
      <w:start w:val="1"/>
      <w:numFmt w:val="bullet"/>
      <w:lvlText w:val=""/>
      <w:lvlJc w:val="left"/>
      <w:pPr>
        <w:ind w:left="720" w:hanging="360"/>
      </w:pPr>
      <w:rPr>
        <w:rFonts w:ascii="Symbol" w:hAnsi="Symbol" w:hint="default"/>
      </w:rPr>
    </w:lvl>
    <w:lvl w:ilvl="1" w:tplc="0380804E">
      <w:start w:val="1"/>
      <w:numFmt w:val="bullet"/>
      <w:lvlText w:val="o"/>
      <w:lvlJc w:val="left"/>
      <w:pPr>
        <w:ind w:left="1440" w:hanging="360"/>
      </w:pPr>
      <w:rPr>
        <w:rFonts w:ascii="Courier New" w:hAnsi="Courier New" w:hint="default"/>
      </w:rPr>
    </w:lvl>
    <w:lvl w:ilvl="2" w:tplc="B5AAB664">
      <w:start w:val="1"/>
      <w:numFmt w:val="bullet"/>
      <w:lvlText w:val=""/>
      <w:lvlJc w:val="left"/>
      <w:pPr>
        <w:ind w:left="2160" w:hanging="360"/>
      </w:pPr>
      <w:rPr>
        <w:rFonts w:ascii="Wingdings" w:hAnsi="Wingdings" w:hint="default"/>
      </w:rPr>
    </w:lvl>
    <w:lvl w:ilvl="3" w:tplc="A2841DB6">
      <w:start w:val="1"/>
      <w:numFmt w:val="bullet"/>
      <w:lvlText w:val=""/>
      <w:lvlJc w:val="left"/>
      <w:pPr>
        <w:ind w:left="2880" w:hanging="360"/>
      </w:pPr>
      <w:rPr>
        <w:rFonts w:ascii="Symbol" w:hAnsi="Symbol" w:hint="default"/>
      </w:rPr>
    </w:lvl>
    <w:lvl w:ilvl="4" w:tplc="0FD0068C">
      <w:start w:val="1"/>
      <w:numFmt w:val="bullet"/>
      <w:lvlText w:val="o"/>
      <w:lvlJc w:val="left"/>
      <w:pPr>
        <w:ind w:left="3600" w:hanging="360"/>
      </w:pPr>
      <w:rPr>
        <w:rFonts w:ascii="Courier New" w:hAnsi="Courier New" w:hint="default"/>
      </w:rPr>
    </w:lvl>
    <w:lvl w:ilvl="5" w:tplc="A53A4F3C">
      <w:start w:val="1"/>
      <w:numFmt w:val="bullet"/>
      <w:lvlText w:val=""/>
      <w:lvlJc w:val="left"/>
      <w:pPr>
        <w:ind w:left="4320" w:hanging="360"/>
      </w:pPr>
      <w:rPr>
        <w:rFonts w:ascii="Wingdings" w:hAnsi="Wingdings" w:hint="default"/>
      </w:rPr>
    </w:lvl>
    <w:lvl w:ilvl="6" w:tplc="305C9FF8">
      <w:start w:val="1"/>
      <w:numFmt w:val="bullet"/>
      <w:lvlText w:val=""/>
      <w:lvlJc w:val="left"/>
      <w:pPr>
        <w:ind w:left="5040" w:hanging="360"/>
      </w:pPr>
      <w:rPr>
        <w:rFonts w:ascii="Symbol" w:hAnsi="Symbol" w:hint="default"/>
      </w:rPr>
    </w:lvl>
    <w:lvl w:ilvl="7" w:tplc="6F126C46">
      <w:start w:val="1"/>
      <w:numFmt w:val="bullet"/>
      <w:lvlText w:val="o"/>
      <w:lvlJc w:val="left"/>
      <w:pPr>
        <w:ind w:left="5760" w:hanging="360"/>
      </w:pPr>
      <w:rPr>
        <w:rFonts w:ascii="Courier New" w:hAnsi="Courier New" w:hint="default"/>
      </w:rPr>
    </w:lvl>
    <w:lvl w:ilvl="8" w:tplc="5B1A8A38">
      <w:start w:val="1"/>
      <w:numFmt w:val="bullet"/>
      <w:lvlText w:val=""/>
      <w:lvlJc w:val="left"/>
      <w:pPr>
        <w:ind w:left="6480" w:hanging="360"/>
      </w:pPr>
      <w:rPr>
        <w:rFonts w:ascii="Wingdings" w:hAnsi="Wingdings" w:hint="default"/>
      </w:rPr>
    </w:lvl>
  </w:abstractNum>
  <w:abstractNum w:abstractNumId="171" w15:restartNumberingAfterBreak="0">
    <w:nsid w:val="50422455"/>
    <w:multiLevelType w:val="hybridMultilevel"/>
    <w:tmpl w:val="8BC468C4"/>
    <w:lvl w:ilvl="0" w:tplc="99D89DD6">
      <w:start w:val="1"/>
      <w:numFmt w:val="bullet"/>
      <w:lvlText w:val=""/>
      <w:lvlJc w:val="left"/>
      <w:pPr>
        <w:ind w:left="720" w:hanging="360"/>
      </w:pPr>
      <w:rPr>
        <w:rFonts w:ascii="Symbol" w:hAnsi="Symbol" w:hint="default"/>
      </w:rPr>
    </w:lvl>
    <w:lvl w:ilvl="1" w:tplc="94B46C3C">
      <w:start w:val="1"/>
      <w:numFmt w:val="bullet"/>
      <w:lvlText w:val="o"/>
      <w:lvlJc w:val="left"/>
      <w:pPr>
        <w:ind w:left="1440" w:hanging="360"/>
      </w:pPr>
      <w:rPr>
        <w:rFonts w:ascii="Courier New" w:hAnsi="Courier New" w:hint="default"/>
      </w:rPr>
    </w:lvl>
    <w:lvl w:ilvl="2" w:tplc="D1CE80BA">
      <w:start w:val="1"/>
      <w:numFmt w:val="bullet"/>
      <w:lvlText w:val=""/>
      <w:lvlJc w:val="left"/>
      <w:pPr>
        <w:ind w:left="2160" w:hanging="360"/>
      </w:pPr>
      <w:rPr>
        <w:rFonts w:ascii="Wingdings" w:hAnsi="Wingdings" w:hint="default"/>
      </w:rPr>
    </w:lvl>
    <w:lvl w:ilvl="3" w:tplc="CC50BED4">
      <w:start w:val="1"/>
      <w:numFmt w:val="bullet"/>
      <w:lvlText w:val=""/>
      <w:lvlJc w:val="left"/>
      <w:pPr>
        <w:ind w:left="2880" w:hanging="360"/>
      </w:pPr>
      <w:rPr>
        <w:rFonts w:ascii="Symbol" w:hAnsi="Symbol" w:hint="default"/>
      </w:rPr>
    </w:lvl>
    <w:lvl w:ilvl="4" w:tplc="69CE687C">
      <w:start w:val="1"/>
      <w:numFmt w:val="bullet"/>
      <w:lvlText w:val="o"/>
      <w:lvlJc w:val="left"/>
      <w:pPr>
        <w:ind w:left="3600" w:hanging="360"/>
      </w:pPr>
      <w:rPr>
        <w:rFonts w:ascii="Courier New" w:hAnsi="Courier New" w:hint="default"/>
      </w:rPr>
    </w:lvl>
    <w:lvl w:ilvl="5" w:tplc="D49E53AA">
      <w:start w:val="1"/>
      <w:numFmt w:val="bullet"/>
      <w:lvlText w:val=""/>
      <w:lvlJc w:val="left"/>
      <w:pPr>
        <w:ind w:left="4320" w:hanging="360"/>
      </w:pPr>
      <w:rPr>
        <w:rFonts w:ascii="Wingdings" w:hAnsi="Wingdings" w:hint="default"/>
      </w:rPr>
    </w:lvl>
    <w:lvl w:ilvl="6" w:tplc="0DA00DB8">
      <w:start w:val="1"/>
      <w:numFmt w:val="bullet"/>
      <w:lvlText w:val=""/>
      <w:lvlJc w:val="left"/>
      <w:pPr>
        <w:ind w:left="5040" w:hanging="360"/>
      </w:pPr>
      <w:rPr>
        <w:rFonts w:ascii="Symbol" w:hAnsi="Symbol" w:hint="default"/>
      </w:rPr>
    </w:lvl>
    <w:lvl w:ilvl="7" w:tplc="B6DA7616">
      <w:start w:val="1"/>
      <w:numFmt w:val="bullet"/>
      <w:lvlText w:val="o"/>
      <w:lvlJc w:val="left"/>
      <w:pPr>
        <w:ind w:left="5760" w:hanging="360"/>
      </w:pPr>
      <w:rPr>
        <w:rFonts w:ascii="Courier New" w:hAnsi="Courier New" w:hint="default"/>
      </w:rPr>
    </w:lvl>
    <w:lvl w:ilvl="8" w:tplc="C99873EA">
      <w:start w:val="1"/>
      <w:numFmt w:val="bullet"/>
      <w:lvlText w:val=""/>
      <w:lvlJc w:val="left"/>
      <w:pPr>
        <w:ind w:left="6480" w:hanging="360"/>
      </w:pPr>
      <w:rPr>
        <w:rFonts w:ascii="Wingdings" w:hAnsi="Wingdings" w:hint="default"/>
      </w:rPr>
    </w:lvl>
  </w:abstractNum>
  <w:abstractNum w:abstractNumId="172" w15:restartNumberingAfterBreak="0">
    <w:nsid w:val="50A6E529"/>
    <w:multiLevelType w:val="hybridMultilevel"/>
    <w:tmpl w:val="DA6AD26E"/>
    <w:lvl w:ilvl="0" w:tplc="53E041A0">
      <w:start w:val="1"/>
      <w:numFmt w:val="bullet"/>
      <w:lvlText w:val=""/>
      <w:lvlJc w:val="left"/>
      <w:pPr>
        <w:ind w:left="720" w:hanging="360"/>
      </w:pPr>
      <w:rPr>
        <w:rFonts w:ascii="Symbol" w:hAnsi="Symbol" w:hint="default"/>
      </w:rPr>
    </w:lvl>
    <w:lvl w:ilvl="1" w:tplc="F7CCF732">
      <w:start w:val="1"/>
      <w:numFmt w:val="bullet"/>
      <w:lvlText w:val="o"/>
      <w:lvlJc w:val="left"/>
      <w:pPr>
        <w:ind w:left="1440" w:hanging="360"/>
      </w:pPr>
      <w:rPr>
        <w:rFonts w:ascii="Courier New" w:hAnsi="Courier New" w:hint="default"/>
      </w:rPr>
    </w:lvl>
    <w:lvl w:ilvl="2" w:tplc="F9BEAA16">
      <w:start w:val="1"/>
      <w:numFmt w:val="bullet"/>
      <w:lvlText w:val=""/>
      <w:lvlJc w:val="left"/>
      <w:pPr>
        <w:ind w:left="2160" w:hanging="360"/>
      </w:pPr>
      <w:rPr>
        <w:rFonts w:ascii="Wingdings" w:hAnsi="Wingdings" w:hint="default"/>
      </w:rPr>
    </w:lvl>
    <w:lvl w:ilvl="3" w:tplc="83F82034">
      <w:start w:val="1"/>
      <w:numFmt w:val="bullet"/>
      <w:lvlText w:val=""/>
      <w:lvlJc w:val="left"/>
      <w:pPr>
        <w:ind w:left="2880" w:hanging="360"/>
      </w:pPr>
      <w:rPr>
        <w:rFonts w:ascii="Symbol" w:hAnsi="Symbol" w:hint="default"/>
      </w:rPr>
    </w:lvl>
    <w:lvl w:ilvl="4" w:tplc="C3B6AFD6">
      <w:start w:val="1"/>
      <w:numFmt w:val="bullet"/>
      <w:lvlText w:val="o"/>
      <w:lvlJc w:val="left"/>
      <w:pPr>
        <w:ind w:left="3600" w:hanging="360"/>
      </w:pPr>
      <w:rPr>
        <w:rFonts w:ascii="Courier New" w:hAnsi="Courier New" w:hint="default"/>
      </w:rPr>
    </w:lvl>
    <w:lvl w:ilvl="5" w:tplc="4A8E76BA">
      <w:start w:val="1"/>
      <w:numFmt w:val="bullet"/>
      <w:lvlText w:val=""/>
      <w:lvlJc w:val="left"/>
      <w:pPr>
        <w:ind w:left="4320" w:hanging="360"/>
      </w:pPr>
      <w:rPr>
        <w:rFonts w:ascii="Wingdings" w:hAnsi="Wingdings" w:hint="default"/>
      </w:rPr>
    </w:lvl>
    <w:lvl w:ilvl="6" w:tplc="471A054C">
      <w:start w:val="1"/>
      <w:numFmt w:val="bullet"/>
      <w:lvlText w:val=""/>
      <w:lvlJc w:val="left"/>
      <w:pPr>
        <w:ind w:left="5040" w:hanging="360"/>
      </w:pPr>
      <w:rPr>
        <w:rFonts w:ascii="Symbol" w:hAnsi="Symbol" w:hint="default"/>
      </w:rPr>
    </w:lvl>
    <w:lvl w:ilvl="7" w:tplc="A58EC6A4">
      <w:start w:val="1"/>
      <w:numFmt w:val="bullet"/>
      <w:lvlText w:val="o"/>
      <w:lvlJc w:val="left"/>
      <w:pPr>
        <w:ind w:left="5760" w:hanging="360"/>
      </w:pPr>
      <w:rPr>
        <w:rFonts w:ascii="Courier New" w:hAnsi="Courier New" w:hint="default"/>
      </w:rPr>
    </w:lvl>
    <w:lvl w:ilvl="8" w:tplc="FF983646">
      <w:start w:val="1"/>
      <w:numFmt w:val="bullet"/>
      <w:lvlText w:val=""/>
      <w:lvlJc w:val="left"/>
      <w:pPr>
        <w:ind w:left="6480" w:hanging="360"/>
      </w:pPr>
      <w:rPr>
        <w:rFonts w:ascii="Wingdings" w:hAnsi="Wingdings" w:hint="default"/>
      </w:rPr>
    </w:lvl>
  </w:abstractNum>
  <w:abstractNum w:abstractNumId="173" w15:restartNumberingAfterBreak="0">
    <w:nsid w:val="50DCFF24"/>
    <w:multiLevelType w:val="hybridMultilevel"/>
    <w:tmpl w:val="3A508E6C"/>
    <w:lvl w:ilvl="0" w:tplc="2B76B3B2">
      <w:start w:val="1"/>
      <w:numFmt w:val="bullet"/>
      <w:lvlText w:val=""/>
      <w:lvlJc w:val="left"/>
      <w:pPr>
        <w:ind w:left="720" w:hanging="360"/>
      </w:pPr>
      <w:rPr>
        <w:rFonts w:ascii="Symbol" w:hAnsi="Symbol" w:hint="default"/>
      </w:rPr>
    </w:lvl>
    <w:lvl w:ilvl="1" w:tplc="25D6EB2C">
      <w:start w:val="1"/>
      <w:numFmt w:val="bullet"/>
      <w:lvlText w:val="o"/>
      <w:lvlJc w:val="left"/>
      <w:pPr>
        <w:ind w:left="1440" w:hanging="360"/>
      </w:pPr>
      <w:rPr>
        <w:rFonts w:ascii="Courier New" w:hAnsi="Courier New" w:hint="default"/>
      </w:rPr>
    </w:lvl>
    <w:lvl w:ilvl="2" w:tplc="9A9AB1FC">
      <w:start w:val="1"/>
      <w:numFmt w:val="bullet"/>
      <w:lvlText w:val=""/>
      <w:lvlJc w:val="left"/>
      <w:pPr>
        <w:ind w:left="2160" w:hanging="360"/>
      </w:pPr>
      <w:rPr>
        <w:rFonts w:ascii="Wingdings" w:hAnsi="Wingdings" w:hint="default"/>
      </w:rPr>
    </w:lvl>
    <w:lvl w:ilvl="3" w:tplc="86828998">
      <w:start w:val="1"/>
      <w:numFmt w:val="bullet"/>
      <w:lvlText w:val=""/>
      <w:lvlJc w:val="left"/>
      <w:pPr>
        <w:ind w:left="2880" w:hanging="360"/>
      </w:pPr>
      <w:rPr>
        <w:rFonts w:ascii="Symbol" w:hAnsi="Symbol" w:hint="default"/>
      </w:rPr>
    </w:lvl>
    <w:lvl w:ilvl="4" w:tplc="0F220E30">
      <w:start w:val="1"/>
      <w:numFmt w:val="bullet"/>
      <w:lvlText w:val="o"/>
      <w:lvlJc w:val="left"/>
      <w:pPr>
        <w:ind w:left="3600" w:hanging="360"/>
      </w:pPr>
      <w:rPr>
        <w:rFonts w:ascii="Courier New" w:hAnsi="Courier New" w:hint="default"/>
      </w:rPr>
    </w:lvl>
    <w:lvl w:ilvl="5" w:tplc="92B0E5EC">
      <w:start w:val="1"/>
      <w:numFmt w:val="bullet"/>
      <w:lvlText w:val=""/>
      <w:lvlJc w:val="left"/>
      <w:pPr>
        <w:ind w:left="4320" w:hanging="360"/>
      </w:pPr>
      <w:rPr>
        <w:rFonts w:ascii="Wingdings" w:hAnsi="Wingdings" w:hint="default"/>
      </w:rPr>
    </w:lvl>
    <w:lvl w:ilvl="6" w:tplc="5652E900">
      <w:start w:val="1"/>
      <w:numFmt w:val="bullet"/>
      <w:lvlText w:val=""/>
      <w:lvlJc w:val="left"/>
      <w:pPr>
        <w:ind w:left="5040" w:hanging="360"/>
      </w:pPr>
      <w:rPr>
        <w:rFonts w:ascii="Symbol" w:hAnsi="Symbol" w:hint="default"/>
      </w:rPr>
    </w:lvl>
    <w:lvl w:ilvl="7" w:tplc="2A5ECAAA">
      <w:start w:val="1"/>
      <w:numFmt w:val="bullet"/>
      <w:lvlText w:val="o"/>
      <w:lvlJc w:val="left"/>
      <w:pPr>
        <w:ind w:left="5760" w:hanging="360"/>
      </w:pPr>
      <w:rPr>
        <w:rFonts w:ascii="Courier New" w:hAnsi="Courier New" w:hint="default"/>
      </w:rPr>
    </w:lvl>
    <w:lvl w:ilvl="8" w:tplc="59462608">
      <w:start w:val="1"/>
      <w:numFmt w:val="bullet"/>
      <w:lvlText w:val=""/>
      <w:lvlJc w:val="left"/>
      <w:pPr>
        <w:ind w:left="6480" w:hanging="360"/>
      </w:pPr>
      <w:rPr>
        <w:rFonts w:ascii="Wingdings" w:hAnsi="Wingdings" w:hint="default"/>
      </w:rPr>
    </w:lvl>
  </w:abstractNum>
  <w:abstractNum w:abstractNumId="174" w15:restartNumberingAfterBreak="0">
    <w:nsid w:val="51746016"/>
    <w:multiLevelType w:val="hybridMultilevel"/>
    <w:tmpl w:val="39B2C5CC"/>
    <w:lvl w:ilvl="0" w:tplc="AE3CB770">
      <w:start w:val="1"/>
      <w:numFmt w:val="bullet"/>
      <w:lvlText w:val=""/>
      <w:lvlJc w:val="left"/>
      <w:pPr>
        <w:ind w:left="720" w:hanging="360"/>
      </w:pPr>
      <w:rPr>
        <w:rFonts w:ascii="Symbol" w:hAnsi="Symbol" w:hint="default"/>
      </w:rPr>
    </w:lvl>
    <w:lvl w:ilvl="1" w:tplc="BBE01630">
      <w:start w:val="1"/>
      <w:numFmt w:val="bullet"/>
      <w:lvlText w:val="o"/>
      <w:lvlJc w:val="left"/>
      <w:pPr>
        <w:ind w:left="1440" w:hanging="360"/>
      </w:pPr>
      <w:rPr>
        <w:rFonts w:ascii="Courier New" w:hAnsi="Courier New" w:hint="default"/>
      </w:rPr>
    </w:lvl>
    <w:lvl w:ilvl="2" w:tplc="B36E0AEC">
      <w:start w:val="1"/>
      <w:numFmt w:val="bullet"/>
      <w:lvlText w:val=""/>
      <w:lvlJc w:val="left"/>
      <w:pPr>
        <w:ind w:left="2160" w:hanging="360"/>
      </w:pPr>
      <w:rPr>
        <w:rFonts w:ascii="Wingdings" w:hAnsi="Wingdings" w:hint="default"/>
      </w:rPr>
    </w:lvl>
    <w:lvl w:ilvl="3" w:tplc="3D5C55C2">
      <w:start w:val="1"/>
      <w:numFmt w:val="bullet"/>
      <w:lvlText w:val=""/>
      <w:lvlJc w:val="left"/>
      <w:pPr>
        <w:ind w:left="2880" w:hanging="360"/>
      </w:pPr>
      <w:rPr>
        <w:rFonts w:ascii="Symbol" w:hAnsi="Symbol" w:hint="default"/>
      </w:rPr>
    </w:lvl>
    <w:lvl w:ilvl="4" w:tplc="602E3418">
      <w:start w:val="1"/>
      <w:numFmt w:val="bullet"/>
      <w:lvlText w:val="o"/>
      <w:lvlJc w:val="left"/>
      <w:pPr>
        <w:ind w:left="3600" w:hanging="360"/>
      </w:pPr>
      <w:rPr>
        <w:rFonts w:ascii="Courier New" w:hAnsi="Courier New" w:hint="default"/>
      </w:rPr>
    </w:lvl>
    <w:lvl w:ilvl="5" w:tplc="CD20F92E">
      <w:start w:val="1"/>
      <w:numFmt w:val="bullet"/>
      <w:lvlText w:val=""/>
      <w:lvlJc w:val="left"/>
      <w:pPr>
        <w:ind w:left="4320" w:hanging="360"/>
      </w:pPr>
      <w:rPr>
        <w:rFonts w:ascii="Wingdings" w:hAnsi="Wingdings" w:hint="default"/>
      </w:rPr>
    </w:lvl>
    <w:lvl w:ilvl="6" w:tplc="E3943292">
      <w:start w:val="1"/>
      <w:numFmt w:val="bullet"/>
      <w:lvlText w:val=""/>
      <w:lvlJc w:val="left"/>
      <w:pPr>
        <w:ind w:left="5040" w:hanging="360"/>
      </w:pPr>
      <w:rPr>
        <w:rFonts w:ascii="Symbol" w:hAnsi="Symbol" w:hint="default"/>
      </w:rPr>
    </w:lvl>
    <w:lvl w:ilvl="7" w:tplc="8F4499A6">
      <w:start w:val="1"/>
      <w:numFmt w:val="bullet"/>
      <w:lvlText w:val="o"/>
      <w:lvlJc w:val="left"/>
      <w:pPr>
        <w:ind w:left="5760" w:hanging="360"/>
      </w:pPr>
      <w:rPr>
        <w:rFonts w:ascii="Courier New" w:hAnsi="Courier New" w:hint="default"/>
      </w:rPr>
    </w:lvl>
    <w:lvl w:ilvl="8" w:tplc="E2E646AC">
      <w:start w:val="1"/>
      <w:numFmt w:val="bullet"/>
      <w:lvlText w:val=""/>
      <w:lvlJc w:val="left"/>
      <w:pPr>
        <w:ind w:left="6480" w:hanging="360"/>
      </w:pPr>
      <w:rPr>
        <w:rFonts w:ascii="Wingdings" w:hAnsi="Wingdings" w:hint="default"/>
      </w:rPr>
    </w:lvl>
  </w:abstractNum>
  <w:abstractNum w:abstractNumId="175" w15:restartNumberingAfterBreak="0">
    <w:nsid w:val="51BF8481"/>
    <w:multiLevelType w:val="hybridMultilevel"/>
    <w:tmpl w:val="14E63B00"/>
    <w:lvl w:ilvl="0" w:tplc="B72A3AB0">
      <w:start w:val="1"/>
      <w:numFmt w:val="bullet"/>
      <w:lvlText w:val=""/>
      <w:lvlJc w:val="left"/>
      <w:pPr>
        <w:ind w:left="720" w:hanging="360"/>
      </w:pPr>
      <w:rPr>
        <w:rFonts w:ascii="Symbol" w:hAnsi="Symbol" w:hint="default"/>
      </w:rPr>
    </w:lvl>
    <w:lvl w:ilvl="1" w:tplc="D4E04742">
      <w:start w:val="1"/>
      <w:numFmt w:val="bullet"/>
      <w:lvlText w:val="o"/>
      <w:lvlJc w:val="left"/>
      <w:pPr>
        <w:ind w:left="1440" w:hanging="360"/>
      </w:pPr>
      <w:rPr>
        <w:rFonts w:ascii="Courier New" w:hAnsi="Courier New" w:hint="default"/>
      </w:rPr>
    </w:lvl>
    <w:lvl w:ilvl="2" w:tplc="2F3215F4">
      <w:start w:val="1"/>
      <w:numFmt w:val="bullet"/>
      <w:lvlText w:val=""/>
      <w:lvlJc w:val="left"/>
      <w:pPr>
        <w:ind w:left="2160" w:hanging="360"/>
      </w:pPr>
      <w:rPr>
        <w:rFonts w:ascii="Wingdings" w:hAnsi="Wingdings" w:hint="default"/>
      </w:rPr>
    </w:lvl>
    <w:lvl w:ilvl="3" w:tplc="9D74D562">
      <w:start w:val="1"/>
      <w:numFmt w:val="bullet"/>
      <w:lvlText w:val=""/>
      <w:lvlJc w:val="left"/>
      <w:pPr>
        <w:ind w:left="2880" w:hanging="360"/>
      </w:pPr>
      <w:rPr>
        <w:rFonts w:ascii="Symbol" w:hAnsi="Symbol" w:hint="default"/>
      </w:rPr>
    </w:lvl>
    <w:lvl w:ilvl="4" w:tplc="AE0A4B48">
      <w:start w:val="1"/>
      <w:numFmt w:val="bullet"/>
      <w:lvlText w:val="o"/>
      <w:lvlJc w:val="left"/>
      <w:pPr>
        <w:ind w:left="3600" w:hanging="360"/>
      </w:pPr>
      <w:rPr>
        <w:rFonts w:ascii="Courier New" w:hAnsi="Courier New" w:hint="default"/>
      </w:rPr>
    </w:lvl>
    <w:lvl w:ilvl="5" w:tplc="6D2A4CCA">
      <w:start w:val="1"/>
      <w:numFmt w:val="bullet"/>
      <w:lvlText w:val=""/>
      <w:lvlJc w:val="left"/>
      <w:pPr>
        <w:ind w:left="4320" w:hanging="360"/>
      </w:pPr>
      <w:rPr>
        <w:rFonts w:ascii="Wingdings" w:hAnsi="Wingdings" w:hint="default"/>
      </w:rPr>
    </w:lvl>
    <w:lvl w:ilvl="6" w:tplc="70143776">
      <w:start w:val="1"/>
      <w:numFmt w:val="bullet"/>
      <w:lvlText w:val=""/>
      <w:lvlJc w:val="left"/>
      <w:pPr>
        <w:ind w:left="5040" w:hanging="360"/>
      </w:pPr>
      <w:rPr>
        <w:rFonts w:ascii="Symbol" w:hAnsi="Symbol" w:hint="default"/>
      </w:rPr>
    </w:lvl>
    <w:lvl w:ilvl="7" w:tplc="FB22032A">
      <w:start w:val="1"/>
      <w:numFmt w:val="bullet"/>
      <w:lvlText w:val="o"/>
      <w:lvlJc w:val="left"/>
      <w:pPr>
        <w:ind w:left="5760" w:hanging="360"/>
      </w:pPr>
      <w:rPr>
        <w:rFonts w:ascii="Courier New" w:hAnsi="Courier New" w:hint="default"/>
      </w:rPr>
    </w:lvl>
    <w:lvl w:ilvl="8" w:tplc="BA6EC576">
      <w:start w:val="1"/>
      <w:numFmt w:val="bullet"/>
      <w:lvlText w:val=""/>
      <w:lvlJc w:val="left"/>
      <w:pPr>
        <w:ind w:left="6480" w:hanging="360"/>
      </w:pPr>
      <w:rPr>
        <w:rFonts w:ascii="Wingdings" w:hAnsi="Wingdings" w:hint="default"/>
      </w:rPr>
    </w:lvl>
  </w:abstractNum>
  <w:abstractNum w:abstractNumId="176" w15:restartNumberingAfterBreak="0">
    <w:nsid w:val="52A92F8A"/>
    <w:multiLevelType w:val="hybridMultilevel"/>
    <w:tmpl w:val="2C82BB70"/>
    <w:lvl w:ilvl="0" w:tplc="6E6207A0">
      <w:start w:val="1"/>
      <w:numFmt w:val="bullet"/>
      <w:lvlText w:val=""/>
      <w:lvlJc w:val="left"/>
      <w:pPr>
        <w:ind w:left="720" w:hanging="360"/>
      </w:pPr>
      <w:rPr>
        <w:rFonts w:ascii="Symbol" w:hAnsi="Symbol" w:hint="default"/>
      </w:rPr>
    </w:lvl>
    <w:lvl w:ilvl="1" w:tplc="D75EC216">
      <w:start w:val="1"/>
      <w:numFmt w:val="bullet"/>
      <w:lvlText w:val="o"/>
      <w:lvlJc w:val="left"/>
      <w:pPr>
        <w:ind w:left="1440" w:hanging="360"/>
      </w:pPr>
      <w:rPr>
        <w:rFonts w:ascii="Courier New" w:hAnsi="Courier New" w:hint="default"/>
      </w:rPr>
    </w:lvl>
    <w:lvl w:ilvl="2" w:tplc="41DA9CB2">
      <w:start w:val="1"/>
      <w:numFmt w:val="bullet"/>
      <w:lvlText w:val=""/>
      <w:lvlJc w:val="left"/>
      <w:pPr>
        <w:ind w:left="2160" w:hanging="360"/>
      </w:pPr>
      <w:rPr>
        <w:rFonts w:ascii="Wingdings" w:hAnsi="Wingdings" w:hint="default"/>
      </w:rPr>
    </w:lvl>
    <w:lvl w:ilvl="3" w:tplc="032053FC">
      <w:start w:val="1"/>
      <w:numFmt w:val="bullet"/>
      <w:lvlText w:val=""/>
      <w:lvlJc w:val="left"/>
      <w:pPr>
        <w:ind w:left="2880" w:hanging="360"/>
      </w:pPr>
      <w:rPr>
        <w:rFonts w:ascii="Symbol" w:hAnsi="Symbol" w:hint="default"/>
      </w:rPr>
    </w:lvl>
    <w:lvl w:ilvl="4" w:tplc="71A062F2">
      <w:start w:val="1"/>
      <w:numFmt w:val="bullet"/>
      <w:lvlText w:val="o"/>
      <w:lvlJc w:val="left"/>
      <w:pPr>
        <w:ind w:left="3600" w:hanging="360"/>
      </w:pPr>
      <w:rPr>
        <w:rFonts w:ascii="Courier New" w:hAnsi="Courier New" w:hint="default"/>
      </w:rPr>
    </w:lvl>
    <w:lvl w:ilvl="5" w:tplc="7CF2B2D6">
      <w:start w:val="1"/>
      <w:numFmt w:val="bullet"/>
      <w:lvlText w:val=""/>
      <w:lvlJc w:val="left"/>
      <w:pPr>
        <w:ind w:left="4320" w:hanging="360"/>
      </w:pPr>
      <w:rPr>
        <w:rFonts w:ascii="Wingdings" w:hAnsi="Wingdings" w:hint="default"/>
      </w:rPr>
    </w:lvl>
    <w:lvl w:ilvl="6" w:tplc="6F627284">
      <w:start w:val="1"/>
      <w:numFmt w:val="bullet"/>
      <w:lvlText w:val=""/>
      <w:lvlJc w:val="left"/>
      <w:pPr>
        <w:ind w:left="5040" w:hanging="360"/>
      </w:pPr>
      <w:rPr>
        <w:rFonts w:ascii="Symbol" w:hAnsi="Symbol" w:hint="default"/>
      </w:rPr>
    </w:lvl>
    <w:lvl w:ilvl="7" w:tplc="AE84A068">
      <w:start w:val="1"/>
      <w:numFmt w:val="bullet"/>
      <w:lvlText w:val="o"/>
      <w:lvlJc w:val="left"/>
      <w:pPr>
        <w:ind w:left="5760" w:hanging="360"/>
      </w:pPr>
      <w:rPr>
        <w:rFonts w:ascii="Courier New" w:hAnsi="Courier New" w:hint="default"/>
      </w:rPr>
    </w:lvl>
    <w:lvl w:ilvl="8" w:tplc="29261260">
      <w:start w:val="1"/>
      <w:numFmt w:val="bullet"/>
      <w:lvlText w:val=""/>
      <w:lvlJc w:val="left"/>
      <w:pPr>
        <w:ind w:left="6480" w:hanging="360"/>
      </w:pPr>
      <w:rPr>
        <w:rFonts w:ascii="Wingdings" w:hAnsi="Wingdings" w:hint="default"/>
      </w:rPr>
    </w:lvl>
  </w:abstractNum>
  <w:abstractNum w:abstractNumId="177" w15:restartNumberingAfterBreak="0">
    <w:nsid w:val="52AE12CB"/>
    <w:multiLevelType w:val="multilevel"/>
    <w:tmpl w:val="5C3A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326A00E"/>
    <w:multiLevelType w:val="hybridMultilevel"/>
    <w:tmpl w:val="357C2C00"/>
    <w:lvl w:ilvl="0" w:tplc="86500B64">
      <w:start w:val="1"/>
      <w:numFmt w:val="bullet"/>
      <w:lvlText w:val=""/>
      <w:lvlJc w:val="left"/>
      <w:pPr>
        <w:ind w:left="720" w:hanging="360"/>
      </w:pPr>
      <w:rPr>
        <w:rFonts w:ascii="Symbol" w:hAnsi="Symbol" w:hint="default"/>
      </w:rPr>
    </w:lvl>
    <w:lvl w:ilvl="1" w:tplc="5A6C7250">
      <w:start w:val="1"/>
      <w:numFmt w:val="bullet"/>
      <w:lvlText w:val="o"/>
      <w:lvlJc w:val="left"/>
      <w:pPr>
        <w:ind w:left="1440" w:hanging="360"/>
      </w:pPr>
      <w:rPr>
        <w:rFonts w:ascii="Courier New" w:hAnsi="Courier New" w:hint="default"/>
      </w:rPr>
    </w:lvl>
    <w:lvl w:ilvl="2" w:tplc="0818C960">
      <w:start w:val="1"/>
      <w:numFmt w:val="bullet"/>
      <w:lvlText w:val=""/>
      <w:lvlJc w:val="left"/>
      <w:pPr>
        <w:ind w:left="2160" w:hanging="360"/>
      </w:pPr>
      <w:rPr>
        <w:rFonts w:ascii="Wingdings" w:hAnsi="Wingdings" w:hint="default"/>
      </w:rPr>
    </w:lvl>
    <w:lvl w:ilvl="3" w:tplc="07443EF0">
      <w:start w:val="1"/>
      <w:numFmt w:val="bullet"/>
      <w:lvlText w:val=""/>
      <w:lvlJc w:val="left"/>
      <w:pPr>
        <w:ind w:left="2880" w:hanging="360"/>
      </w:pPr>
      <w:rPr>
        <w:rFonts w:ascii="Symbol" w:hAnsi="Symbol" w:hint="default"/>
      </w:rPr>
    </w:lvl>
    <w:lvl w:ilvl="4" w:tplc="C786EE72">
      <w:start w:val="1"/>
      <w:numFmt w:val="bullet"/>
      <w:lvlText w:val="o"/>
      <w:lvlJc w:val="left"/>
      <w:pPr>
        <w:ind w:left="3600" w:hanging="360"/>
      </w:pPr>
      <w:rPr>
        <w:rFonts w:ascii="Courier New" w:hAnsi="Courier New" w:hint="default"/>
      </w:rPr>
    </w:lvl>
    <w:lvl w:ilvl="5" w:tplc="414696F4">
      <w:start w:val="1"/>
      <w:numFmt w:val="bullet"/>
      <w:lvlText w:val=""/>
      <w:lvlJc w:val="left"/>
      <w:pPr>
        <w:ind w:left="4320" w:hanging="360"/>
      </w:pPr>
      <w:rPr>
        <w:rFonts w:ascii="Wingdings" w:hAnsi="Wingdings" w:hint="default"/>
      </w:rPr>
    </w:lvl>
    <w:lvl w:ilvl="6" w:tplc="8DD6C1CC">
      <w:start w:val="1"/>
      <w:numFmt w:val="bullet"/>
      <w:lvlText w:val=""/>
      <w:lvlJc w:val="left"/>
      <w:pPr>
        <w:ind w:left="5040" w:hanging="360"/>
      </w:pPr>
      <w:rPr>
        <w:rFonts w:ascii="Symbol" w:hAnsi="Symbol" w:hint="default"/>
      </w:rPr>
    </w:lvl>
    <w:lvl w:ilvl="7" w:tplc="4DE2604A">
      <w:start w:val="1"/>
      <w:numFmt w:val="bullet"/>
      <w:lvlText w:val="o"/>
      <w:lvlJc w:val="left"/>
      <w:pPr>
        <w:ind w:left="5760" w:hanging="360"/>
      </w:pPr>
      <w:rPr>
        <w:rFonts w:ascii="Courier New" w:hAnsi="Courier New" w:hint="default"/>
      </w:rPr>
    </w:lvl>
    <w:lvl w:ilvl="8" w:tplc="8B9C6454">
      <w:start w:val="1"/>
      <w:numFmt w:val="bullet"/>
      <w:lvlText w:val=""/>
      <w:lvlJc w:val="left"/>
      <w:pPr>
        <w:ind w:left="6480" w:hanging="360"/>
      </w:pPr>
      <w:rPr>
        <w:rFonts w:ascii="Wingdings" w:hAnsi="Wingdings" w:hint="default"/>
      </w:rPr>
    </w:lvl>
  </w:abstractNum>
  <w:abstractNum w:abstractNumId="179" w15:restartNumberingAfterBreak="0">
    <w:nsid w:val="53543123"/>
    <w:multiLevelType w:val="hybridMultilevel"/>
    <w:tmpl w:val="F1BC82F2"/>
    <w:lvl w:ilvl="0" w:tplc="0C9E5A22">
      <w:start w:val="1"/>
      <w:numFmt w:val="bullet"/>
      <w:lvlText w:val=""/>
      <w:lvlJc w:val="left"/>
      <w:pPr>
        <w:ind w:left="720" w:hanging="360"/>
      </w:pPr>
      <w:rPr>
        <w:rFonts w:ascii="Symbol" w:hAnsi="Symbol" w:hint="default"/>
      </w:rPr>
    </w:lvl>
    <w:lvl w:ilvl="1" w:tplc="26E0B86A">
      <w:start w:val="1"/>
      <w:numFmt w:val="bullet"/>
      <w:lvlText w:val="o"/>
      <w:lvlJc w:val="left"/>
      <w:pPr>
        <w:ind w:left="1440" w:hanging="360"/>
      </w:pPr>
      <w:rPr>
        <w:rFonts w:ascii="Courier New" w:hAnsi="Courier New" w:hint="default"/>
      </w:rPr>
    </w:lvl>
    <w:lvl w:ilvl="2" w:tplc="477233EC">
      <w:start w:val="1"/>
      <w:numFmt w:val="bullet"/>
      <w:lvlText w:val=""/>
      <w:lvlJc w:val="left"/>
      <w:pPr>
        <w:ind w:left="2160" w:hanging="360"/>
      </w:pPr>
      <w:rPr>
        <w:rFonts w:ascii="Wingdings" w:hAnsi="Wingdings" w:hint="default"/>
      </w:rPr>
    </w:lvl>
    <w:lvl w:ilvl="3" w:tplc="68924626">
      <w:start w:val="1"/>
      <w:numFmt w:val="bullet"/>
      <w:lvlText w:val=""/>
      <w:lvlJc w:val="left"/>
      <w:pPr>
        <w:ind w:left="2880" w:hanging="360"/>
      </w:pPr>
      <w:rPr>
        <w:rFonts w:ascii="Symbol" w:hAnsi="Symbol" w:hint="default"/>
      </w:rPr>
    </w:lvl>
    <w:lvl w:ilvl="4" w:tplc="9A5ADA7C">
      <w:start w:val="1"/>
      <w:numFmt w:val="bullet"/>
      <w:lvlText w:val="o"/>
      <w:lvlJc w:val="left"/>
      <w:pPr>
        <w:ind w:left="3600" w:hanging="360"/>
      </w:pPr>
      <w:rPr>
        <w:rFonts w:ascii="Courier New" w:hAnsi="Courier New" w:hint="default"/>
      </w:rPr>
    </w:lvl>
    <w:lvl w:ilvl="5" w:tplc="46CEAC72">
      <w:start w:val="1"/>
      <w:numFmt w:val="bullet"/>
      <w:lvlText w:val=""/>
      <w:lvlJc w:val="left"/>
      <w:pPr>
        <w:ind w:left="4320" w:hanging="360"/>
      </w:pPr>
      <w:rPr>
        <w:rFonts w:ascii="Wingdings" w:hAnsi="Wingdings" w:hint="default"/>
      </w:rPr>
    </w:lvl>
    <w:lvl w:ilvl="6" w:tplc="00B69812">
      <w:start w:val="1"/>
      <w:numFmt w:val="bullet"/>
      <w:lvlText w:val=""/>
      <w:lvlJc w:val="left"/>
      <w:pPr>
        <w:ind w:left="5040" w:hanging="360"/>
      </w:pPr>
      <w:rPr>
        <w:rFonts w:ascii="Symbol" w:hAnsi="Symbol" w:hint="default"/>
      </w:rPr>
    </w:lvl>
    <w:lvl w:ilvl="7" w:tplc="61D0E956">
      <w:start w:val="1"/>
      <w:numFmt w:val="bullet"/>
      <w:lvlText w:val="o"/>
      <w:lvlJc w:val="left"/>
      <w:pPr>
        <w:ind w:left="5760" w:hanging="360"/>
      </w:pPr>
      <w:rPr>
        <w:rFonts w:ascii="Courier New" w:hAnsi="Courier New" w:hint="default"/>
      </w:rPr>
    </w:lvl>
    <w:lvl w:ilvl="8" w:tplc="26C6F8EE">
      <w:start w:val="1"/>
      <w:numFmt w:val="bullet"/>
      <w:lvlText w:val=""/>
      <w:lvlJc w:val="left"/>
      <w:pPr>
        <w:ind w:left="6480" w:hanging="360"/>
      </w:pPr>
      <w:rPr>
        <w:rFonts w:ascii="Wingdings" w:hAnsi="Wingdings" w:hint="default"/>
      </w:rPr>
    </w:lvl>
  </w:abstractNum>
  <w:abstractNum w:abstractNumId="180" w15:restartNumberingAfterBreak="0">
    <w:nsid w:val="54702F33"/>
    <w:multiLevelType w:val="hybridMultilevel"/>
    <w:tmpl w:val="753033B8"/>
    <w:lvl w:ilvl="0" w:tplc="735E3E72">
      <w:start w:val="1"/>
      <w:numFmt w:val="bullet"/>
      <w:lvlText w:val=""/>
      <w:lvlJc w:val="left"/>
      <w:pPr>
        <w:ind w:left="720" w:hanging="360"/>
      </w:pPr>
      <w:rPr>
        <w:rFonts w:ascii="Symbol" w:hAnsi="Symbol" w:hint="default"/>
      </w:rPr>
    </w:lvl>
    <w:lvl w:ilvl="1" w:tplc="FFCCCE72">
      <w:start w:val="1"/>
      <w:numFmt w:val="bullet"/>
      <w:lvlText w:val="o"/>
      <w:lvlJc w:val="left"/>
      <w:pPr>
        <w:ind w:left="1440" w:hanging="360"/>
      </w:pPr>
      <w:rPr>
        <w:rFonts w:ascii="Courier New" w:hAnsi="Courier New" w:hint="default"/>
      </w:rPr>
    </w:lvl>
    <w:lvl w:ilvl="2" w:tplc="6B1A3CEC">
      <w:start w:val="1"/>
      <w:numFmt w:val="bullet"/>
      <w:lvlText w:val=""/>
      <w:lvlJc w:val="left"/>
      <w:pPr>
        <w:ind w:left="2160" w:hanging="360"/>
      </w:pPr>
      <w:rPr>
        <w:rFonts w:ascii="Wingdings" w:hAnsi="Wingdings" w:hint="default"/>
      </w:rPr>
    </w:lvl>
    <w:lvl w:ilvl="3" w:tplc="AA3A1CDE">
      <w:start w:val="1"/>
      <w:numFmt w:val="bullet"/>
      <w:lvlText w:val=""/>
      <w:lvlJc w:val="left"/>
      <w:pPr>
        <w:ind w:left="2880" w:hanging="360"/>
      </w:pPr>
      <w:rPr>
        <w:rFonts w:ascii="Symbol" w:hAnsi="Symbol" w:hint="default"/>
      </w:rPr>
    </w:lvl>
    <w:lvl w:ilvl="4" w:tplc="E6A26D9E">
      <w:start w:val="1"/>
      <w:numFmt w:val="bullet"/>
      <w:lvlText w:val="o"/>
      <w:lvlJc w:val="left"/>
      <w:pPr>
        <w:ind w:left="3600" w:hanging="360"/>
      </w:pPr>
      <w:rPr>
        <w:rFonts w:ascii="Courier New" w:hAnsi="Courier New" w:hint="default"/>
      </w:rPr>
    </w:lvl>
    <w:lvl w:ilvl="5" w:tplc="9D740CD0">
      <w:start w:val="1"/>
      <w:numFmt w:val="bullet"/>
      <w:lvlText w:val=""/>
      <w:lvlJc w:val="left"/>
      <w:pPr>
        <w:ind w:left="4320" w:hanging="360"/>
      </w:pPr>
      <w:rPr>
        <w:rFonts w:ascii="Wingdings" w:hAnsi="Wingdings" w:hint="default"/>
      </w:rPr>
    </w:lvl>
    <w:lvl w:ilvl="6" w:tplc="0624E62A">
      <w:start w:val="1"/>
      <w:numFmt w:val="bullet"/>
      <w:lvlText w:val=""/>
      <w:lvlJc w:val="left"/>
      <w:pPr>
        <w:ind w:left="5040" w:hanging="360"/>
      </w:pPr>
      <w:rPr>
        <w:rFonts w:ascii="Symbol" w:hAnsi="Symbol" w:hint="default"/>
      </w:rPr>
    </w:lvl>
    <w:lvl w:ilvl="7" w:tplc="8E1C3382">
      <w:start w:val="1"/>
      <w:numFmt w:val="bullet"/>
      <w:lvlText w:val="o"/>
      <w:lvlJc w:val="left"/>
      <w:pPr>
        <w:ind w:left="5760" w:hanging="360"/>
      </w:pPr>
      <w:rPr>
        <w:rFonts w:ascii="Courier New" w:hAnsi="Courier New" w:hint="default"/>
      </w:rPr>
    </w:lvl>
    <w:lvl w:ilvl="8" w:tplc="5B66BF64">
      <w:start w:val="1"/>
      <w:numFmt w:val="bullet"/>
      <w:lvlText w:val=""/>
      <w:lvlJc w:val="left"/>
      <w:pPr>
        <w:ind w:left="6480" w:hanging="360"/>
      </w:pPr>
      <w:rPr>
        <w:rFonts w:ascii="Wingdings" w:hAnsi="Wingdings" w:hint="default"/>
      </w:rPr>
    </w:lvl>
  </w:abstractNum>
  <w:abstractNum w:abstractNumId="181" w15:restartNumberingAfterBreak="0">
    <w:nsid w:val="54C01F87"/>
    <w:multiLevelType w:val="multilevel"/>
    <w:tmpl w:val="8796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4CC703F"/>
    <w:multiLevelType w:val="multilevel"/>
    <w:tmpl w:val="D988D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4F278FB"/>
    <w:multiLevelType w:val="hybridMultilevel"/>
    <w:tmpl w:val="939AFE64"/>
    <w:lvl w:ilvl="0" w:tplc="0284FD50">
      <w:start w:val="1"/>
      <w:numFmt w:val="bullet"/>
      <w:lvlText w:val=""/>
      <w:lvlJc w:val="left"/>
      <w:pPr>
        <w:ind w:left="720" w:hanging="360"/>
      </w:pPr>
      <w:rPr>
        <w:rFonts w:ascii="Symbol" w:hAnsi="Symbol" w:hint="default"/>
      </w:rPr>
    </w:lvl>
    <w:lvl w:ilvl="1" w:tplc="8C5E595E">
      <w:start w:val="1"/>
      <w:numFmt w:val="bullet"/>
      <w:lvlText w:val="o"/>
      <w:lvlJc w:val="left"/>
      <w:pPr>
        <w:ind w:left="1440" w:hanging="360"/>
      </w:pPr>
      <w:rPr>
        <w:rFonts w:ascii="Courier New" w:hAnsi="Courier New" w:hint="default"/>
      </w:rPr>
    </w:lvl>
    <w:lvl w:ilvl="2" w:tplc="E8D60FF2">
      <w:start w:val="1"/>
      <w:numFmt w:val="bullet"/>
      <w:lvlText w:val=""/>
      <w:lvlJc w:val="left"/>
      <w:pPr>
        <w:ind w:left="2160" w:hanging="360"/>
      </w:pPr>
      <w:rPr>
        <w:rFonts w:ascii="Wingdings" w:hAnsi="Wingdings" w:hint="default"/>
      </w:rPr>
    </w:lvl>
    <w:lvl w:ilvl="3" w:tplc="3E6ABC48">
      <w:start w:val="1"/>
      <w:numFmt w:val="bullet"/>
      <w:lvlText w:val=""/>
      <w:lvlJc w:val="left"/>
      <w:pPr>
        <w:ind w:left="2880" w:hanging="360"/>
      </w:pPr>
      <w:rPr>
        <w:rFonts w:ascii="Symbol" w:hAnsi="Symbol" w:hint="default"/>
      </w:rPr>
    </w:lvl>
    <w:lvl w:ilvl="4" w:tplc="9CD074E2">
      <w:start w:val="1"/>
      <w:numFmt w:val="bullet"/>
      <w:lvlText w:val="o"/>
      <w:lvlJc w:val="left"/>
      <w:pPr>
        <w:ind w:left="3600" w:hanging="360"/>
      </w:pPr>
      <w:rPr>
        <w:rFonts w:ascii="Courier New" w:hAnsi="Courier New" w:hint="default"/>
      </w:rPr>
    </w:lvl>
    <w:lvl w:ilvl="5" w:tplc="62A484E6">
      <w:start w:val="1"/>
      <w:numFmt w:val="bullet"/>
      <w:lvlText w:val=""/>
      <w:lvlJc w:val="left"/>
      <w:pPr>
        <w:ind w:left="4320" w:hanging="360"/>
      </w:pPr>
      <w:rPr>
        <w:rFonts w:ascii="Wingdings" w:hAnsi="Wingdings" w:hint="default"/>
      </w:rPr>
    </w:lvl>
    <w:lvl w:ilvl="6" w:tplc="EF0E8708">
      <w:start w:val="1"/>
      <w:numFmt w:val="bullet"/>
      <w:lvlText w:val=""/>
      <w:lvlJc w:val="left"/>
      <w:pPr>
        <w:ind w:left="5040" w:hanging="360"/>
      </w:pPr>
      <w:rPr>
        <w:rFonts w:ascii="Symbol" w:hAnsi="Symbol" w:hint="default"/>
      </w:rPr>
    </w:lvl>
    <w:lvl w:ilvl="7" w:tplc="E012A1A0">
      <w:start w:val="1"/>
      <w:numFmt w:val="bullet"/>
      <w:lvlText w:val="o"/>
      <w:lvlJc w:val="left"/>
      <w:pPr>
        <w:ind w:left="5760" w:hanging="360"/>
      </w:pPr>
      <w:rPr>
        <w:rFonts w:ascii="Courier New" w:hAnsi="Courier New" w:hint="default"/>
      </w:rPr>
    </w:lvl>
    <w:lvl w:ilvl="8" w:tplc="DE9ED954">
      <w:start w:val="1"/>
      <w:numFmt w:val="bullet"/>
      <w:lvlText w:val=""/>
      <w:lvlJc w:val="left"/>
      <w:pPr>
        <w:ind w:left="6480" w:hanging="360"/>
      </w:pPr>
      <w:rPr>
        <w:rFonts w:ascii="Wingdings" w:hAnsi="Wingdings" w:hint="default"/>
      </w:rPr>
    </w:lvl>
  </w:abstractNum>
  <w:abstractNum w:abstractNumId="184" w15:restartNumberingAfterBreak="0">
    <w:nsid w:val="551676DA"/>
    <w:multiLevelType w:val="multilevel"/>
    <w:tmpl w:val="A2F411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5C6636D"/>
    <w:multiLevelType w:val="multilevel"/>
    <w:tmpl w:val="12E68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632535C"/>
    <w:multiLevelType w:val="hybridMultilevel"/>
    <w:tmpl w:val="1FD45280"/>
    <w:lvl w:ilvl="0" w:tplc="758020C2">
      <w:start w:val="1"/>
      <w:numFmt w:val="bullet"/>
      <w:lvlText w:val=""/>
      <w:lvlJc w:val="left"/>
      <w:pPr>
        <w:ind w:left="720" w:hanging="360"/>
      </w:pPr>
      <w:rPr>
        <w:rFonts w:ascii="Symbol" w:hAnsi="Symbol" w:hint="default"/>
      </w:rPr>
    </w:lvl>
    <w:lvl w:ilvl="1" w:tplc="2BACC152">
      <w:start w:val="1"/>
      <w:numFmt w:val="bullet"/>
      <w:lvlText w:val="o"/>
      <w:lvlJc w:val="left"/>
      <w:pPr>
        <w:ind w:left="1440" w:hanging="360"/>
      </w:pPr>
      <w:rPr>
        <w:rFonts w:ascii="Courier New" w:hAnsi="Courier New" w:hint="default"/>
      </w:rPr>
    </w:lvl>
    <w:lvl w:ilvl="2" w:tplc="1CB6D2CC">
      <w:start w:val="1"/>
      <w:numFmt w:val="bullet"/>
      <w:lvlText w:val=""/>
      <w:lvlJc w:val="left"/>
      <w:pPr>
        <w:ind w:left="2160" w:hanging="360"/>
      </w:pPr>
      <w:rPr>
        <w:rFonts w:ascii="Wingdings" w:hAnsi="Wingdings" w:hint="default"/>
      </w:rPr>
    </w:lvl>
    <w:lvl w:ilvl="3" w:tplc="6A18A428">
      <w:start w:val="1"/>
      <w:numFmt w:val="bullet"/>
      <w:lvlText w:val=""/>
      <w:lvlJc w:val="left"/>
      <w:pPr>
        <w:ind w:left="2880" w:hanging="360"/>
      </w:pPr>
      <w:rPr>
        <w:rFonts w:ascii="Symbol" w:hAnsi="Symbol" w:hint="default"/>
      </w:rPr>
    </w:lvl>
    <w:lvl w:ilvl="4" w:tplc="29D09BCA">
      <w:start w:val="1"/>
      <w:numFmt w:val="bullet"/>
      <w:lvlText w:val="o"/>
      <w:lvlJc w:val="left"/>
      <w:pPr>
        <w:ind w:left="3600" w:hanging="360"/>
      </w:pPr>
      <w:rPr>
        <w:rFonts w:ascii="Courier New" w:hAnsi="Courier New" w:hint="default"/>
      </w:rPr>
    </w:lvl>
    <w:lvl w:ilvl="5" w:tplc="1A6E705A">
      <w:start w:val="1"/>
      <w:numFmt w:val="bullet"/>
      <w:lvlText w:val=""/>
      <w:lvlJc w:val="left"/>
      <w:pPr>
        <w:ind w:left="4320" w:hanging="360"/>
      </w:pPr>
      <w:rPr>
        <w:rFonts w:ascii="Wingdings" w:hAnsi="Wingdings" w:hint="default"/>
      </w:rPr>
    </w:lvl>
    <w:lvl w:ilvl="6" w:tplc="8BF6C982">
      <w:start w:val="1"/>
      <w:numFmt w:val="bullet"/>
      <w:lvlText w:val=""/>
      <w:lvlJc w:val="left"/>
      <w:pPr>
        <w:ind w:left="5040" w:hanging="360"/>
      </w:pPr>
      <w:rPr>
        <w:rFonts w:ascii="Symbol" w:hAnsi="Symbol" w:hint="default"/>
      </w:rPr>
    </w:lvl>
    <w:lvl w:ilvl="7" w:tplc="317CB17E">
      <w:start w:val="1"/>
      <w:numFmt w:val="bullet"/>
      <w:lvlText w:val="o"/>
      <w:lvlJc w:val="left"/>
      <w:pPr>
        <w:ind w:left="5760" w:hanging="360"/>
      </w:pPr>
      <w:rPr>
        <w:rFonts w:ascii="Courier New" w:hAnsi="Courier New" w:hint="default"/>
      </w:rPr>
    </w:lvl>
    <w:lvl w:ilvl="8" w:tplc="9AC4DF44">
      <w:start w:val="1"/>
      <w:numFmt w:val="bullet"/>
      <w:lvlText w:val=""/>
      <w:lvlJc w:val="left"/>
      <w:pPr>
        <w:ind w:left="6480" w:hanging="360"/>
      </w:pPr>
      <w:rPr>
        <w:rFonts w:ascii="Wingdings" w:hAnsi="Wingdings" w:hint="default"/>
      </w:rPr>
    </w:lvl>
  </w:abstractNum>
  <w:abstractNum w:abstractNumId="187" w15:restartNumberingAfterBreak="0">
    <w:nsid w:val="5654213B"/>
    <w:multiLevelType w:val="multilevel"/>
    <w:tmpl w:val="1BDE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6A710AE"/>
    <w:multiLevelType w:val="hybridMultilevel"/>
    <w:tmpl w:val="305CAB4C"/>
    <w:lvl w:ilvl="0" w:tplc="FC48FF86">
      <w:start w:val="1"/>
      <w:numFmt w:val="bullet"/>
      <w:lvlText w:val=""/>
      <w:lvlJc w:val="left"/>
      <w:pPr>
        <w:ind w:left="720" w:hanging="360"/>
      </w:pPr>
      <w:rPr>
        <w:rFonts w:ascii="Symbol" w:hAnsi="Symbol" w:hint="default"/>
      </w:rPr>
    </w:lvl>
    <w:lvl w:ilvl="1" w:tplc="61BA72E4">
      <w:start w:val="1"/>
      <w:numFmt w:val="bullet"/>
      <w:lvlText w:val="o"/>
      <w:lvlJc w:val="left"/>
      <w:pPr>
        <w:ind w:left="1440" w:hanging="360"/>
      </w:pPr>
      <w:rPr>
        <w:rFonts w:ascii="Courier New" w:hAnsi="Courier New" w:hint="default"/>
      </w:rPr>
    </w:lvl>
    <w:lvl w:ilvl="2" w:tplc="FC2A6D4C">
      <w:start w:val="1"/>
      <w:numFmt w:val="bullet"/>
      <w:lvlText w:val=""/>
      <w:lvlJc w:val="left"/>
      <w:pPr>
        <w:ind w:left="2160" w:hanging="360"/>
      </w:pPr>
      <w:rPr>
        <w:rFonts w:ascii="Wingdings" w:hAnsi="Wingdings" w:hint="default"/>
      </w:rPr>
    </w:lvl>
    <w:lvl w:ilvl="3" w:tplc="614ACAA2">
      <w:start w:val="1"/>
      <w:numFmt w:val="bullet"/>
      <w:lvlText w:val=""/>
      <w:lvlJc w:val="left"/>
      <w:pPr>
        <w:ind w:left="2880" w:hanging="360"/>
      </w:pPr>
      <w:rPr>
        <w:rFonts w:ascii="Symbol" w:hAnsi="Symbol" w:hint="default"/>
      </w:rPr>
    </w:lvl>
    <w:lvl w:ilvl="4" w:tplc="6714CBA8">
      <w:start w:val="1"/>
      <w:numFmt w:val="bullet"/>
      <w:lvlText w:val="o"/>
      <w:lvlJc w:val="left"/>
      <w:pPr>
        <w:ind w:left="3600" w:hanging="360"/>
      </w:pPr>
      <w:rPr>
        <w:rFonts w:ascii="Courier New" w:hAnsi="Courier New" w:hint="default"/>
      </w:rPr>
    </w:lvl>
    <w:lvl w:ilvl="5" w:tplc="A072D764">
      <w:start w:val="1"/>
      <w:numFmt w:val="bullet"/>
      <w:lvlText w:val=""/>
      <w:lvlJc w:val="left"/>
      <w:pPr>
        <w:ind w:left="4320" w:hanging="360"/>
      </w:pPr>
      <w:rPr>
        <w:rFonts w:ascii="Wingdings" w:hAnsi="Wingdings" w:hint="default"/>
      </w:rPr>
    </w:lvl>
    <w:lvl w:ilvl="6" w:tplc="D70A250A">
      <w:start w:val="1"/>
      <w:numFmt w:val="bullet"/>
      <w:lvlText w:val=""/>
      <w:lvlJc w:val="left"/>
      <w:pPr>
        <w:ind w:left="5040" w:hanging="360"/>
      </w:pPr>
      <w:rPr>
        <w:rFonts w:ascii="Symbol" w:hAnsi="Symbol" w:hint="default"/>
      </w:rPr>
    </w:lvl>
    <w:lvl w:ilvl="7" w:tplc="3C9C9510">
      <w:start w:val="1"/>
      <w:numFmt w:val="bullet"/>
      <w:lvlText w:val="o"/>
      <w:lvlJc w:val="left"/>
      <w:pPr>
        <w:ind w:left="5760" w:hanging="360"/>
      </w:pPr>
      <w:rPr>
        <w:rFonts w:ascii="Courier New" w:hAnsi="Courier New" w:hint="default"/>
      </w:rPr>
    </w:lvl>
    <w:lvl w:ilvl="8" w:tplc="0562E6B4">
      <w:start w:val="1"/>
      <w:numFmt w:val="bullet"/>
      <w:lvlText w:val=""/>
      <w:lvlJc w:val="left"/>
      <w:pPr>
        <w:ind w:left="6480" w:hanging="360"/>
      </w:pPr>
      <w:rPr>
        <w:rFonts w:ascii="Wingdings" w:hAnsi="Wingdings" w:hint="default"/>
      </w:rPr>
    </w:lvl>
  </w:abstractNum>
  <w:abstractNum w:abstractNumId="189" w15:restartNumberingAfterBreak="0">
    <w:nsid w:val="56B796CB"/>
    <w:multiLevelType w:val="hybridMultilevel"/>
    <w:tmpl w:val="627E190E"/>
    <w:lvl w:ilvl="0" w:tplc="7E1EAF80">
      <w:start w:val="1"/>
      <w:numFmt w:val="bullet"/>
      <w:lvlText w:val=""/>
      <w:lvlJc w:val="left"/>
      <w:pPr>
        <w:ind w:left="720" w:hanging="360"/>
      </w:pPr>
      <w:rPr>
        <w:rFonts w:ascii="Symbol" w:hAnsi="Symbol" w:hint="default"/>
      </w:rPr>
    </w:lvl>
    <w:lvl w:ilvl="1" w:tplc="3910A382">
      <w:start w:val="1"/>
      <w:numFmt w:val="bullet"/>
      <w:lvlText w:val="o"/>
      <w:lvlJc w:val="left"/>
      <w:pPr>
        <w:ind w:left="1440" w:hanging="360"/>
      </w:pPr>
      <w:rPr>
        <w:rFonts w:ascii="Courier New" w:hAnsi="Courier New" w:hint="default"/>
      </w:rPr>
    </w:lvl>
    <w:lvl w:ilvl="2" w:tplc="52F8464E">
      <w:start w:val="1"/>
      <w:numFmt w:val="bullet"/>
      <w:lvlText w:val=""/>
      <w:lvlJc w:val="left"/>
      <w:pPr>
        <w:ind w:left="2160" w:hanging="360"/>
      </w:pPr>
      <w:rPr>
        <w:rFonts w:ascii="Wingdings" w:hAnsi="Wingdings" w:hint="default"/>
      </w:rPr>
    </w:lvl>
    <w:lvl w:ilvl="3" w:tplc="85DE3E6A">
      <w:start w:val="1"/>
      <w:numFmt w:val="bullet"/>
      <w:lvlText w:val=""/>
      <w:lvlJc w:val="left"/>
      <w:pPr>
        <w:ind w:left="2880" w:hanging="360"/>
      </w:pPr>
      <w:rPr>
        <w:rFonts w:ascii="Symbol" w:hAnsi="Symbol" w:hint="default"/>
      </w:rPr>
    </w:lvl>
    <w:lvl w:ilvl="4" w:tplc="E47E5D9A">
      <w:start w:val="1"/>
      <w:numFmt w:val="bullet"/>
      <w:lvlText w:val="o"/>
      <w:lvlJc w:val="left"/>
      <w:pPr>
        <w:ind w:left="3600" w:hanging="360"/>
      </w:pPr>
      <w:rPr>
        <w:rFonts w:ascii="Courier New" w:hAnsi="Courier New" w:hint="default"/>
      </w:rPr>
    </w:lvl>
    <w:lvl w:ilvl="5" w:tplc="61C8C43C">
      <w:start w:val="1"/>
      <w:numFmt w:val="bullet"/>
      <w:lvlText w:val=""/>
      <w:lvlJc w:val="left"/>
      <w:pPr>
        <w:ind w:left="4320" w:hanging="360"/>
      </w:pPr>
      <w:rPr>
        <w:rFonts w:ascii="Wingdings" w:hAnsi="Wingdings" w:hint="default"/>
      </w:rPr>
    </w:lvl>
    <w:lvl w:ilvl="6" w:tplc="DE2A81EA">
      <w:start w:val="1"/>
      <w:numFmt w:val="bullet"/>
      <w:lvlText w:val=""/>
      <w:lvlJc w:val="left"/>
      <w:pPr>
        <w:ind w:left="5040" w:hanging="360"/>
      </w:pPr>
      <w:rPr>
        <w:rFonts w:ascii="Symbol" w:hAnsi="Symbol" w:hint="default"/>
      </w:rPr>
    </w:lvl>
    <w:lvl w:ilvl="7" w:tplc="5A7843D6">
      <w:start w:val="1"/>
      <w:numFmt w:val="bullet"/>
      <w:lvlText w:val="o"/>
      <w:lvlJc w:val="left"/>
      <w:pPr>
        <w:ind w:left="5760" w:hanging="360"/>
      </w:pPr>
      <w:rPr>
        <w:rFonts w:ascii="Courier New" w:hAnsi="Courier New" w:hint="default"/>
      </w:rPr>
    </w:lvl>
    <w:lvl w:ilvl="8" w:tplc="E99CAB96">
      <w:start w:val="1"/>
      <w:numFmt w:val="bullet"/>
      <w:lvlText w:val=""/>
      <w:lvlJc w:val="left"/>
      <w:pPr>
        <w:ind w:left="6480" w:hanging="360"/>
      </w:pPr>
      <w:rPr>
        <w:rFonts w:ascii="Wingdings" w:hAnsi="Wingdings" w:hint="default"/>
      </w:rPr>
    </w:lvl>
  </w:abstractNum>
  <w:abstractNum w:abstractNumId="190" w15:restartNumberingAfterBreak="0">
    <w:nsid w:val="56C0D8DC"/>
    <w:multiLevelType w:val="hybridMultilevel"/>
    <w:tmpl w:val="21AC1D44"/>
    <w:lvl w:ilvl="0" w:tplc="10283F46">
      <w:start w:val="1"/>
      <w:numFmt w:val="bullet"/>
      <w:lvlText w:val=""/>
      <w:lvlJc w:val="left"/>
      <w:pPr>
        <w:ind w:left="720" w:hanging="360"/>
      </w:pPr>
      <w:rPr>
        <w:rFonts w:ascii="Symbol" w:hAnsi="Symbol" w:hint="default"/>
      </w:rPr>
    </w:lvl>
    <w:lvl w:ilvl="1" w:tplc="E8C45F1C">
      <w:start w:val="1"/>
      <w:numFmt w:val="bullet"/>
      <w:lvlText w:val="o"/>
      <w:lvlJc w:val="left"/>
      <w:pPr>
        <w:ind w:left="1440" w:hanging="360"/>
      </w:pPr>
      <w:rPr>
        <w:rFonts w:ascii="Courier New" w:hAnsi="Courier New" w:hint="default"/>
      </w:rPr>
    </w:lvl>
    <w:lvl w:ilvl="2" w:tplc="24205C76">
      <w:start w:val="1"/>
      <w:numFmt w:val="bullet"/>
      <w:lvlText w:val=""/>
      <w:lvlJc w:val="left"/>
      <w:pPr>
        <w:ind w:left="2160" w:hanging="360"/>
      </w:pPr>
      <w:rPr>
        <w:rFonts w:ascii="Wingdings" w:hAnsi="Wingdings" w:hint="default"/>
      </w:rPr>
    </w:lvl>
    <w:lvl w:ilvl="3" w:tplc="73C6E5E2">
      <w:start w:val="1"/>
      <w:numFmt w:val="bullet"/>
      <w:lvlText w:val=""/>
      <w:lvlJc w:val="left"/>
      <w:pPr>
        <w:ind w:left="2880" w:hanging="360"/>
      </w:pPr>
      <w:rPr>
        <w:rFonts w:ascii="Symbol" w:hAnsi="Symbol" w:hint="default"/>
      </w:rPr>
    </w:lvl>
    <w:lvl w:ilvl="4" w:tplc="A01821E4">
      <w:start w:val="1"/>
      <w:numFmt w:val="bullet"/>
      <w:lvlText w:val="o"/>
      <w:lvlJc w:val="left"/>
      <w:pPr>
        <w:ind w:left="3600" w:hanging="360"/>
      </w:pPr>
      <w:rPr>
        <w:rFonts w:ascii="Courier New" w:hAnsi="Courier New" w:hint="default"/>
      </w:rPr>
    </w:lvl>
    <w:lvl w:ilvl="5" w:tplc="6FF0C384">
      <w:start w:val="1"/>
      <w:numFmt w:val="bullet"/>
      <w:lvlText w:val=""/>
      <w:lvlJc w:val="left"/>
      <w:pPr>
        <w:ind w:left="4320" w:hanging="360"/>
      </w:pPr>
      <w:rPr>
        <w:rFonts w:ascii="Wingdings" w:hAnsi="Wingdings" w:hint="default"/>
      </w:rPr>
    </w:lvl>
    <w:lvl w:ilvl="6" w:tplc="12EAE6B4">
      <w:start w:val="1"/>
      <w:numFmt w:val="bullet"/>
      <w:lvlText w:val=""/>
      <w:lvlJc w:val="left"/>
      <w:pPr>
        <w:ind w:left="5040" w:hanging="360"/>
      </w:pPr>
      <w:rPr>
        <w:rFonts w:ascii="Symbol" w:hAnsi="Symbol" w:hint="default"/>
      </w:rPr>
    </w:lvl>
    <w:lvl w:ilvl="7" w:tplc="3606CD7C">
      <w:start w:val="1"/>
      <w:numFmt w:val="bullet"/>
      <w:lvlText w:val="o"/>
      <w:lvlJc w:val="left"/>
      <w:pPr>
        <w:ind w:left="5760" w:hanging="360"/>
      </w:pPr>
      <w:rPr>
        <w:rFonts w:ascii="Courier New" w:hAnsi="Courier New" w:hint="default"/>
      </w:rPr>
    </w:lvl>
    <w:lvl w:ilvl="8" w:tplc="9C6C41B6">
      <w:start w:val="1"/>
      <w:numFmt w:val="bullet"/>
      <w:lvlText w:val=""/>
      <w:lvlJc w:val="left"/>
      <w:pPr>
        <w:ind w:left="6480" w:hanging="360"/>
      </w:pPr>
      <w:rPr>
        <w:rFonts w:ascii="Wingdings" w:hAnsi="Wingdings" w:hint="default"/>
      </w:rPr>
    </w:lvl>
  </w:abstractNum>
  <w:abstractNum w:abstractNumId="191" w15:restartNumberingAfterBreak="0">
    <w:nsid w:val="5768060B"/>
    <w:multiLevelType w:val="hybridMultilevel"/>
    <w:tmpl w:val="FB3A79CE"/>
    <w:lvl w:ilvl="0" w:tplc="3D30D120">
      <w:start w:val="1"/>
      <w:numFmt w:val="bullet"/>
      <w:lvlText w:val=""/>
      <w:lvlJc w:val="left"/>
      <w:pPr>
        <w:ind w:left="720" w:hanging="360"/>
      </w:pPr>
      <w:rPr>
        <w:rFonts w:ascii="Symbol" w:hAnsi="Symbol" w:hint="default"/>
      </w:rPr>
    </w:lvl>
    <w:lvl w:ilvl="1" w:tplc="45764168">
      <w:start w:val="1"/>
      <w:numFmt w:val="bullet"/>
      <w:lvlText w:val="o"/>
      <w:lvlJc w:val="left"/>
      <w:pPr>
        <w:ind w:left="1440" w:hanging="360"/>
      </w:pPr>
      <w:rPr>
        <w:rFonts w:ascii="Courier New" w:hAnsi="Courier New" w:hint="default"/>
      </w:rPr>
    </w:lvl>
    <w:lvl w:ilvl="2" w:tplc="C2500E3A">
      <w:start w:val="1"/>
      <w:numFmt w:val="bullet"/>
      <w:lvlText w:val=""/>
      <w:lvlJc w:val="left"/>
      <w:pPr>
        <w:ind w:left="2160" w:hanging="360"/>
      </w:pPr>
      <w:rPr>
        <w:rFonts w:ascii="Wingdings" w:hAnsi="Wingdings" w:hint="default"/>
      </w:rPr>
    </w:lvl>
    <w:lvl w:ilvl="3" w:tplc="46E40D5A">
      <w:start w:val="1"/>
      <w:numFmt w:val="bullet"/>
      <w:lvlText w:val=""/>
      <w:lvlJc w:val="left"/>
      <w:pPr>
        <w:ind w:left="2880" w:hanging="360"/>
      </w:pPr>
      <w:rPr>
        <w:rFonts w:ascii="Symbol" w:hAnsi="Symbol" w:hint="default"/>
      </w:rPr>
    </w:lvl>
    <w:lvl w:ilvl="4" w:tplc="8F9AAE90">
      <w:start w:val="1"/>
      <w:numFmt w:val="bullet"/>
      <w:lvlText w:val="o"/>
      <w:lvlJc w:val="left"/>
      <w:pPr>
        <w:ind w:left="3600" w:hanging="360"/>
      </w:pPr>
      <w:rPr>
        <w:rFonts w:ascii="Courier New" w:hAnsi="Courier New" w:hint="default"/>
      </w:rPr>
    </w:lvl>
    <w:lvl w:ilvl="5" w:tplc="65E2FE38">
      <w:start w:val="1"/>
      <w:numFmt w:val="bullet"/>
      <w:lvlText w:val=""/>
      <w:lvlJc w:val="left"/>
      <w:pPr>
        <w:ind w:left="4320" w:hanging="360"/>
      </w:pPr>
      <w:rPr>
        <w:rFonts w:ascii="Wingdings" w:hAnsi="Wingdings" w:hint="default"/>
      </w:rPr>
    </w:lvl>
    <w:lvl w:ilvl="6" w:tplc="483EE8FC">
      <w:start w:val="1"/>
      <w:numFmt w:val="bullet"/>
      <w:lvlText w:val=""/>
      <w:lvlJc w:val="left"/>
      <w:pPr>
        <w:ind w:left="5040" w:hanging="360"/>
      </w:pPr>
      <w:rPr>
        <w:rFonts w:ascii="Symbol" w:hAnsi="Symbol" w:hint="default"/>
      </w:rPr>
    </w:lvl>
    <w:lvl w:ilvl="7" w:tplc="BBBCCD72">
      <w:start w:val="1"/>
      <w:numFmt w:val="bullet"/>
      <w:lvlText w:val="o"/>
      <w:lvlJc w:val="left"/>
      <w:pPr>
        <w:ind w:left="5760" w:hanging="360"/>
      </w:pPr>
      <w:rPr>
        <w:rFonts w:ascii="Courier New" w:hAnsi="Courier New" w:hint="default"/>
      </w:rPr>
    </w:lvl>
    <w:lvl w:ilvl="8" w:tplc="035A0AAC">
      <w:start w:val="1"/>
      <w:numFmt w:val="bullet"/>
      <w:lvlText w:val=""/>
      <w:lvlJc w:val="left"/>
      <w:pPr>
        <w:ind w:left="6480" w:hanging="360"/>
      </w:pPr>
      <w:rPr>
        <w:rFonts w:ascii="Wingdings" w:hAnsi="Wingdings" w:hint="default"/>
      </w:rPr>
    </w:lvl>
  </w:abstractNum>
  <w:abstractNum w:abstractNumId="192" w15:restartNumberingAfterBreak="0">
    <w:nsid w:val="5787DA5B"/>
    <w:multiLevelType w:val="hybridMultilevel"/>
    <w:tmpl w:val="BE5209D4"/>
    <w:lvl w:ilvl="0" w:tplc="65B4262E">
      <w:start w:val="1"/>
      <w:numFmt w:val="bullet"/>
      <w:lvlText w:val=""/>
      <w:lvlJc w:val="left"/>
      <w:pPr>
        <w:ind w:left="720" w:hanging="360"/>
      </w:pPr>
      <w:rPr>
        <w:rFonts w:ascii="Symbol" w:hAnsi="Symbol" w:hint="default"/>
      </w:rPr>
    </w:lvl>
    <w:lvl w:ilvl="1" w:tplc="1B308B08">
      <w:start w:val="1"/>
      <w:numFmt w:val="bullet"/>
      <w:lvlText w:val="o"/>
      <w:lvlJc w:val="left"/>
      <w:pPr>
        <w:ind w:left="1440" w:hanging="360"/>
      </w:pPr>
      <w:rPr>
        <w:rFonts w:ascii="Courier New" w:hAnsi="Courier New" w:hint="default"/>
      </w:rPr>
    </w:lvl>
    <w:lvl w:ilvl="2" w:tplc="1786B1A4">
      <w:start w:val="1"/>
      <w:numFmt w:val="bullet"/>
      <w:lvlText w:val=""/>
      <w:lvlJc w:val="left"/>
      <w:pPr>
        <w:ind w:left="2160" w:hanging="360"/>
      </w:pPr>
      <w:rPr>
        <w:rFonts w:ascii="Wingdings" w:hAnsi="Wingdings" w:hint="default"/>
      </w:rPr>
    </w:lvl>
    <w:lvl w:ilvl="3" w:tplc="4DBA26BC">
      <w:start w:val="1"/>
      <w:numFmt w:val="bullet"/>
      <w:lvlText w:val=""/>
      <w:lvlJc w:val="left"/>
      <w:pPr>
        <w:ind w:left="2880" w:hanging="360"/>
      </w:pPr>
      <w:rPr>
        <w:rFonts w:ascii="Symbol" w:hAnsi="Symbol" w:hint="default"/>
      </w:rPr>
    </w:lvl>
    <w:lvl w:ilvl="4" w:tplc="49FCB602">
      <w:start w:val="1"/>
      <w:numFmt w:val="bullet"/>
      <w:lvlText w:val="o"/>
      <w:lvlJc w:val="left"/>
      <w:pPr>
        <w:ind w:left="3600" w:hanging="360"/>
      </w:pPr>
      <w:rPr>
        <w:rFonts w:ascii="Courier New" w:hAnsi="Courier New" w:hint="default"/>
      </w:rPr>
    </w:lvl>
    <w:lvl w:ilvl="5" w:tplc="F5CE9FE6">
      <w:start w:val="1"/>
      <w:numFmt w:val="bullet"/>
      <w:lvlText w:val=""/>
      <w:lvlJc w:val="left"/>
      <w:pPr>
        <w:ind w:left="4320" w:hanging="360"/>
      </w:pPr>
      <w:rPr>
        <w:rFonts w:ascii="Wingdings" w:hAnsi="Wingdings" w:hint="default"/>
      </w:rPr>
    </w:lvl>
    <w:lvl w:ilvl="6" w:tplc="BC160C9E">
      <w:start w:val="1"/>
      <w:numFmt w:val="bullet"/>
      <w:lvlText w:val=""/>
      <w:lvlJc w:val="left"/>
      <w:pPr>
        <w:ind w:left="5040" w:hanging="360"/>
      </w:pPr>
      <w:rPr>
        <w:rFonts w:ascii="Symbol" w:hAnsi="Symbol" w:hint="default"/>
      </w:rPr>
    </w:lvl>
    <w:lvl w:ilvl="7" w:tplc="63AC42E0">
      <w:start w:val="1"/>
      <w:numFmt w:val="bullet"/>
      <w:lvlText w:val="o"/>
      <w:lvlJc w:val="left"/>
      <w:pPr>
        <w:ind w:left="5760" w:hanging="360"/>
      </w:pPr>
      <w:rPr>
        <w:rFonts w:ascii="Courier New" w:hAnsi="Courier New" w:hint="default"/>
      </w:rPr>
    </w:lvl>
    <w:lvl w:ilvl="8" w:tplc="0BF40D8C">
      <w:start w:val="1"/>
      <w:numFmt w:val="bullet"/>
      <w:lvlText w:val=""/>
      <w:lvlJc w:val="left"/>
      <w:pPr>
        <w:ind w:left="6480" w:hanging="360"/>
      </w:pPr>
      <w:rPr>
        <w:rFonts w:ascii="Wingdings" w:hAnsi="Wingdings" w:hint="default"/>
      </w:rPr>
    </w:lvl>
  </w:abstractNum>
  <w:abstractNum w:abstractNumId="193" w15:restartNumberingAfterBreak="0">
    <w:nsid w:val="58057275"/>
    <w:multiLevelType w:val="multilevel"/>
    <w:tmpl w:val="933C1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86F5FF1"/>
    <w:multiLevelType w:val="multilevel"/>
    <w:tmpl w:val="B2D62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90B0119"/>
    <w:multiLevelType w:val="hybridMultilevel"/>
    <w:tmpl w:val="746491AC"/>
    <w:lvl w:ilvl="0" w:tplc="D6DA1BBC">
      <w:start w:val="1"/>
      <w:numFmt w:val="bullet"/>
      <w:lvlText w:val=""/>
      <w:lvlJc w:val="left"/>
      <w:pPr>
        <w:ind w:left="720" w:hanging="360"/>
      </w:pPr>
      <w:rPr>
        <w:rFonts w:ascii="Symbol" w:hAnsi="Symbol" w:hint="default"/>
      </w:rPr>
    </w:lvl>
    <w:lvl w:ilvl="1" w:tplc="463E1448">
      <w:start w:val="1"/>
      <w:numFmt w:val="bullet"/>
      <w:lvlText w:val="o"/>
      <w:lvlJc w:val="left"/>
      <w:pPr>
        <w:ind w:left="1440" w:hanging="360"/>
      </w:pPr>
      <w:rPr>
        <w:rFonts w:ascii="Courier New" w:hAnsi="Courier New" w:hint="default"/>
      </w:rPr>
    </w:lvl>
    <w:lvl w:ilvl="2" w:tplc="5C0E009E">
      <w:start w:val="1"/>
      <w:numFmt w:val="bullet"/>
      <w:lvlText w:val=""/>
      <w:lvlJc w:val="left"/>
      <w:pPr>
        <w:ind w:left="2160" w:hanging="360"/>
      </w:pPr>
      <w:rPr>
        <w:rFonts w:ascii="Wingdings" w:hAnsi="Wingdings" w:hint="default"/>
      </w:rPr>
    </w:lvl>
    <w:lvl w:ilvl="3" w:tplc="2A045CD2">
      <w:start w:val="1"/>
      <w:numFmt w:val="bullet"/>
      <w:lvlText w:val=""/>
      <w:lvlJc w:val="left"/>
      <w:pPr>
        <w:ind w:left="2880" w:hanging="360"/>
      </w:pPr>
      <w:rPr>
        <w:rFonts w:ascii="Symbol" w:hAnsi="Symbol" w:hint="default"/>
      </w:rPr>
    </w:lvl>
    <w:lvl w:ilvl="4" w:tplc="6DB2D65E">
      <w:start w:val="1"/>
      <w:numFmt w:val="bullet"/>
      <w:lvlText w:val="o"/>
      <w:lvlJc w:val="left"/>
      <w:pPr>
        <w:ind w:left="3600" w:hanging="360"/>
      </w:pPr>
      <w:rPr>
        <w:rFonts w:ascii="Courier New" w:hAnsi="Courier New" w:hint="default"/>
      </w:rPr>
    </w:lvl>
    <w:lvl w:ilvl="5" w:tplc="6F5A6372">
      <w:start w:val="1"/>
      <w:numFmt w:val="bullet"/>
      <w:lvlText w:val=""/>
      <w:lvlJc w:val="left"/>
      <w:pPr>
        <w:ind w:left="4320" w:hanging="360"/>
      </w:pPr>
      <w:rPr>
        <w:rFonts w:ascii="Wingdings" w:hAnsi="Wingdings" w:hint="default"/>
      </w:rPr>
    </w:lvl>
    <w:lvl w:ilvl="6" w:tplc="A462BF28">
      <w:start w:val="1"/>
      <w:numFmt w:val="bullet"/>
      <w:lvlText w:val=""/>
      <w:lvlJc w:val="left"/>
      <w:pPr>
        <w:ind w:left="5040" w:hanging="360"/>
      </w:pPr>
      <w:rPr>
        <w:rFonts w:ascii="Symbol" w:hAnsi="Symbol" w:hint="default"/>
      </w:rPr>
    </w:lvl>
    <w:lvl w:ilvl="7" w:tplc="EE7A58FC">
      <w:start w:val="1"/>
      <w:numFmt w:val="bullet"/>
      <w:lvlText w:val="o"/>
      <w:lvlJc w:val="left"/>
      <w:pPr>
        <w:ind w:left="5760" w:hanging="360"/>
      </w:pPr>
      <w:rPr>
        <w:rFonts w:ascii="Courier New" w:hAnsi="Courier New" w:hint="default"/>
      </w:rPr>
    </w:lvl>
    <w:lvl w:ilvl="8" w:tplc="1CBEE53E">
      <w:start w:val="1"/>
      <w:numFmt w:val="bullet"/>
      <w:lvlText w:val=""/>
      <w:lvlJc w:val="left"/>
      <w:pPr>
        <w:ind w:left="6480" w:hanging="360"/>
      </w:pPr>
      <w:rPr>
        <w:rFonts w:ascii="Wingdings" w:hAnsi="Wingdings" w:hint="default"/>
      </w:rPr>
    </w:lvl>
  </w:abstractNum>
  <w:abstractNum w:abstractNumId="196" w15:restartNumberingAfterBreak="0">
    <w:nsid w:val="5910032F"/>
    <w:multiLevelType w:val="multilevel"/>
    <w:tmpl w:val="803A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9A15011"/>
    <w:multiLevelType w:val="multilevel"/>
    <w:tmpl w:val="C008A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9DB82B7"/>
    <w:multiLevelType w:val="hybridMultilevel"/>
    <w:tmpl w:val="4472189E"/>
    <w:lvl w:ilvl="0" w:tplc="B2F4C426">
      <w:start w:val="1"/>
      <w:numFmt w:val="decimal"/>
      <w:lvlText w:val="%1."/>
      <w:lvlJc w:val="left"/>
      <w:pPr>
        <w:ind w:left="720" w:hanging="360"/>
      </w:pPr>
    </w:lvl>
    <w:lvl w:ilvl="1" w:tplc="6C5A117C">
      <w:start w:val="1"/>
      <w:numFmt w:val="lowerLetter"/>
      <w:lvlText w:val="%2."/>
      <w:lvlJc w:val="left"/>
      <w:pPr>
        <w:ind w:left="1440" w:hanging="360"/>
      </w:pPr>
    </w:lvl>
    <w:lvl w:ilvl="2" w:tplc="325A2A3A">
      <w:start w:val="1"/>
      <w:numFmt w:val="lowerRoman"/>
      <w:lvlText w:val="%3."/>
      <w:lvlJc w:val="right"/>
      <w:pPr>
        <w:ind w:left="2160" w:hanging="180"/>
      </w:pPr>
    </w:lvl>
    <w:lvl w:ilvl="3" w:tplc="4C269FA2">
      <w:start w:val="1"/>
      <w:numFmt w:val="decimal"/>
      <w:lvlText w:val="%4."/>
      <w:lvlJc w:val="left"/>
      <w:pPr>
        <w:ind w:left="2880" w:hanging="360"/>
      </w:pPr>
    </w:lvl>
    <w:lvl w:ilvl="4" w:tplc="7644B4B4">
      <w:start w:val="1"/>
      <w:numFmt w:val="lowerLetter"/>
      <w:lvlText w:val="%5."/>
      <w:lvlJc w:val="left"/>
      <w:pPr>
        <w:ind w:left="3600" w:hanging="360"/>
      </w:pPr>
    </w:lvl>
    <w:lvl w:ilvl="5" w:tplc="CB32D748">
      <w:start w:val="1"/>
      <w:numFmt w:val="lowerRoman"/>
      <w:lvlText w:val="%6."/>
      <w:lvlJc w:val="right"/>
      <w:pPr>
        <w:ind w:left="4320" w:hanging="180"/>
      </w:pPr>
    </w:lvl>
    <w:lvl w:ilvl="6" w:tplc="8F949E24">
      <w:start w:val="1"/>
      <w:numFmt w:val="decimal"/>
      <w:lvlText w:val="%7."/>
      <w:lvlJc w:val="left"/>
      <w:pPr>
        <w:ind w:left="5040" w:hanging="360"/>
      </w:pPr>
    </w:lvl>
    <w:lvl w:ilvl="7" w:tplc="476A0C16">
      <w:start w:val="1"/>
      <w:numFmt w:val="lowerLetter"/>
      <w:lvlText w:val="%8."/>
      <w:lvlJc w:val="left"/>
      <w:pPr>
        <w:ind w:left="5760" w:hanging="360"/>
      </w:pPr>
    </w:lvl>
    <w:lvl w:ilvl="8" w:tplc="FB3235D8">
      <w:start w:val="1"/>
      <w:numFmt w:val="lowerRoman"/>
      <w:lvlText w:val="%9."/>
      <w:lvlJc w:val="right"/>
      <w:pPr>
        <w:ind w:left="6480" w:hanging="180"/>
      </w:pPr>
    </w:lvl>
  </w:abstractNum>
  <w:abstractNum w:abstractNumId="199" w15:restartNumberingAfterBreak="0">
    <w:nsid w:val="5A1E2791"/>
    <w:multiLevelType w:val="hybridMultilevel"/>
    <w:tmpl w:val="284073CA"/>
    <w:lvl w:ilvl="0" w:tplc="9CD6486C">
      <w:start w:val="1"/>
      <w:numFmt w:val="bullet"/>
      <w:lvlText w:val=""/>
      <w:lvlJc w:val="left"/>
      <w:pPr>
        <w:ind w:left="720" w:hanging="360"/>
      </w:pPr>
      <w:rPr>
        <w:rFonts w:ascii="Symbol" w:hAnsi="Symbol" w:hint="default"/>
      </w:rPr>
    </w:lvl>
    <w:lvl w:ilvl="1" w:tplc="E9563E4C">
      <w:start w:val="1"/>
      <w:numFmt w:val="bullet"/>
      <w:lvlText w:val="o"/>
      <w:lvlJc w:val="left"/>
      <w:pPr>
        <w:ind w:left="1440" w:hanging="360"/>
      </w:pPr>
      <w:rPr>
        <w:rFonts w:ascii="Courier New" w:hAnsi="Courier New" w:hint="default"/>
      </w:rPr>
    </w:lvl>
    <w:lvl w:ilvl="2" w:tplc="5C36D876">
      <w:start w:val="1"/>
      <w:numFmt w:val="bullet"/>
      <w:lvlText w:val=""/>
      <w:lvlJc w:val="left"/>
      <w:pPr>
        <w:ind w:left="2160" w:hanging="360"/>
      </w:pPr>
      <w:rPr>
        <w:rFonts w:ascii="Wingdings" w:hAnsi="Wingdings" w:hint="default"/>
      </w:rPr>
    </w:lvl>
    <w:lvl w:ilvl="3" w:tplc="E8162F1C">
      <w:start w:val="1"/>
      <w:numFmt w:val="bullet"/>
      <w:lvlText w:val=""/>
      <w:lvlJc w:val="left"/>
      <w:pPr>
        <w:ind w:left="2880" w:hanging="360"/>
      </w:pPr>
      <w:rPr>
        <w:rFonts w:ascii="Symbol" w:hAnsi="Symbol" w:hint="default"/>
      </w:rPr>
    </w:lvl>
    <w:lvl w:ilvl="4" w:tplc="91AE5568">
      <w:start w:val="1"/>
      <w:numFmt w:val="bullet"/>
      <w:lvlText w:val="o"/>
      <w:lvlJc w:val="left"/>
      <w:pPr>
        <w:ind w:left="3600" w:hanging="360"/>
      </w:pPr>
      <w:rPr>
        <w:rFonts w:ascii="Courier New" w:hAnsi="Courier New" w:hint="default"/>
      </w:rPr>
    </w:lvl>
    <w:lvl w:ilvl="5" w:tplc="FEE40CCE">
      <w:start w:val="1"/>
      <w:numFmt w:val="bullet"/>
      <w:lvlText w:val=""/>
      <w:lvlJc w:val="left"/>
      <w:pPr>
        <w:ind w:left="4320" w:hanging="360"/>
      </w:pPr>
      <w:rPr>
        <w:rFonts w:ascii="Wingdings" w:hAnsi="Wingdings" w:hint="default"/>
      </w:rPr>
    </w:lvl>
    <w:lvl w:ilvl="6" w:tplc="C15A18B8">
      <w:start w:val="1"/>
      <w:numFmt w:val="bullet"/>
      <w:lvlText w:val=""/>
      <w:lvlJc w:val="left"/>
      <w:pPr>
        <w:ind w:left="5040" w:hanging="360"/>
      </w:pPr>
      <w:rPr>
        <w:rFonts w:ascii="Symbol" w:hAnsi="Symbol" w:hint="default"/>
      </w:rPr>
    </w:lvl>
    <w:lvl w:ilvl="7" w:tplc="9828CE78">
      <w:start w:val="1"/>
      <w:numFmt w:val="bullet"/>
      <w:lvlText w:val="o"/>
      <w:lvlJc w:val="left"/>
      <w:pPr>
        <w:ind w:left="5760" w:hanging="360"/>
      </w:pPr>
      <w:rPr>
        <w:rFonts w:ascii="Courier New" w:hAnsi="Courier New" w:hint="default"/>
      </w:rPr>
    </w:lvl>
    <w:lvl w:ilvl="8" w:tplc="660A21CC">
      <w:start w:val="1"/>
      <w:numFmt w:val="bullet"/>
      <w:lvlText w:val=""/>
      <w:lvlJc w:val="left"/>
      <w:pPr>
        <w:ind w:left="6480" w:hanging="360"/>
      </w:pPr>
      <w:rPr>
        <w:rFonts w:ascii="Wingdings" w:hAnsi="Wingdings" w:hint="default"/>
      </w:rPr>
    </w:lvl>
  </w:abstractNum>
  <w:abstractNum w:abstractNumId="200" w15:restartNumberingAfterBreak="0">
    <w:nsid w:val="5AE3DEB5"/>
    <w:multiLevelType w:val="hybridMultilevel"/>
    <w:tmpl w:val="EEBE840E"/>
    <w:lvl w:ilvl="0" w:tplc="6B82E78C">
      <w:start w:val="1"/>
      <w:numFmt w:val="bullet"/>
      <w:lvlText w:val=""/>
      <w:lvlJc w:val="left"/>
      <w:pPr>
        <w:ind w:left="720" w:hanging="360"/>
      </w:pPr>
      <w:rPr>
        <w:rFonts w:ascii="Symbol" w:hAnsi="Symbol" w:hint="default"/>
      </w:rPr>
    </w:lvl>
    <w:lvl w:ilvl="1" w:tplc="7ED8810E">
      <w:start w:val="1"/>
      <w:numFmt w:val="bullet"/>
      <w:lvlText w:val="o"/>
      <w:lvlJc w:val="left"/>
      <w:pPr>
        <w:ind w:left="1440" w:hanging="360"/>
      </w:pPr>
      <w:rPr>
        <w:rFonts w:ascii="Courier New" w:hAnsi="Courier New" w:hint="default"/>
      </w:rPr>
    </w:lvl>
    <w:lvl w:ilvl="2" w:tplc="7EA05688">
      <w:start w:val="1"/>
      <w:numFmt w:val="bullet"/>
      <w:lvlText w:val=""/>
      <w:lvlJc w:val="left"/>
      <w:pPr>
        <w:ind w:left="2160" w:hanging="360"/>
      </w:pPr>
      <w:rPr>
        <w:rFonts w:ascii="Wingdings" w:hAnsi="Wingdings" w:hint="default"/>
      </w:rPr>
    </w:lvl>
    <w:lvl w:ilvl="3" w:tplc="2B56F89C">
      <w:start w:val="1"/>
      <w:numFmt w:val="bullet"/>
      <w:lvlText w:val=""/>
      <w:lvlJc w:val="left"/>
      <w:pPr>
        <w:ind w:left="2880" w:hanging="360"/>
      </w:pPr>
      <w:rPr>
        <w:rFonts w:ascii="Symbol" w:hAnsi="Symbol" w:hint="default"/>
      </w:rPr>
    </w:lvl>
    <w:lvl w:ilvl="4" w:tplc="226E1D38">
      <w:start w:val="1"/>
      <w:numFmt w:val="bullet"/>
      <w:lvlText w:val="o"/>
      <w:lvlJc w:val="left"/>
      <w:pPr>
        <w:ind w:left="3600" w:hanging="360"/>
      </w:pPr>
      <w:rPr>
        <w:rFonts w:ascii="Courier New" w:hAnsi="Courier New" w:hint="default"/>
      </w:rPr>
    </w:lvl>
    <w:lvl w:ilvl="5" w:tplc="474A3FF0">
      <w:start w:val="1"/>
      <w:numFmt w:val="bullet"/>
      <w:lvlText w:val=""/>
      <w:lvlJc w:val="left"/>
      <w:pPr>
        <w:ind w:left="4320" w:hanging="360"/>
      </w:pPr>
      <w:rPr>
        <w:rFonts w:ascii="Wingdings" w:hAnsi="Wingdings" w:hint="default"/>
      </w:rPr>
    </w:lvl>
    <w:lvl w:ilvl="6" w:tplc="348A062A">
      <w:start w:val="1"/>
      <w:numFmt w:val="bullet"/>
      <w:lvlText w:val=""/>
      <w:lvlJc w:val="left"/>
      <w:pPr>
        <w:ind w:left="5040" w:hanging="360"/>
      </w:pPr>
      <w:rPr>
        <w:rFonts w:ascii="Symbol" w:hAnsi="Symbol" w:hint="default"/>
      </w:rPr>
    </w:lvl>
    <w:lvl w:ilvl="7" w:tplc="FA425C50">
      <w:start w:val="1"/>
      <w:numFmt w:val="bullet"/>
      <w:lvlText w:val="o"/>
      <w:lvlJc w:val="left"/>
      <w:pPr>
        <w:ind w:left="5760" w:hanging="360"/>
      </w:pPr>
      <w:rPr>
        <w:rFonts w:ascii="Courier New" w:hAnsi="Courier New" w:hint="default"/>
      </w:rPr>
    </w:lvl>
    <w:lvl w:ilvl="8" w:tplc="F33CE746">
      <w:start w:val="1"/>
      <w:numFmt w:val="bullet"/>
      <w:lvlText w:val=""/>
      <w:lvlJc w:val="left"/>
      <w:pPr>
        <w:ind w:left="6480" w:hanging="360"/>
      </w:pPr>
      <w:rPr>
        <w:rFonts w:ascii="Wingdings" w:hAnsi="Wingdings" w:hint="default"/>
      </w:rPr>
    </w:lvl>
  </w:abstractNum>
  <w:abstractNum w:abstractNumId="201" w15:restartNumberingAfterBreak="0">
    <w:nsid w:val="5AEB21F0"/>
    <w:multiLevelType w:val="multilevel"/>
    <w:tmpl w:val="7A381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AF4100A"/>
    <w:multiLevelType w:val="multilevel"/>
    <w:tmpl w:val="0080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B4F3025"/>
    <w:multiLevelType w:val="multilevel"/>
    <w:tmpl w:val="4BF69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B87DDE8"/>
    <w:multiLevelType w:val="hybridMultilevel"/>
    <w:tmpl w:val="9F305E3C"/>
    <w:lvl w:ilvl="0" w:tplc="BF1C08A6">
      <w:start w:val="1"/>
      <w:numFmt w:val="bullet"/>
      <w:lvlText w:val=""/>
      <w:lvlJc w:val="left"/>
      <w:pPr>
        <w:ind w:left="720" w:hanging="360"/>
      </w:pPr>
      <w:rPr>
        <w:rFonts w:ascii="Symbol" w:hAnsi="Symbol" w:hint="default"/>
      </w:rPr>
    </w:lvl>
    <w:lvl w:ilvl="1" w:tplc="21EA6BFC">
      <w:start w:val="1"/>
      <w:numFmt w:val="bullet"/>
      <w:lvlText w:val="o"/>
      <w:lvlJc w:val="left"/>
      <w:pPr>
        <w:ind w:left="1440" w:hanging="360"/>
      </w:pPr>
      <w:rPr>
        <w:rFonts w:ascii="Courier New" w:hAnsi="Courier New" w:hint="default"/>
      </w:rPr>
    </w:lvl>
    <w:lvl w:ilvl="2" w:tplc="3DB0F768">
      <w:start w:val="1"/>
      <w:numFmt w:val="bullet"/>
      <w:lvlText w:val=""/>
      <w:lvlJc w:val="left"/>
      <w:pPr>
        <w:ind w:left="2160" w:hanging="360"/>
      </w:pPr>
      <w:rPr>
        <w:rFonts w:ascii="Wingdings" w:hAnsi="Wingdings" w:hint="default"/>
      </w:rPr>
    </w:lvl>
    <w:lvl w:ilvl="3" w:tplc="D73A6B98">
      <w:start w:val="1"/>
      <w:numFmt w:val="bullet"/>
      <w:lvlText w:val=""/>
      <w:lvlJc w:val="left"/>
      <w:pPr>
        <w:ind w:left="2880" w:hanging="360"/>
      </w:pPr>
      <w:rPr>
        <w:rFonts w:ascii="Symbol" w:hAnsi="Symbol" w:hint="default"/>
      </w:rPr>
    </w:lvl>
    <w:lvl w:ilvl="4" w:tplc="1DF826FE">
      <w:start w:val="1"/>
      <w:numFmt w:val="bullet"/>
      <w:lvlText w:val="o"/>
      <w:lvlJc w:val="left"/>
      <w:pPr>
        <w:ind w:left="3600" w:hanging="360"/>
      </w:pPr>
      <w:rPr>
        <w:rFonts w:ascii="Courier New" w:hAnsi="Courier New" w:hint="default"/>
      </w:rPr>
    </w:lvl>
    <w:lvl w:ilvl="5" w:tplc="35AC6CD4">
      <w:start w:val="1"/>
      <w:numFmt w:val="bullet"/>
      <w:lvlText w:val=""/>
      <w:lvlJc w:val="left"/>
      <w:pPr>
        <w:ind w:left="4320" w:hanging="360"/>
      </w:pPr>
      <w:rPr>
        <w:rFonts w:ascii="Wingdings" w:hAnsi="Wingdings" w:hint="default"/>
      </w:rPr>
    </w:lvl>
    <w:lvl w:ilvl="6" w:tplc="78F01E8C">
      <w:start w:val="1"/>
      <w:numFmt w:val="bullet"/>
      <w:lvlText w:val=""/>
      <w:lvlJc w:val="left"/>
      <w:pPr>
        <w:ind w:left="5040" w:hanging="360"/>
      </w:pPr>
      <w:rPr>
        <w:rFonts w:ascii="Symbol" w:hAnsi="Symbol" w:hint="default"/>
      </w:rPr>
    </w:lvl>
    <w:lvl w:ilvl="7" w:tplc="3162D126">
      <w:start w:val="1"/>
      <w:numFmt w:val="bullet"/>
      <w:lvlText w:val="o"/>
      <w:lvlJc w:val="left"/>
      <w:pPr>
        <w:ind w:left="5760" w:hanging="360"/>
      </w:pPr>
      <w:rPr>
        <w:rFonts w:ascii="Courier New" w:hAnsi="Courier New" w:hint="default"/>
      </w:rPr>
    </w:lvl>
    <w:lvl w:ilvl="8" w:tplc="508CA10E">
      <w:start w:val="1"/>
      <w:numFmt w:val="bullet"/>
      <w:lvlText w:val=""/>
      <w:lvlJc w:val="left"/>
      <w:pPr>
        <w:ind w:left="6480" w:hanging="360"/>
      </w:pPr>
      <w:rPr>
        <w:rFonts w:ascii="Wingdings" w:hAnsi="Wingdings" w:hint="default"/>
      </w:rPr>
    </w:lvl>
  </w:abstractNum>
  <w:abstractNum w:abstractNumId="205" w15:restartNumberingAfterBreak="0">
    <w:nsid w:val="5C0B5037"/>
    <w:multiLevelType w:val="multilevel"/>
    <w:tmpl w:val="431A9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C15FE0D"/>
    <w:multiLevelType w:val="hybridMultilevel"/>
    <w:tmpl w:val="612418C4"/>
    <w:lvl w:ilvl="0" w:tplc="7DC68BCA">
      <w:start w:val="1"/>
      <w:numFmt w:val="bullet"/>
      <w:lvlText w:val=""/>
      <w:lvlJc w:val="left"/>
      <w:pPr>
        <w:ind w:left="720" w:hanging="360"/>
      </w:pPr>
      <w:rPr>
        <w:rFonts w:ascii="Symbol" w:hAnsi="Symbol" w:hint="default"/>
      </w:rPr>
    </w:lvl>
    <w:lvl w:ilvl="1" w:tplc="609A49EC">
      <w:start w:val="1"/>
      <w:numFmt w:val="bullet"/>
      <w:lvlText w:val="o"/>
      <w:lvlJc w:val="left"/>
      <w:pPr>
        <w:ind w:left="1440" w:hanging="360"/>
      </w:pPr>
      <w:rPr>
        <w:rFonts w:ascii="Courier New" w:hAnsi="Courier New" w:hint="default"/>
      </w:rPr>
    </w:lvl>
    <w:lvl w:ilvl="2" w:tplc="385EC81E">
      <w:start w:val="1"/>
      <w:numFmt w:val="bullet"/>
      <w:lvlText w:val=""/>
      <w:lvlJc w:val="left"/>
      <w:pPr>
        <w:ind w:left="2160" w:hanging="360"/>
      </w:pPr>
      <w:rPr>
        <w:rFonts w:ascii="Wingdings" w:hAnsi="Wingdings" w:hint="default"/>
      </w:rPr>
    </w:lvl>
    <w:lvl w:ilvl="3" w:tplc="CB60C800">
      <w:start w:val="1"/>
      <w:numFmt w:val="bullet"/>
      <w:lvlText w:val=""/>
      <w:lvlJc w:val="left"/>
      <w:pPr>
        <w:ind w:left="2880" w:hanging="360"/>
      </w:pPr>
      <w:rPr>
        <w:rFonts w:ascii="Symbol" w:hAnsi="Symbol" w:hint="default"/>
      </w:rPr>
    </w:lvl>
    <w:lvl w:ilvl="4" w:tplc="62E430EC">
      <w:start w:val="1"/>
      <w:numFmt w:val="bullet"/>
      <w:lvlText w:val="o"/>
      <w:lvlJc w:val="left"/>
      <w:pPr>
        <w:ind w:left="3600" w:hanging="360"/>
      </w:pPr>
      <w:rPr>
        <w:rFonts w:ascii="Courier New" w:hAnsi="Courier New" w:hint="default"/>
      </w:rPr>
    </w:lvl>
    <w:lvl w:ilvl="5" w:tplc="49547D6A">
      <w:start w:val="1"/>
      <w:numFmt w:val="bullet"/>
      <w:lvlText w:val=""/>
      <w:lvlJc w:val="left"/>
      <w:pPr>
        <w:ind w:left="4320" w:hanging="360"/>
      </w:pPr>
      <w:rPr>
        <w:rFonts w:ascii="Wingdings" w:hAnsi="Wingdings" w:hint="default"/>
      </w:rPr>
    </w:lvl>
    <w:lvl w:ilvl="6" w:tplc="C6962556">
      <w:start w:val="1"/>
      <w:numFmt w:val="bullet"/>
      <w:lvlText w:val=""/>
      <w:lvlJc w:val="left"/>
      <w:pPr>
        <w:ind w:left="5040" w:hanging="360"/>
      </w:pPr>
      <w:rPr>
        <w:rFonts w:ascii="Symbol" w:hAnsi="Symbol" w:hint="default"/>
      </w:rPr>
    </w:lvl>
    <w:lvl w:ilvl="7" w:tplc="B22A6CA0">
      <w:start w:val="1"/>
      <w:numFmt w:val="bullet"/>
      <w:lvlText w:val="o"/>
      <w:lvlJc w:val="left"/>
      <w:pPr>
        <w:ind w:left="5760" w:hanging="360"/>
      </w:pPr>
      <w:rPr>
        <w:rFonts w:ascii="Courier New" w:hAnsi="Courier New" w:hint="default"/>
      </w:rPr>
    </w:lvl>
    <w:lvl w:ilvl="8" w:tplc="CBD8CFFE">
      <w:start w:val="1"/>
      <w:numFmt w:val="bullet"/>
      <w:lvlText w:val=""/>
      <w:lvlJc w:val="left"/>
      <w:pPr>
        <w:ind w:left="6480" w:hanging="360"/>
      </w:pPr>
      <w:rPr>
        <w:rFonts w:ascii="Wingdings" w:hAnsi="Wingdings" w:hint="default"/>
      </w:rPr>
    </w:lvl>
  </w:abstractNum>
  <w:abstractNum w:abstractNumId="207" w15:restartNumberingAfterBreak="0">
    <w:nsid w:val="5F157EA2"/>
    <w:multiLevelType w:val="multilevel"/>
    <w:tmpl w:val="AE6A92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FD92032"/>
    <w:multiLevelType w:val="hybridMultilevel"/>
    <w:tmpl w:val="D7D6CB74"/>
    <w:lvl w:ilvl="0" w:tplc="A3F2158A">
      <w:start w:val="1"/>
      <w:numFmt w:val="bullet"/>
      <w:lvlText w:val=""/>
      <w:lvlJc w:val="left"/>
      <w:pPr>
        <w:ind w:left="720" w:hanging="360"/>
      </w:pPr>
      <w:rPr>
        <w:rFonts w:ascii="Symbol" w:hAnsi="Symbol" w:hint="default"/>
      </w:rPr>
    </w:lvl>
    <w:lvl w:ilvl="1" w:tplc="ADDA0298">
      <w:start w:val="1"/>
      <w:numFmt w:val="bullet"/>
      <w:lvlText w:val="o"/>
      <w:lvlJc w:val="left"/>
      <w:pPr>
        <w:ind w:left="1440" w:hanging="360"/>
      </w:pPr>
      <w:rPr>
        <w:rFonts w:ascii="Courier New" w:hAnsi="Courier New" w:hint="default"/>
      </w:rPr>
    </w:lvl>
    <w:lvl w:ilvl="2" w:tplc="CD524FC0">
      <w:start w:val="1"/>
      <w:numFmt w:val="bullet"/>
      <w:lvlText w:val=""/>
      <w:lvlJc w:val="left"/>
      <w:pPr>
        <w:ind w:left="2160" w:hanging="360"/>
      </w:pPr>
      <w:rPr>
        <w:rFonts w:ascii="Wingdings" w:hAnsi="Wingdings" w:hint="default"/>
      </w:rPr>
    </w:lvl>
    <w:lvl w:ilvl="3" w:tplc="E8D86B6C">
      <w:start w:val="1"/>
      <w:numFmt w:val="bullet"/>
      <w:lvlText w:val=""/>
      <w:lvlJc w:val="left"/>
      <w:pPr>
        <w:ind w:left="2880" w:hanging="360"/>
      </w:pPr>
      <w:rPr>
        <w:rFonts w:ascii="Symbol" w:hAnsi="Symbol" w:hint="default"/>
      </w:rPr>
    </w:lvl>
    <w:lvl w:ilvl="4" w:tplc="67B4F9DA">
      <w:start w:val="1"/>
      <w:numFmt w:val="bullet"/>
      <w:lvlText w:val="o"/>
      <w:lvlJc w:val="left"/>
      <w:pPr>
        <w:ind w:left="3600" w:hanging="360"/>
      </w:pPr>
      <w:rPr>
        <w:rFonts w:ascii="Courier New" w:hAnsi="Courier New" w:hint="default"/>
      </w:rPr>
    </w:lvl>
    <w:lvl w:ilvl="5" w:tplc="D3DC54B4">
      <w:start w:val="1"/>
      <w:numFmt w:val="bullet"/>
      <w:lvlText w:val=""/>
      <w:lvlJc w:val="left"/>
      <w:pPr>
        <w:ind w:left="4320" w:hanging="360"/>
      </w:pPr>
      <w:rPr>
        <w:rFonts w:ascii="Wingdings" w:hAnsi="Wingdings" w:hint="default"/>
      </w:rPr>
    </w:lvl>
    <w:lvl w:ilvl="6" w:tplc="03985704">
      <w:start w:val="1"/>
      <w:numFmt w:val="bullet"/>
      <w:lvlText w:val=""/>
      <w:lvlJc w:val="left"/>
      <w:pPr>
        <w:ind w:left="5040" w:hanging="360"/>
      </w:pPr>
      <w:rPr>
        <w:rFonts w:ascii="Symbol" w:hAnsi="Symbol" w:hint="default"/>
      </w:rPr>
    </w:lvl>
    <w:lvl w:ilvl="7" w:tplc="BF82915A">
      <w:start w:val="1"/>
      <w:numFmt w:val="bullet"/>
      <w:lvlText w:val="o"/>
      <w:lvlJc w:val="left"/>
      <w:pPr>
        <w:ind w:left="5760" w:hanging="360"/>
      </w:pPr>
      <w:rPr>
        <w:rFonts w:ascii="Courier New" w:hAnsi="Courier New" w:hint="default"/>
      </w:rPr>
    </w:lvl>
    <w:lvl w:ilvl="8" w:tplc="9C90D7AC">
      <w:start w:val="1"/>
      <w:numFmt w:val="bullet"/>
      <w:lvlText w:val=""/>
      <w:lvlJc w:val="left"/>
      <w:pPr>
        <w:ind w:left="6480" w:hanging="360"/>
      </w:pPr>
      <w:rPr>
        <w:rFonts w:ascii="Wingdings" w:hAnsi="Wingdings" w:hint="default"/>
      </w:rPr>
    </w:lvl>
  </w:abstractNum>
  <w:abstractNum w:abstractNumId="209" w15:restartNumberingAfterBreak="0">
    <w:nsid w:val="60957DD7"/>
    <w:multiLevelType w:val="multilevel"/>
    <w:tmpl w:val="E15E7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18C9ED4"/>
    <w:multiLevelType w:val="hybridMultilevel"/>
    <w:tmpl w:val="88128906"/>
    <w:lvl w:ilvl="0" w:tplc="101ED5A0">
      <w:start w:val="1"/>
      <w:numFmt w:val="bullet"/>
      <w:lvlText w:val=""/>
      <w:lvlJc w:val="left"/>
      <w:pPr>
        <w:ind w:left="720" w:hanging="360"/>
      </w:pPr>
      <w:rPr>
        <w:rFonts w:ascii="Symbol" w:hAnsi="Symbol" w:hint="default"/>
      </w:rPr>
    </w:lvl>
    <w:lvl w:ilvl="1" w:tplc="E43EB27E">
      <w:start w:val="1"/>
      <w:numFmt w:val="bullet"/>
      <w:lvlText w:val="o"/>
      <w:lvlJc w:val="left"/>
      <w:pPr>
        <w:ind w:left="1440" w:hanging="360"/>
      </w:pPr>
      <w:rPr>
        <w:rFonts w:ascii="Courier New" w:hAnsi="Courier New" w:hint="default"/>
      </w:rPr>
    </w:lvl>
    <w:lvl w:ilvl="2" w:tplc="311C70E4">
      <w:start w:val="1"/>
      <w:numFmt w:val="bullet"/>
      <w:lvlText w:val=""/>
      <w:lvlJc w:val="left"/>
      <w:pPr>
        <w:ind w:left="2160" w:hanging="360"/>
      </w:pPr>
      <w:rPr>
        <w:rFonts w:ascii="Wingdings" w:hAnsi="Wingdings" w:hint="default"/>
      </w:rPr>
    </w:lvl>
    <w:lvl w:ilvl="3" w:tplc="3B26B454">
      <w:start w:val="1"/>
      <w:numFmt w:val="bullet"/>
      <w:lvlText w:val=""/>
      <w:lvlJc w:val="left"/>
      <w:pPr>
        <w:ind w:left="2880" w:hanging="360"/>
      </w:pPr>
      <w:rPr>
        <w:rFonts w:ascii="Symbol" w:hAnsi="Symbol" w:hint="default"/>
      </w:rPr>
    </w:lvl>
    <w:lvl w:ilvl="4" w:tplc="7BFE35D6">
      <w:start w:val="1"/>
      <w:numFmt w:val="bullet"/>
      <w:lvlText w:val="o"/>
      <w:lvlJc w:val="left"/>
      <w:pPr>
        <w:ind w:left="3600" w:hanging="360"/>
      </w:pPr>
      <w:rPr>
        <w:rFonts w:ascii="Courier New" w:hAnsi="Courier New" w:hint="default"/>
      </w:rPr>
    </w:lvl>
    <w:lvl w:ilvl="5" w:tplc="9CC82F4C">
      <w:start w:val="1"/>
      <w:numFmt w:val="bullet"/>
      <w:lvlText w:val=""/>
      <w:lvlJc w:val="left"/>
      <w:pPr>
        <w:ind w:left="4320" w:hanging="360"/>
      </w:pPr>
      <w:rPr>
        <w:rFonts w:ascii="Wingdings" w:hAnsi="Wingdings" w:hint="default"/>
      </w:rPr>
    </w:lvl>
    <w:lvl w:ilvl="6" w:tplc="BDAAAE18">
      <w:start w:val="1"/>
      <w:numFmt w:val="bullet"/>
      <w:lvlText w:val=""/>
      <w:lvlJc w:val="left"/>
      <w:pPr>
        <w:ind w:left="5040" w:hanging="360"/>
      </w:pPr>
      <w:rPr>
        <w:rFonts w:ascii="Symbol" w:hAnsi="Symbol" w:hint="default"/>
      </w:rPr>
    </w:lvl>
    <w:lvl w:ilvl="7" w:tplc="6772D5FC">
      <w:start w:val="1"/>
      <w:numFmt w:val="bullet"/>
      <w:lvlText w:val="o"/>
      <w:lvlJc w:val="left"/>
      <w:pPr>
        <w:ind w:left="5760" w:hanging="360"/>
      </w:pPr>
      <w:rPr>
        <w:rFonts w:ascii="Courier New" w:hAnsi="Courier New" w:hint="default"/>
      </w:rPr>
    </w:lvl>
    <w:lvl w:ilvl="8" w:tplc="DC4AC02E">
      <w:start w:val="1"/>
      <w:numFmt w:val="bullet"/>
      <w:lvlText w:val=""/>
      <w:lvlJc w:val="left"/>
      <w:pPr>
        <w:ind w:left="6480" w:hanging="360"/>
      </w:pPr>
      <w:rPr>
        <w:rFonts w:ascii="Wingdings" w:hAnsi="Wingdings" w:hint="default"/>
      </w:rPr>
    </w:lvl>
  </w:abstractNum>
  <w:abstractNum w:abstractNumId="211" w15:restartNumberingAfterBreak="0">
    <w:nsid w:val="62D30D23"/>
    <w:multiLevelType w:val="multilevel"/>
    <w:tmpl w:val="5760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2FFBD5F"/>
    <w:multiLevelType w:val="hybridMultilevel"/>
    <w:tmpl w:val="6AD8469A"/>
    <w:lvl w:ilvl="0" w:tplc="E45C4282">
      <w:start w:val="1"/>
      <w:numFmt w:val="bullet"/>
      <w:lvlText w:val=""/>
      <w:lvlJc w:val="left"/>
      <w:pPr>
        <w:ind w:left="720" w:hanging="360"/>
      </w:pPr>
      <w:rPr>
        <w:rFonts w:ascii="Symbol" w:hAnsi="Symbol" w:hint="default"/>
      </w:rPr>
    </w:lvl>
    <w:lvl w:ilvl="1" w:tplc="033A0966">
      <w:start w:val="1"/>
      <w:numFmt w:val="bullet"/>
      <w:lvlText w:val="o"/>
      <w:lvlJc w:val="left"/>
      <w:pPr>
        <w:ind w:left="1440" w:hanging="360"/>
      </w:pPr>
      <w:rPr>
        <w:rFonts w:ascii="Courier New" w:hAnsi="Courier New" w:hint="default"/>
      </w:rPr>
    </w:lvl>
    <w:lvl w:ilvl="2" w:tplc="F8DA5CCE">
      <w:start w:val="1"/>
      <w:numFmt w:val="bullet"/>
      <w:lvlText w:val=""/>
      <w:lvlJc w:val="left"/>
      <w:pPr>
        <w:ind w:left="2160" w:hanging="360"/>
      </w:pPr>
      <w:rPr>
        <w:rFonts w:ascii="Wingdings" w:hAnsi="Wingdings" w:hint="default"/>
      </w:rPr>
    </w:lvl>
    <w:lvl w:ilvl="3" w:tplc="C0AC1778">
      <w:start w:val="1"/>
      <w:numFmt w:val="bullet"/>
      <w:lvlText w:val=""/>
      <w:lvlJc w:val="left"/>
      <w:pPr>
        <w:ind w:left="2880" w:hanging="360"/>
      </w:pPr>
      <w:rPr>
        <w:rFonts w:ascii="Symbol" w:hAnsi="Symbol" w:hint="default"/>
      </w:rPr>
    </w:lvl>
    <w:lvl w:ilvl="4" w:tplc="98183EA8">
      <w:start w:val="1"/>
      <w:numFmt w:val="bullet"/>
      <w:lvlText w:val="o"/>
      <w:lvlJc w:val="left"/>
      <w:pPr>
        <w:ind w:left="3600" w:hanging="360"/>
      </w:pPr>
      <w:rPr>
        <w:rFonts w:ascii="Courier New" w:hAnsi="Courier New" w:hint="default"/>
      </w:rPr>
    </w:lvl>
    <w:lvl w:ilvl="5" w:tplc="3FCA8C82">
      <w:start w:val="1"/>
      <w:numFmt w:val="bullet"/>
      <w:lvlText w:val=""/>
      <w:lvlJc w:val="left"/>
      <w:pPr>
        <w:ind w:left="4320" w:hanging="360"/>
      </w:pPr>
      <w:rPr>
        <w:rFonts w:ascii="Wingdings" w:hAnsi="Wingdings" w:hint="default"/>
      </w:rPr>
    </w:lvl>
    <w:lvl w:ilvl="6" w:tplc="BA641B8E">
      <w:start w:val="1"/>
      <w:numFmt w:val="bullet"/>
      <w:lvlText w:val=""/>
      <w:lvlJc w:val="left"/>
      <w:pPr>
        <w:ind w:left="5040" w:hanging="360"/>
      </w:pPr>
      <w:rPr>
        <w:rFonts w:ascii="Symbol" w:hAnsi="Symbol" w:hint="default"/>
      </w:rPr>
    </w:lvl>
    <w:lvl w:ilvl="7" w:tplc="7BA04942">
      <w:start w:val="1"/>
      <w:numFmt w:val="bullet"/>
      <w:lvlText w:val="o"/>
      <w:lvlJc w:val="left"/>
      <w:pPr>
        <w:ind w:left="5760" w:hanging="360"/>
      </w:pPr>
      <w:rPr>
        <w:rFonts w:ascii="Courier New" w:hAnsi="Courier New" w:hint="default"/>
      </w:rPr>
    </w:lvl>
    <w:lvl w:ilvl="8" w:tplc="D49AA08A">
      <w:start w:val="1"/>
      <w:numFmt w:val="bullet"/>
      <w:lvlText w:val=""/>
      <w:lvlJc w:val="left"/>
      <w:pPr>
        <w:ind w:left="6480" w:hanging="360"/>
      </w:pPr>
      <w:rPr>
        <w:rFonts w:ascii="Wingdings" w:hAnsi="Wingdings" w:hint="default"/>
      </w:rPr>
    </w:lvl>
  </w:abstractNum>
  <w:abstractNum w:abstractNumId="213" w15:restartNumberingAfterBreak="0">
    <w:nsid w:val="631EB308"/>
    <w:multiLevelType w:val="hybridMultilevel"/>
    <w:tmpl w:val="5E463ACE"/>
    <w:lvl w:ilvl="0" w:tplc="723E4E70">
      <w:start w:val="1"/>
      <w:numFmt w:val="bullet"/>
      <w:lvlText w:val=""/>
      <w:lvlJc w:val="left"/>
      <w:pPr>
        <w:ind w:left="720" w:hanging="360"/>
      </w:pPr>
      <w:rPr>
        <w:rFonts w:ascii="Symbol" w:hAnsi="Symbol" w:hint="default"/>
      </w:rPr>
    </w:lvl>
    <w:lvl w:ilvl="1" w:tplc="97CE52D4">
      <w:start w:val="1"/>
      <w:numFmt w:val="bullet"/>
      <w:lvlText w:val="o"/>
      <w:lvlJc w:val="left"/>
      <w:pPr>
        <w:ind w:left="1440" w:hanging="360"/>
      </w:pPr>
      <w:rPr>
        <w:rFonts w:ascii="Courier New" w:hAnsi="Courier New" w:hint="default"/>
      </w:rPr>
    </w:lvl>
    <w:lvl w:ilvl="2" w:tplc="0C1CF39C">
      <w:start w:val="1"/>
      <w:numFmt w:val="bullet"/>
      <w:lvlText w:val=""/>
      <w:lvlJc w:val="left"/>
      <w:pPr>
        <w:ind w:left="2160" w:hanging="360"/>
      </w:pPr>
      <w:rPr>
        <w:rFonts w:ascii="Wingdings" w:hAnsi="Wingdings" w:hint="default"/>
      </w:rPr>
    </w:lvl>
    <w:lvl w:ilvl="3" w:tplc="41C6A9CE">
      <w:start w:val="1"/>
      <w:numFmt w:val="bullet"/>
      <w:lvlText w:val=""/>
      <w:lvlJc w:val="left"/>
      <w:pPr>
        <w:ind w:left="2880" w:hanging="360"/>
      </w:pPr>
      <w:rPr>
        <w:rFonts w:ascii="Symbol" w:hAnsi="Symbol" w:hint="default"/>
      </w:rPr>
    </w:lvl>
    <w:lvl w:ilvl="4" w:tplc="EFC632AA">
      <w:start w:val="1"/>
      <w:numFmt w:val="bullet"/>
      <w:lvlText w:val="o"/>
      <w:lvlJc w:val="left"/>
      <w:pPr>
        <w:ind w:left="3600" w:hanging="360"/>
      </w:pPr>
      <w:rPr>
        <w:rFonts w:ascii="Courier New" w:hAnsi="Courier New" w:hint="default"/>
      </w:rPr>
    </w:lvl>
    <w:lvl w:ilvl="5" w:tplc="116CD608">
      <w:start w:val="1"/>
      <w:numFmt w:val="bullet"/>
      <w:lvlText w:val=""/>
      <w:lvlJc w:val="left"/>
      <w:pPr>
        <w:ind w:left="4320" w:hanging="360"/>
      </w:pPr>
      <w:rPr>
        <w:rFonts w:ascii="Wingdings" w:hAnsi="Wingdings" w:hint="default"/>
      </w:rPr>
    </w:lvl>
    <w:lvl w:ilvl="6" w:tplc="9EC6BE7E">
      <w:start w:val="1"/>
      <w:numFmt w:val="bullet"/>
      <w:lvlText w:val=""/>
      <w:lvlJc w:val="left"/>
      <w:pPr>
        <w:ind w:left="5040" w:hanging="360"/>
      </w:pPr>
      <w:rPr>
        <w:rFonts w:ascii="Symbol" w:hAnsi="Symbol" w:hint="default"/>
      </w:rPr>
    </w:lvl>
    <w:lvl w:ilvl="7" w:tplc="65FE2EE2">
      <w:start w:val="1"/>
      <w:numFmt w:val="bullet"/>
      <w:lvlText w:val="o"/>
      <w:lvlJc w:val="left"/>
      <w:pPr>
        <w:ind w:left="5760" w:hanging="360"/>
      </w:pPr>
      <w:rPr>
        <w:rFonts w:ascii="Courier New" w:hAnsi="Courier New" w:hint="default"/>
      </w:rPr>
    </w:lvl>
    <w:lvl w:ilvl="8" w:tplc="E33C25DE">
      <w:start w:val="1"/>
      <w:numFmt w:val="bullet"/>
      <w:lvlText w:val=""/>
      <w:lvlJc w:val="left"/>
      <w:pPr>
        <w:ind w:left="6480" w:hanging="360"/>
      </w:pPr>
      <w:rPr>
        <w:rFonts w:ascii="Wingdings" w:hAnsi="Wingdings" w:hint="default"/>
      </w:rPr>
    </w:lvl>
  </w:abstractNum>
  <w:abstractNum w:abstractNumId="214" w15:restartNumberingAfterBreak="0">
    <w:nsid w:val="63405610"/>
    <w:multiLevelType w:val="multilevel"/>
    <w:tmpl w:val="B4000A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34F2996"/>
    <w:multiLevelType w:val="hybridMultilevel"/>
    <w:tmpl w:val="0584FAEE"/>
    <w:lvl w:ilvl="0" w:tplc="339EB8BE">
      <w:start w:val="1"/>
      <w:numFmt w:val="bullet"/>
      <w:lvlText w:val=""/>
      <w:lvlJc w:val="left"/>
      <w:pPr>
        <w:ind w:left="720" w:hanging="360"/>
      </w:pPr>
      <w:rPr>
        <w:rFonts w:ascii="Symbol" w:hAnsi="Symbol" w:hint="default"/>
      </w:rPr>
    </w:lvl>
    <w:lvl w:ilvl="1" w:tplc="EEC8FFE2">
      <w:start w:val="1"/>
      <w:numFmt w:val="bullet"/>
      <w:lvlText w:val="o"/>
      <w:lvlJc w:val="left"/>
      <w:pPr>
        <w:ind w:left="1440" w:hanging="360"/>
      </w:pPr>
      <w:rPr>
        <w:rFonts w:ascii="Courier New" w:hAnsi="Courier New" w:hint="default"/>
      </w:rPr>
    </w:lvl>
    <w:lvl w:ilvl="2" w:tplc="25103D6E">
      <w:start w:val="1"/>
      <w:numFmt w:val="bullet"/>
      <w:lvlText w:val=""/>
      <w:lvlJc w:val="left"/>
      <w:pPr>
        <w:ind w:left="2160" w:hanging="360"/>
      </w:pPr>
      <w:rPr>
        <w:rFonts w:ascii="Wingdings" w:hAnsi="Wingdings" w:hint="default"/>
      </w:rPr>
    </w:lvl>
    <w:lvl w:ilvl="3" w:tplc="07385A44">
      <w:start w:val="1"/>
      <w:numFmt w:val="bullet"/>
      <w:lvlText w:val=""/>
      <w:lvlJc w:val="left"/>
      <w:pPr>
        <w:ind w:left="2880" w:hanging="360"/>
      </w:pPr>
      <w:rPr>
        <w:rFonts w:ascii="Symbol" w:hAnsi="Symbol" w:hint="default"/>
      </w:rPr>
    </w:lvl>
    <w:lvl w:ilvl="4" w:tplc="76B470EE">
      <w:start w:val="1"/>
      <w:numFmt w:val="bullet"/>
      <w:lvlText w:val="o"/>
      <w:lvlJc w:val="left"/>
      <w:pPr>
        <w:ind w:left="3600" w:hanging="360"/>
      </w:pPr>
      <w:rPr>
        <w:rFonts w:ascii="Courier New" w:hAnsi="Courier New" w:hint="default"/>
      </w:rPr>
    </w:lvl>
    <w:lvl w:ilvl="5" w:tplc="B7EEBC22">
      <w:start w:val="1"/>
      <w:numFmt w:val="bullet"/>
      <w:lvlText w:val=""/>
      <w:lvlJc w:val="left"/>
      <w:pPr>
        <w:ind w:left="4320" w:hanging="360"/>
      </w:pPr>
      <w:rPr>
        <w:rFonts w:ascii="Wingdings" w:hAnsi="Wingdings" w:hint="default"/>
      </w:rPr>
    </w:lvl>
    <w:lvl w:ilvl="6" w:tplc="D5E8A7E2">
      <w:start w:val="1"/>
      <w:numFmt w:val="bullet"/>
      <w:lvlText w:val=""/>
      <w:lvlJc w:val="left"/>
      <w:pPr>
        <w:ind w:left="5040" w:hanging="360"/>
      </w:pPr>
      <w:rPr>
        <w:rFonts w:ascii="Symbol" w:hAnsi="Symbol" w:hint="default"/>
      </w:rPr>
    </w:lvl>
    <w:lvl w:ilvl="7" w:tplc="2DDE07BA">
      <w:start w:val="1"/>
      <w:numFmt w:val="bullet"/>
      <w:lvlText w:val="o"/>
      <w:lvlJc w:val="left"/>
      <w:pPr>
        <w:ind w:left="5760" w:hanging="360"/>
      </w:pPr>
      <w:rPr>
        <w:rFonts w:ascii="Courier New" w:hAnsi="Courier New" w:hint="default"/>
      </w:rPr>
    </w:lvl>
    <w:lvl w:ilvl="8" w:tplc="D7E6116E">
      <w:start w:val="1"/>
      <w:numFmt w:val="bullet"/>
      <w:lvlText w:val=""/>
      <w:lvlJc w:val="left"/>
      <w:pPr>
        <w:ind w:left="6480" w:hanging="360"/>
      </w:pPr>
      <w:rPr>
        <w:rFonts w:ascii="Wingdings" w:hAnsi="Wingdings" w:hint="default"/>
      </w:rPr>
    </w:lvl>
  </w:abstractNum>
  <w:abstractNum w:abstractNumId="216" w15:restartNumberingAfterBreak="0">
    <w:nsid w:val="6391F2AD"/>
    <w:multiLevelType w:val="hybridMultilevel"/>
    <w:tmpl w:val="46A6E1F4"/>
    <w:lvl w:ilvl="0" w:tplc="EF483336">
      <w:start w:val="1"/>
      <w:numFmt w:val="bullet"/>
      <w:lvlText w:val=""/>
      <w:lvlJc w:val="left"/>
      <w:pPr>
        <w:ind w:left="720" w:hanging="360"/>
      </w:pPr>
      <w:rPr>
        <w:rFonts w:ascii="Symbol" w:hAnsi="Symbol" w:hint="default"/>
      </w:rPr>
    </w:lvl>
    <w:lvl w:ilvl="1" w:tplc="F1CCA492">
      <w:start w:val="1"/>
      <w:numFmt w:val="bullet"/>
      <w:lvlText w:val="o"/>
      <w:lvlJc w:val="left"/>
      <w:pPr>
        <w:ind w:left="1440" w:hanging="360"/>
      </w:pPr>
      <w:rPr>
        <w:rFonts w:ascii="Courier New" w:hAnsi="Courier New" w:hint="default"/>
      </w:rPr>
    </w:lvl>
    <w:lvl w:ilvl="2" w:tplc="F1F265BA">
      <w:start w:val="1"/>
      <w:numFmt w:val="bullet"/>
      <w:lvlText w:val=""/>
      <w:lvlJc w:val="left"/>
      <w:pPr>
        <w:ind w:left="2160" w:hanging="360"/>
      </w:pPr>
      <w:rPr>
        <w:rFonts w:ascii="Wingdings" w:hAnsi="Wingdings" w:hint="default"/>
      </w:rPr>
    </w:lvl>
    <w:lvl w:ilvl="3" w:tplc="03066458">
      <w:start w:val="1"/>
      <w:numFmt w:val="bullet"/>
      <w:lvlText w:val=""/>
      <w:lvlJc w:val="left"/>
      <w:pPr>
        <w:ind w:left="2880" w:hanging="360"/>
      </w:pPr>
      <w:rPr>
        <w:rFonts w:ascii="Symbol" w:hAnsi="Symbol" w:hint="default"/>
      </w:rPr>
    </w:lvl>
    <w:lvl w:ilvl="4" w:tplc="EF6801A6">
      <w:start w:val="1"/>
      <w:numFmt w:val="bullet"/>
      <w:lvlText w:val="o"/>
      <w:lvlJc w:val="left"/>
      <w:pPr>
        <w:ind w:left="3600" w:hanging="360"/>
      </w:pPr>
      <w:rPr>
        <w:rFonts w:ascii="Courier New" w:hAnsi="Courier New" w:hint="default"/>
      </w:rPr>
    </w:lvl>
    <w:lvl w:ilvl="5" w:tplc="8BA4A676">
      <w:start w:val="1"/>
      <w:numFmt w:val="bullet"/>
      <w:lvlText w:val=""/>
      <w:lvlJc w:val="left"/>
      <w:pPr>
        <w:ind w:left="4320" w:hanging="360"/>
      </w:pPr>
      <w:rPr>
        <w:rFonts w:ascii="Wingdings" w:hAnsi="Wingdings" w:hint="default"/>
      </w:rPr>
    </w:lvl>
    <w:lvl w:ilvl="6" w:tplc="7D0CCCC2">
      <w:start w:val="1"/>
      <w:numFmt w:val="bullet"/>
      <w:lvlText w:val=""/>
      <w:lvlJc w:val="left"/>
      <w:pPr>
        <w:ind w:left="5040" w:hanging="360"/>
      </w:pPr>
      <w:rPr>
        <w:rFonts w:ascii="Symbol" w:hAnsi="Symbol" w:hint="default"/>
      </w:rPr>
    </w:lvl>
    <w:lvl w:ilvl="7" w:tplc="E408AC3E">
      <w:start w:val="1"/>
      <w:numFmt w:val="bullet"/>
      <w:lvlText w:val="o"/>
      <w:lvlJc w:val="left"/>
      <w:pPr>
        <w:ind w:left="5760" w:hanging="360"/>
      </w:pPr>
      <w:rPr>
        <w:rFonts w:ascii="Courier New" w:hAnsi="Courier New" w:hint="default"/>
      </w:rPr>
    </w:lvl>
    <w:lvl w:ilvl="8" w:tplc="50DA3DCA">
      <w:start w:val="1"/>
      <w:numFmt w:val="bullet"/>
      <w:lvlText w:val=""/>
      <w:lvlJc w:val="left"/>
      <w:pPr>
        <w:ind w:left="6480" w:hanging="360"/>
      </w:pPr>
      <w:rPr>
        <w:rFonts w:ascii="Wingdings" w:hAnsi="Wingdings" w:hint="default"/>
      </w:rPr>
    </w:lvl>
  </w:abstractNum>
  <w:abstractNum w:abstractNumId="217" w15:restartNumberingAfterBreak="0">
    <w:nsid w:val="63A36FC8"/>
    <w:multiLevelType w:val="hybridMultilevel"/>
    <w:tmpl w:val="5F1E571E"/>
    <w:lvl w:ilvl="0" w:tplc="90407F66">
      <w:start w:val="1"/>
      <w:numFmt w:val="decimal"/>
      <w:lvlText w:val="%1."/>
      <w:lvlJc w:val="left"/>
      <w:pPr>
        <w:ind w:left="720" w:hanging="360"/>
      </w:pPr>
    </w:lvl>
    <w:lvl w:ilvl="1" w:tplc="FDF43A54">
      <w:start w:val="1"/>
      <w:numFmt w:val="lowerLetter"/>
      <w:lvlText w:val="%2."/>
      <w:lvlJc w:val="left"/>
      <w:pPr>
        <w:ind w:left="1440" w:hanging="360"/>
      </w:pPr>
    </w:lvl>
    <w:lvl w:ilvl="2" w:tplc="38C8A5BE">
      <w:start w:val="1"/>
      <w:numFmt w:val="lowerRoman"/>
      <w:lvlText w:val="%3."/>
      <w:lvlJc w:val="right"/>
      <w:pPr>
        <w:ind w:left="2160" w:hanging="180"/>
      </w:pPr>
    </w:lvl>
    <w:lvl w:ilvl="3" w:tplc="E94C8ED4">
      <w:start w:val="1"/>
      <w:numFmt w:val="decimal"/>
      <w:lvlText w:val="%4."/>
      <w:lvlJc w:val="left"/>
      <w:pPr>
        <w:ind w:left="2880" w:hanging="360"/>
      </w:pPr>
    </w:lvl>
    <w:lvl w:ilvl="4" w:tplc="C216735E">
      <w:start w:val="1"/>
      <w:numFmt w:val="lowerLetter"/>
      <w:lvlText w:val="%5."/>
      <w:lvlJc w:val="left"/>
      <w:pPr>
        <w:ind w:left="3600" w:hanging="360"/>
      </w:pPr>
    </w:lvl>
    <w:lvl w:ilvl="5" w:tplc="7DF6CE4E">
      <w:start w:val="1"/>
      <w:numFmt w:val="lowerRoman"/>
      <w:lvlText w:val="%6."/>
      <w:lvlJc w:val="right"/>
      <w:pPr>
        <w:ind w:left="4320" w:hanging="180"/>
      </w:pPr>
    </w:lvl>
    <w:lvl w:ilvl="6" w:tplc="14CE6834">
      <w:start w:val="1"/>
      <w:numFmt w:val="decimal"/>
      <w:lvlText w:val="%7."/>
      <w:lvlJc w:val="left"/>
      <w:pPr>
        <w:ind w:left="5040" w:hanging="360"/>
      </w:pPr>
    </w:lvl>
    <w:lvl w:ilvl="7" w:tplc="188037CA">
      <w:start w:val="1"/>
      <w:numFmt w:val="lowerLetter"/>
      <w:lvlText w:val="%8."/>
      <w:lvlJc w:val="left"/>
      <w:pPr>
        <w:ind w:left="5760" w:hanging="360"/>
      </w:pPr>
    </w:lvl>
    <w:lvl w:ilvl="8" w:tplc="B39C1C48">
      <w:start w:val="1"/>
      <w:numFmt w:val="lowerRoman"/>
      <w:lvlText w:val="%9."/>
      <w:lvlJc w:val="right"/>
      <w:pPr>
        <w:ind w:left="6480" w:hanging="180"/>
      </w:pPr>
    </w:lvl>
  </w:abstractNum>
  <w:abstractNum w:abstractNumId="218" w15:restartNumberingAfterBreak="0">
    <w:nsid w:val="63C15EBF"/>
    <w:multiLevelType w:val="hybridMultilevel"/>
    <w:tmpl w:val="02A6166A"/>
    <w:lvl w:ilvl="0" w:tplc="2E2A45DA">
      <w:start w:val="1"/>
      <w:numFmt w:val="bullet"/>
      <w:lvlText w:val=""/>
      <w:lvlJc w:val="left"/>
      <w:pPr>
        <w:ind w:left="720" w:hanging="360"/>
      </w:pPr>
      <w:rPr>
        <w:rFonts w:ascii="Symbol" w:hAnsi="Symbol" w:hint="default"/>
      </w:rPr>
    </w:lvl>
    <w:lvl w:ilvl="1" w:tplc="320AF472">
      <w:start w:val="1"/>
      <w:numFmt w:val="bullet"/>
      <w:lvlText w:val="o"/>
      <w:lvlJc w:val="left"/>
      <w:pPr>
        <w:ind w:left="1440" w:hanging="360"/>
      </w:pPr>
      <w:rPr>
        <w:rFonts w:ascii="Courier New" w:hAnsi="Courier New" w:hint="default"/>
      </w:rPr>
    </w:lvl>
    <w:lvl w:ilvl="2" w:tplc="843C5ED8">
      <w:start w:val="1"/>
      <w:numFmt w:val="bullet"/>
      <w:lvlText w:val=""/>
      <w:lvlJc w:val="left"/>
      <w:pPr>
        <w:ind w:left="2160" w:hanging="360"/>
      </w:pPr>
      <w:rPr>
        <w:rFonts w:ascii="Wingdings" w:hAnsi="Wingdings" w:hint="default"/>
      </w:rPr>
    </w:lvl>
    <w:lvl w:ilvl="3" w:tplc="F574EEA2">
      <w:start w:val="1"/>
      <w:numFmt w:val="bullet"/>
      <w:lvlText w:val=""/>
      <w:lvlJc w:val="left"/>
      <w:pPr>
        <w:ind w:left="2880" w:hanging="360"/>
      </w:pPr>
      <w:rPr>
        <w:rFonts w:ascii="Symbol" w:hAnsi="Symbol" w:hint="default"/>
      </w:rPr>
    </w:lvl>
    <w:lvl w:ilvl="4" w:tplc="5218D992">
      <w:start w:val="1"/>
      <w:numFmt w:val="bullet"/>
      <w:lvlText w:val="o"/>
      <w:lvlJc w:val="left"/>
      <w:pPr>
        <w:ind w:left="3600" w:hanging="360"/>
      </w:pPr>
      <w:rPr>
        <w:rFonts w:ascii="Courier New" w:hAnsi="Courier New" w:hint="default"/>
      </w:rPr>
    </w:lvl>
    <w:lvl w:ilvl="5" w:tplc="37C012AE">
      <w:start w:val="1"/>
      <w:numFmt w:val="bullet"/>
      <w:lvlText w:val=""/>
      <w:lvlJc w:val="left"/>
      <w:pPr>
        <w:ind w:left="4320" w:hanging="360"/>
      </w:pPr>
      <w:rPr>
        <w:rFonts w:ascii="Wingdings" w:hAnsi="Wingdings" w:hint="default"/>
      </w:rPr>
    </w:lvl>
    <w:lvl w:ilvl="6" w:tplc="1AA23CAC">
      <w:start w:val="1"/>
      <w:numFmt w:val="bullet"/>
      <w:lvlText w:val=""/>
      <w:lvlJc w:val="left"/>
      <w:pPr>
        <w:ind w:left="5040" w:hanging="360"/>
      </w:pPr>
      <w:rPr>
        <w:rFonts w:ascii="Symbol" w:hAnsi="Symbol" w:hint="default"/>
      </w:rPr>
    </w:lvl>
    <w:lvl w:ilvl="7" w:tplc="0BF64402">
      <w:start w:val="1"/>
      <w:numFmt w:val="bullet"/>
      <w:lvlText w:val="o"/>
      <w:lvlJc w:val="left"/>
      <w:pPr>
        <w:ind w:left="5760" w:hanging="360"/>
      </w:pPr>
      <w:rPr>
        <w:rFonts w:ascii="Courier New" w:hAnsi="Courier New" w:hint="default"/>
      </w:rPr>
    </w:lvl>
    <w:lvl w:ilvl="8" w:tplc="7B1680F4">
      <w:start w:val="1"/>
      <w:numFmt w:val="bullet"/>
      <w:lvlText w:val=""/>
      <w:lvlJc w:val="left"/>
      <w:pPr>
        <w:ind w:left="6480" w:hanging="360"/>
      </w:pPr>
      <w:rPr>
        <w:rFonts w:ascii="Wingdings" w:hAnsi="Wingdings" w:hint="default"/>
      </w:rPr>
    </w:lvl>
  </w:abstractNum>
  <w:abstractNum w:abstractNumId="219" w15:restartNumberingAfterBreak="0">
    <w:nsid w:val="6422795A"/>
    <w:multiLevelType w:val="hybridMultilevel"/>
    <w:tmpl w:val="18F0EF06"/>
    <w:lvl w:ilvl="0" w:tplc="4E0EFCB0">
      <w:start w:val="1"/>
      <w:numFmt w:val="bullet"/>
      <w:lvlText w:val=""/>
      <w:lvlJc w:val="left"/>
      <w:pPr>
        <w:ind w:left="720" w:hanging="360"/>
      </w:pPr>
      <w:rPr>
        <w:rFonts w:ascii="Symbol" w:hAnsi="Symbol" w:hint="default"/>
      </w:rPr>
    </w:lvl>
    <w:lvl w:ilvl="1" w:tplc="92D44C50">
      <w:start w:val="1"/>
      <w:numFmt w:val="bullet"/>
      <w:lvlText w:val="o"/>
      <w:lvlJc w:val="left"/>
      <w:pPr>
        <w:ind w:left="1440" w:hanging="360"/>
      </w:pPr>
      <w:rPr>
        <w:rFonts w:ascii="Courier New" w:hAnsi="Courier New" w:hint="default"/>
      </w:rPr>
    </w:lvl>
    <w:lvl w:ilvl="2" w:tplc="F11A106C">
      <w:start w:val="1"/>
      <w:numFmt w:val="bullet"/>
      <w:lvlText w:val=""/>
      <w:lvlJc w:val="left"/>
      <w:pPr>
        <w:ind w:left="2160" w:hanging="360"/>
      </w:pPr>
      <w:rPr>
        <w:rFonts w:ascii="Wingdings" w:hAnsi="Wingdings" w:hint="default"/>
      </w:rPr>
    </w:lvl>
    <w:lvl w:ilvl="3" w:tplc="694E4D70">
      <w:start w:val="1"/>
      <w:numFmt w:val="bullet"/>
      <w:lvlText w:val=""/>
      <w:lvlJc w:val="left"/>
      <w:pPr>
        <w:ind w:left="2880" w:hanging="360"/>
      </w:pPr>
      <w:rPr>
        <w:rFonts w:ascii="Symbol" w:hAnsi="Symbol" w:hint="default"/>
      </w:rPr>
    </w:lvl>
    <w:lvl w:ilvl="4" w:tplc="228A7CF6">
      <w:start w:val="1"/>
      <w:numFmt w:val="bullet"/>
      <w:lvlText w:val="o"/>
      <w:lvlJc w:val="left"/>
      <w:pPr>
        <w:ind w:left="3600" w:hanging="360"/>
      </w:pPr>
      <w:rPr>
        <w:rFonts w:ascii="Courier New" w:hAnsi="Courier New" w:hint="default"/>
      </w:rPr>
    </w:lvl>
    <w:lvl w:ilvl="5" w:tplc="706EA71E">
      <w:start w:val="1"/>
      <w:numFmt w:val="bullet"/>
      <w:lvlText w:val=""/>
      <w:lvlJc w:val="left"/>
      <w:pPr>
        <w:ind w:left="4320" w:hanging="360"/>
      </w:pPr>
      <w:rPr>
        <w:rFonts w:ascii="Wingdings" w:hAnsi="Wingdings" w:hint="default"/>
      </w:rPr>
    </w:lvl>
    <w:lvl w:ilvl="6" w:tplc="9EE66064">
      <w:start w:val="1"/>
      <w:numFmt w:val="bullet"/>
      <w:lvlText w:val=""/>
      <w:lvlJc w:val="left"/>
      <w:pPr>
        <w:ind w:left="5040" w:hanging="360"/>
      </w:pPr>
      <w:rPr>
        <w:rFonts w:ascii="Symbol" w:hAnsi="Symbol" w:hint="default"/>
      </w:rPr>
    </w:lvl>
    <w:lvl w:ilvl="7" w:tplc="57584AD6">
      <w:start w:val="1"/>
      <w:numFmt w:val="bullet"/>
      <w:lvlText w:val="o"/>
      <w:lvlJc w:val="left"/>
      <w:pPr>
        <w:ind w:left="5760" w:hanging="360"/>
      </w:pPr>
      <w:rPr>
        <w:rFonts w:ascii="Courier New" w:hAnsi="Courier New" w:hint="default"/>
      </w:rPr>
    </w:lvl>
    <w:lvl w:ilvl="8" w:tplc="5F721630">
      <w:start w:val="1"/>
      <w:numFmt w:val="bullet"/>
      <w:lvlText w:val=""/>
      <w:lvlJc w:val="left"/>
      <w:pPr>
        <w:ind w:left="6480" w:hanging="360"/>
      </w:pPr>
      <w:rPr>
        <w:rFonts w:ascii="Wingdings" w:hAnsi="Wingdings" w:hint="default"/>
      </w:rPr>
    </w:lvl>
  </w:abstractNum>
  <w:abstractNum w:abstractNumId="220" w15:restartNumberingAfterBreak="0">
    <w:nsid w:val="64B122F4"/>
    <w:multiLevelType w:val="multilevel"/>
    <w:tmpl w:val="24E0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51F2F1F"/>
    <w:multiLevelType w:val="multilevel"/>
    <w:tmpl w:val="0680A8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65220AE4"/>
    <w:multiLevelType w:val="multilevel"/>
    <w:tmpl w:val="2164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6E9CCFE"/>
    <w:multiLevelType w:val="hybridMultilevel"/>
    <w:tmpl w:val="7E76EFC6"/>
    <w:lvl w:ilvl="0" w:tplc="223E192C">
      <w:start w:val="1"/>
      <w:numFmt w:val="bullet"/>
      <w:lvlText w:val=""/>
      <w:lvlJc w:val="left"/>
      <w:pPr>
        <w:ind w:left="720" w:hanging="360"/>
      </w:pPr>
      <w:rPr>
        <w:rFonts w:ascii="Symbol" w:hAnsi="Symbol" w:hint="default"/>
      </w:rPr>
    </w:lvl>
    <w:lvl w:ilvl="1" w:tplc="14681E10">
      <w:start w:val="1"/>
      <w:numFmt w:val="bullet"/>
      <w:lvlText w:val="o"/>
      <w:lvlJc w:val="left"/>
      <w:pPr>
        <w:ind w:left="1440" w:hanging="360"/>
      </w:pPr>
      <w:rPr>
        <w:rFonts w:ascii="Courier New" w:hAnsi="Courier New" w:hint="default"/>
      </w:rPr>
    </w:lvl>
    <w:lvl w:ilvl="2" w:tplc="B868138A">
      <w:start w:val="1"/>
      <w:numFmt w:val="bullet"/>
      <w:lvlText w:val=""/>
      <w:lvlJc w:val="left"/>
      <w:pPr>
        <w:ind w:left="2160" w:hanging="360"/>
      </w:pPr>
      <w:rPr>
        <w:rFonts w:ascii="Wingdings" w:hAnsi="Wingdings" w:hint="default"/>
      </w:rPr>
    </w:lvl>
    <w:lvl w:ilvl="3" w:tplc="FDC4CEEE">
      <w:start w:val="1"/>
      <w:numFmt w:val="bullet"/>
      <w:lvlText w:val=""/>
      <w:lvlJc w:val="left"/>
      <w:pPr>
        <w:ind w:left="2880" w:hanging="360"/>
      </w:pPr>
      <w:rPr>
        <w:rFonts w:ascii="Symbol" w:hAnsi="Symbol" w:hint="default"/>
      </w:rPr>
    </w:lvl>
    <w:lvl w:ilvl="4" w:tplc="1194BA98">
      <w:start w:val="1"/>
      <w:numFmt w:val="bullet"/>
      <w:lvlText w:val="o"/>
      <w:lvlJc w:val="left"/>
      <w:pPr>
        <w:ind w:left="3600" w:hanging="360"/>
      </w:pPr>
      <w:rPr>
        <w:rFonts w:ascii="Courier New" w:hAnsi="Courier New" w:hint="default"/>
      </w:rPr>
    </w:lvl>
    <w:lvl w:ilvl="5" w:tplc="086ED17A">
      <w:start w:val="1"/>
      <w:numFmt w:val="bullet"/>
      <w:lvlText w:val=""/>
      <w:lvlJc w:val="left"/>
      <w:pPr>
        <w:ind w:left="4320" w:hanging="360"/>
      </w:pPr>
      <w:rPr>
        <w:rFonts w:ascii="Wingdings" w:hAnsi="Wingdings" w:hint="default"/>
      </w:rPr>
    </w:lvl>
    <w:lvl w:ilvl="6" w:tplc="DD7A48DC">
      <w:start w:val="1"/>
      <w:numFmt w:val="bullet"/>
      <w:lvlText w:val=""/>
      <w:lvlJc w:val="left"/>
      <w:pPr>
        <w:ind w:left="5040" w:hanging="360"/>
      </w:pPr>
      <w:rPr>
        <w:rFonts w:ascii="Symbol" w:hAnsi="Symbol" w:hint="default"/>
      </w:rPr>
    </w:lvl>
    <w:lvl w:ilvl="7" w:tplc="ADE49794">
      <w:start w:val="1"/>
      <w:numFmt w:val="bullet"/>
      <w:lvlText w:val="o"/>
      <w:lvlJc w:val="left"/>
      <w:pPr>
        <w:ind w:left="5760" w:hanging="360"/>
      </w:pPr>
      <w:rPr>
        <w:rFonts w:ascii="Courier New" w:hAnsi="Courier New" w:hint="default"/>
      </w:rPr>
    </w:lvl>
    <w:lvl w:ilvl="8" w:tplc="9DBE32B0">
      <w:start w:val="1"/>
      <w:numFmt w:val="bullet"/>
      <w:lvlText w:val=""/>
      <w:lvlJc w:val="left"/>
      <w:pPr>
        <w:ind w:left="6480" w:hanging="360"/>
      </w:pPr>
      <w:rPr>
        <w:rFonts w:ascii="Wingdings" w:hAnsi="Wingdings" w:hint="default"/>
      </w:rPr>
    </w:lvl>
  </w:abstractNum>
  <w:abstractNum w:abstractNumId="224" w15:restartNumberingAfterBreak="0">
    <w:nsid w:val="66F10597"/>
    <w:multiLevelType w:val="multilevel"/>
    <w:tmpl w:val="61382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78E4B7A"/>
    <w:multiLevelType w:val="hybridMultilevel"/>
    <w:tmpl w:val="61F6704A"/>
    <w:lvl w:ilvl="0" w:tplc="5532F708">
      <w:start w:val="1"/>
      <w:numFmt w:val="bullet"/>
      <w:lvlText w:val=""/>
      <w:lvlJc w:val="left"/>
      <w:pPr>
        <w:ind w:left="720" w:hanging="360"/>
      </w:pPr>
      <w:rPr>
        <w:rFonts w:ascii="Symbol" w:hAnsi="Symbol" w:hint="default"/>
      </w:rPr>
    </w:lvl>
    <w:lvl w:ilvl="1" w:tplc="B9A0D994">
      <w:start w:val="1"/>
      <w:numFmt w:val="bullet"/>
      <w:lvlText w:val="o"/>
      <w:lvlJc w:val="left"/>
      <w:pPr>
        <w:ind w:left="1440" w:hanging="360"/>
      </w:pPr>
      <w:rPr>
        <w:rFonts w:ascii="Courier New" w:hAnsi="Courier New" w:hint="default"/>
      </w:rPr>
    </w:lvl>
    <w:lvl w:ilvl="2" w:tplc="8278A212">
      <w:start w:val="1"/>
      <w:numFmt w:val="bullet"/>
      <w:lvlText w:val=""/>
      <w:lvlJc w:val="left"/>
      <w:pPr>
        <w:ind w:left="2160" w:hanging="360"/>
      </w:pPr>
      <w:rPr>
        <w:rFonts w:ascii="Wingdings" w:hAnsi="Wingdings" w:hint="default"/>
      </w:rPr>
    </w:lvl>
    <w:lvl w:ilvl="3" w:tplc="2F10E82C">
      <w:start w:val="1"/>
      <w:numFmt w:val="bullet"/>
      <w:lvlText w:val=""/>
      <w:lvlJc w:val="left"/>
      <w:pPr>
        <w:ind w:left="2880" w:hanging="360"/>
      </w:pPr>
      <w:rPr>
        <w:rFonts w:ascii="Symbol" w:hAnsi="Symbol" w:hint="default"/>
      </w:rPr>
    </w:lvl>
    <w:lvl w:ilvl="4" w:tplc="697416D4">
      <w:start w:val="1"/>
      <w:numFmt w:val="bullet"/>
      <w:lvlText w:val="o"/>
      <w:lvlJc w:val="left"/>
      <w:pPr>
        <w:ind w:left="3600" w:hanging="360"/>
      </w:pPr>
      <w:rPr>
        <w:rFonts w:ascii="Courier New" w:hAnsi="Courier New" w:hint="default"/>
      </w:rPr>
    </w:lvl>
    <w:lvl w:ilvl="5" w:tplc="16007EE2">
      <w:start w:val="1"/>
      <w:numFmt w:val="bullet"/>
      <w:lvlText w:val=""/>
      <w:lvlJc w:val="left"/>
      <w:pPr>
        <w:ind w:left="4320" w:hanging="360"/>
      </w:pPr>
      <w:rPr>
        <w:rFonts w:ascii="Wingdings" w:hAnsi="Wingdings" w:hint="default"/>
      </w:rPr>
    </w:lvl>
    <w:lvl w:ilvl="6" w:tplc="0478B3E0">
      <w:start w:val="1"/>
      <w:numFmt w:val="bullet"/>
      <w:lvlText w:val=""/>
      <w:lvlJc w:val="left"/>
      <w:pPr>
        <w:ind w:left="5040" w:hanging="360"/>
      </w:pPr>
      <w:rPr>
        <w:rFonts w:ascii="Symbol" w:hAnsi="Symbol" w:hint="default"/>
      </w:rPr>
    </w:lvl>
    <w:lvl w:ilvl="7" w:tplc="1DD01C46">
      <w:start w:val="1"/>
      <w:numFmt w:val="bullet"/>
      <w:lvlText w:val="o"/>
      <w:lvlJc w:val="left"/>
      <w:pPr>
        <w:ind w:left="5760" w:hanging="360"/>
      </w:pPr>
      <w:rPr>
        <w:rFonts w:ascii="Courier New" w:hAnsi="Courier New" w:hint="default"/>
      </w:rPr>
    </w:lvl>
    <w:lvl w:ilvl="8" w:tplc="F11E9066">
      <w:start w:val="1"/>
      <w:numFmt w:val="bullet"/>
      <w:lvlText w:val=""/>
      <w:lvlJc w:val="left"/>
      <w:pPr>
        <w:ind w:left="6480" w:hanging="360"/>
      </w:pPr>
      <w:rPr>
        <w:rFonts w:ascii="Wingdings" w:hAnsi="Wingdings" w:hint="default"/>
      </w:rPr>
    </w:lvl>
  </w:abstractNum>
  <w:abstractNum w:abstractNumId="226" w15:restartNumberingAfterBreak="0">
    <w:nsid w:val="67B0051E"/>
    <w:multiLevelType w:val="multilevel"/>
    <w:tmpl w:val="060E9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7D10AF0"/>
    <w:multiLevelType w:val="multilevel"/>
    <w:tmpl w:val="93140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7E57E88"/>
    <w:multiLevelType w:val="multilevel"/>
    <w:tmpl w:val="063A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96078CD"/>
    <w:multiLevelType w:val="hybridMultilevel"/>
    <w:tmpl w:val="42F8A0CC"/>
    <w:lvl w:ilvl="0" w:tplc="3DE86F5C">
      <w:start w:val="1"/>
      <w:numFmt w:val="bullet"/>
      <w:lvlText w:val=""/>
      <w:lvlJc w:val="left"/>
      <w:pPr>
        <w:ind w:left="720" w:hanging="360"/>
      </w:pPr>
      <w:rPr>
        <w:rFonts w:ascii="Symbol" w:hAnsi="Symbol" w:hint="default"/>
      </w:rPr>
    </w:lvl>
    <w:lvl w:ilvl="1" w:tplc="8912F700">
      <w:start w:val="1"/>
      <w:numFmt w:val="bullet"/>
      <w:lvlText w:val="o"/>
      <w:lvlJc w:val="left"/>
      <w:pPr>
        <w:ind w:left="1440" w:hanging="360"/>
      </w:pPr>
      <w:rPr>
        <w:rFonts w:ascii="Courier New" w:hAnsi="Courier New" w:hint="default"/>
      </w:rPr>
    </w:lvl>
    <w:lvl w:ilvl="2" w:tplc="42AC0E20">
      <w:start w:val="1"/>
      <w:numFmt w:val="bullet"/>
      <w:lvlText w:val=""/>
      <w:lvlJc w:val="left"/>
      <w:pPr>
        <w:ind w:left="2160" w:hanging="360"/>
      </w:pPr>
      <w:rPr>
        <w:rFonts w:ascii="Wingdings" w:hAnsi="Wingdings" w:hint="default"/>
      </w:rPr>
    </w:lvl>
    <w:lvl w:ilvl="3" w:tplc="4EB0484A">
      <w:start w:val="1"/>
      <w:numFmt w:val="bullet"/>
      <w:lvlText w:val=""/>
      <w:lvlJc w:val="left"/>
      <w:pPr>
        <w:ind w:left="2880" w:hanging="360"/>
      </w:pPr>
      <w:rPr>
        <w:rFonts w:ascii="Symbol" w:hAnsi="Symbol" w:hint="default"/>
      </w:rPr>
    </w:lvl>
    <w:lvl w:ilvl="4" w:tplc="C46CFB00">
      <w:start w:val="1"/>
      <w:numFmt w:val="bullet"/>
      <w:lvlText w:val="o"/>
      <w:lvlJc w:val="left"/>
      <w:pPr>
        <w:ind w:left="3600" w:hanging="360"/>
      </w:pPr>
      <w:rPr>
        <w:rFonts w:ascii="Courier New" w:hAnsi="Courier New" w:hint="default"/>
      </w:rPr>
    </w:lvl>
    <w:lvl w:ilvl="5" w:tplc="BB0E78A0">
      <w:start w:val="1"/>
      <w:numFmt w:val="bullet"/>
      <w:lvlText w:val=""/>
      <w:lvlJc w:val="left"/>
      <w:pPr>
        <w:ind w:left="4320" w:hanging="360"/>
      </w:pPr>
      <w:rPr>
        <w:rFonts w:ascii="Wingdings" w:hAnsi="Wingdings" w:hint="default"/>
      </w:rPr>
    </w:lvl>
    <w:lvl w:ilvl="6" w:tplc="29DE83E8">
      <w:start w:val="1"/>
      <w:numFmt w:val="bullet"/>
      <w:lvlText w:val=""/>
      <w:lvlJc w:val="left"/>
      <w:pPr>
        <w:ind w:left="5040" w:hanging="360"/>
      </w:pPr>
      <w:rPr>
        <w:rFonts w:ascii="Symbol" w:hAnsi="Symbol" w:hint="default"/>
      </w:rPr>
    </w:lvl>
    <w:lvl w:ilvl="7" w:tplc="FF76F984">
      <w:start w:val="1"/>
      <w:numFmt w:val="bullet"/>
      <w:lvlText w:val="o"/>
      <w:lvlJc w:val="left"/>
      <w:pPr>
        <w:ind w:left="5760" w:hanging="360"/>
      </w:pPr>
      <w:rPr>
        <w:rFonts w:ascii="Courier New" w:hAnsi="Courier New" w:hint="default"/>
      </w:rPr>
    </w:lvl>
    <w:lvl w:ilvl="8" w:tplc="F25C4078">
      <w:start w:val="1"/>
      <w:numFmt w:val="bullet"/>
      <w:lvlText w:val=""/>
      <w:lvlJc w:val="left"/>
      <w:pPr>
        <w:ind w:left="6480" w:hanging="360"/>
      </w:pPr>
      <w:rPr>
        <w:rFonts w:ascii="Wingdings" w:hAnsi="Wingdings" w:hint="default"/>
      </w:rPr>
    </w:lvl>
  </w:abstractNum>
  <w:abstractNum w:abstractNumId="230" w15:restartNumberingAfterBreak="0">
    <w:nsid w:val="696A4AD8"/>
    <w:multiLevelType w:val="multilevel"/>
    <w:tmpl w:val="29FA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A7A0BD8"/>
    <w:multiLevelType w:val="multilevel"/>
    <w:tmpl w:val="3DAC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A92BE9A"/>
    <w:multiLevelType w:val="hybridMultilevel"/>
    <w:tmpl w:val="FF20F572"/>
    <w:lvl w:ilvl="0" w:tplc="A93AB900">
      <w:start w:val="1"/>
      <w:numFmt w:val="bullet"/>
      <w:lvlText w:val=""/>
      <w:lvlJc w:val="left"/>
      <w:pPr>
        <w:ind w:left="720" w:hanging="360"/>
      </w:pPr>
      <w:rPr>
        <w:rFonts w:ascii="Symbol" w:hAnsi="Symbol" w:hint="default"/>
      </w:rPr>
    </w:lvl>
    <w:lvl w:ilvl="1" w:tplc="A6D47B52">
      <w:start w:val="1"/>
      <w:numFmt w:val="bullet"/>
      <w:lvlText w:val="o"/>
      <w:lvlJc w:val="left"/>
      <w:pPr>
        <w:ind w:left="1440" w:hanging="360"/>
      </w:pPr>
      <w:rPr>
        <w:rFonts w:ascii="Courier New" w:hAnsi="Courier New" w:hint="default"/>
      </w:rPr>
    </w:lvl>
    <w:lvl w:ilvl="2" w:tplc="9850CAB2">
      <w:start w:val="1"/>
      <w:numFmt w:val="bullet"/>
      <w:lvlText w:val=""/>
      <w:lvlJc w:val="left"/>
      <w:pPr>
        <w:ind w:left="2160" w:hanging="360"/>
      </w:pPr>
      <w:rPr>
        <w:rFonts w:ascii="Wingdings" w:hAnsi="Wingdings" w:hint="default"/>
      </w:rPr>
    </w:lvl>
    <w:lvl w:ilvl="3" w:tplc="CBA04440">
      <w:start w:val="1"/>
      <w:numFmt w:val="bullet"/>
      <w:lvlText w:val=""/>
      <w:lvlJc w:val="left"/>
      <w:pPr>
        <w:ind w:left="2880" w:hanging="360"/>
      </w:pPr>
      <w:rPr>
        <w:rFonts w:ascii="Symbol" w:hAnsi="Symbol" w:hint="default"/>
      </w:rPr>
    </w:lvl>
    <w:lvl w:ilvl="4" w:tplc="DCF2C962">
      <w:start w:val="1"/>
      <w:numFmt w:val="bullet"/>
      <w:lvlText w:val="o"/>
      <w:lvlJc w:val="left"/>
      <w:pPr>
        <w:ind w:left="3600" w:hanging="360"/>
      </w:pPr>
      <w:rPr>
        <w:rFonts w:ascii="Courier New" w:hAnsi="Courier New" w:hint="default"/>
      </w:rPr>
    </w:lvl>
    <w:lvl w:ilvl="5" w:tplc="457C3356">
      <w:start w:val="1"/>
      <w:numFmt w:val="bullet"/>
      <w:lvlText w:val=""/>
      <w:lvlJc w:val="left"/>
      <w:pPr>
        <w:ind w:left="4320" w:hanging="360"/>
      </w:pPr>
      <w:rPr>
        <w:rFonts w:ascii="Wingdings" w:hAnsi="Wingdings" w:hint="default"/>
      </w:rPr>
    </w:lvl>
    <w:lvl w:ilvl="6" w:tplc="CD4A1BD4">
      <w:start w:val="1"/>
      <w:numFmt w:val="bullet"/>
      <w:lvlText w:val=""/>
      <w:lvlJc w:val="left"/>
      <w:pPr>
        <w:ind w:left="5040" w:hanging="360"/>
      </w:pPr>
      <w:rPr>
        <w:rFonts w:ascii="Symbol" w:hAnsi="Symbol" w:hint="default"/>
      </w:rPr>
    </w:lvl>
    <w:lvl w:ilvl="7" w:tplc="0602CFD2">
      <w:start w:val="1"/>
      <w:numFmt w:val="bullet"/>
      <w:lvlText w:val="o"/>
      <w:lvlJc w:val="left"/>
      <w:pPr>
        <w:ind w:left="5760" w:hanging="360"/>
      </w:pPr>
      <w:rPr>
        <w:rFonts w:ascii="Courier New" w:hAnsi="Courier New" w:hint="default"/>
      </w:rPr>
    </w:lvl>
    <w:lvl w:ilvl="8" w:tplc="29286E04">
      <w:start w:val="1"/>
      <w:numFmt w:val="bullet"/>
      <w:lvlText w:val=""/>
      <w:lvlJc w:val="left"/>
      <w:pPr>
        <w:ind w:left="6480" w:hanging="360"/>
      </w:pPr>
      <w:rPr>
        <w:rFonts w:ascii="Wingdings" w:hAnsi="Wingdings" w:hint="default"/>
      </w:rPr>
    </w:lvl>
  </w:abstractNum>
  <w:abstractNum w:abstractNumId="233" w15:restartNumberingAfterBreak="0">
    <w:nsid w:val="6AD4C8D6"/>
    <w:multiLevelType w:val="hybridMultilevel"/>
    <w:tmpl w:val="2242BE62"/>
    <w:lvl w:ilvl="0" w:tplc="64324862">
      <w:start w:val="1"/>
      <w:numFmt w:val="bullet"/>
      <w:lvlText w:val=""/>
      <w:lvlJc w:val="left"/>
      <w:pPr>
        <w:ind w:left="720" w:hanging="360"/>
      </w:pPr>
      <w:rPr>
        <w:rFonts w:ascii="Symbol" w:hAnsi="Symbol" w:hint="default"/>
      </w:rPr>
    </w:lvl>
    <w:lvl w:ilvl="1" w:tplc="6584FD36">
      <w:start w:val="1"/>
      <w:numFmt w:val="bullet"/>
      <w:lvlText w:val="o"/>
      <w:lvlJc w:val="left"/>
      <w:pPr>
        <w:ind w:left="1440" w:hanging="360"/>
      </w:pPr>
      <w:rPr>
        <w:rFonts w:ascii="Courier New" w:hAnsi="Courier New" w:hint="default"/>
      </w:rPr>
    </w:lvl>
    <w:lvl w:ilvl="2" w:tplc="A372B70C">
      <w:start w:val="1"/>
      <w:numFmt w:val="bullet"/>
      <w:lvlText w:val=""/>
      <w:lvlJc w:val="left"/>
      <w:pPr>
        <w:ind w:left="2160" w:hanging="360"/>
      </w:pPr>
      <w:rPr>
        <w:rFonts w:ascii="Wingdings" w:hAnsi="Wingdings" w:hint="default"/>
      </w:rPr>
    </w:lvl>
    <w:lvl w:ilvl="3" w:tplc="DDB2BA1A">
      <w:start w:val="1"/>
      <w:numFmt w:val="bullet"/>
      <w:lvlText w:val=""/>
      <w:lvlJc w:val="left"/>
      <w:pPr>
        <w:ind w:left="2880" w:hanging="360"/>
      </w:pPr>
      <w:rPr>
        <w:rFonts w:ascii="Symbol" w:hAnsi="Symbol" w:hint="default"/>
      </w:rPr>
    </w:lvl>
    <w:lvl w:ilvl="4" w:tplc="0B92302C">
      <w:start w:val="1"/>
      <w:numFmt w:val="bullet"/>
      <w:lvlText w:val="o"/>
      <w:lvlJc w:val="left"/>
      <w:pPr>
        <w:ind w:left="3600" w:hanging="360"/>
      </w:pPr>
      <w:rPr>
        <w:rFonts w:ascii="Courier New" w:hAnsi="Courier New" w:hint="default"/>
      </w:rPr>
    </w:lvl>
    <w:lvl w:ilvl="5" w:tplc="84F0649C">
      <w:start w:val="1"/>
      <w:numFmt w:val="bullet"/>
      <w:lvlText w:val=""/>
      <w:lvlJc w:val="left"/>
      <w:pPr>
        <w:ind w:left="4320" w:hanging="360"/>
      </w:pPr>
      <w:rPr>
        <w:rFonts w:ascii="Wingdings" w:hAnsi="Wingdings" w:hint="default"/>
      </w:rPr>
    </w:lvl>
    <w:lvl w:ilvl="6" w:tplc="3B1619B8">
      <w:start w:val="1"/>
      <w:numFmt w:val="bullet"/>
      <w:lvlText w:val=""/>
      <w:lvlJc w:val="left"/>
      <w:pPr>
        <w:ind w:left="5040" w:hanging="360"/>
      </w:pPr>
      <w:rPr>
        <w:rFonts w:ascii="Symbol" w:hAnsi="Symbol" w:hint="default"/>
      </w:rPr>
    </w:lvl>
    <w:lvl w:ilvl="7" w:tplc="EE98E19A">
      <w:start w:val="1"/>
      <w:numFmt w:val="bullet"/>
      <w:lvlText w:val="o"/>
      <w:lvlJc w:val="left"/>
      <w:pPr>
        <w:ind w:left="5760" w:hanging="360"/>
      </w:pPr>
      <w:rPr>
        <w:rFonts w:ascii="Courier New" w:hAnsi="Courier New" w:hint="default"/>
      </w:rPr>
    </w:lvl>
    <w:lvl w:ilvl="8" w:tplc="7CE01B6E">
      <w:start w:val="1"/>
      <w:numFmt w:val="bullet"/>
      <w:lvlText w:val=""/>
      <w:lvlJc w:val="left"/>
      <w:pPr>
        <w:ind w:left="6480" w:hanging="360"/>
      </w:pPr>
      <w:rPr>
        <w:rFonts w:ascii="Wingdings" w:hAnsi="Wingdings" w:hint="default"/>
      </w:rPr>
    </w:lvl>
  </w:abstractNum>
  <w:abstractNum w:abstractNumId="234" w15:restartNumberingAfterBreak="0">
    <w:nsid w:val="6B2DDCB9"/>
    <w:multiLevelType w:val="hybridMultilevel"/>
    <w:tmpl w:val="C81A3CBC"/>
    <w:lvl w:ilvl="0" w:tplc="6B3447FC">
      <w:start w:val="1"/>
      <w:numFmt w:val="bullet"/>
      <w:lvlText w:val=""/>
      <w:lvlJc w:val="left"/>
      <w:pPr>
        <w:ind w:left="720" w:hanging="360"/>
      </w:pPr>
      <w:rPr>
        <w:rFonts w:ascii="Symbol" w:hAnsi="Symbol" w:hint="default"/>
      </w:rPr>
    </w:lvl>
    <w:lvl w:ilvl="1" w:tplc="22C650E2">
      <w:start w:val="1"/>
      <w:numFmt w:val="bullet"/>
      <w:lvlText w:val="o"/>
      <w:lvlJc w:val="left"/>
      <w:pPr>
        <w:ind w:left="1440" w:hanging="360"/>
      </w:pPr>
      <w:rPr>
        <w:rFonts w:ascii="Courier New" w:hAnsi="Courier New" w:hint="default"/>
      </w:rPr>
    </w:lvl>
    <w:lvl w:ilvl="2" w:tplc="48D0A51C">
      <w:start w:val="1"/>
      <w:numFmt w:val="bullet"/>
      <w:lvlText w:val=""/>
      <w:lvlJc w:val="left"/>
      <w:pPr>
        <w:ind w:left="2160" w:hanging="360"/>
      </w:pPr>
      <w:rPr>
        <w:rFonts w:ascii="Wingdings" w:hAnsi="Wingdings" w:hint="default"/>
      </w:rPr>
    </w:lvl>
    <w:lvl w:ilvl="3" w:tplc="9AF888EC">
      <w:start w:val="1"/>
      <w:numFmt w:val="bullet"/>
      <w:lvlText w:val=""/>
      <w:lvlJc w:val="left"/>
      <w:pPr>
        <w:ind w:left="2880" w:hanging="360"/>
      </w:pPr>
      <w:rPr>
        <w:rFonts w:ascii="Symbol" w:hAnsi="Symbol" w:hint="default"/>
      </w:rPr>
    </w:lvl>
    <w:lvl w:ilvl="4" w:tplc="512695D8">
      <w:start w:val="1"/>
      <w:numFmt w:val="bullet"/>
      <w:lvlText w:val="o"/>
      <w:lvlJc w:val="left"/>
      <w:pPr>
        <w:ind w:left="3600" w:hanging="360"/>
      </w:pPr>
      <w:rPr>
        <w:rFonts w:ascii="Courier New" w:hAnsi="Courier New" w:hint="default"/>
      </w:rPr>
    </w:lvl>
    <w:lvl w:ilvl="5" w:tplc="E80E0A92">
      <w:start w:val="1"/>
      <w:numFmt w:val="bullet"/>
      <w:lvlText w:val=""/>
      <w:lvlJc w:val="left"/>
      <w:pPr>
        <w:ind w:left="4320" w:hanging="360"/>
      </w:pPr>
      <w:rPr>
        <w:rFonts w:ascii="Wingdings" w:hAnsi="Wingdings" w:hint="default"/>
      </w:rPr>
    </w:lvl>
    <w:lvl w:ilvl="6" w:tplc="F37A2B24">
      <w:start w:val="1"/>
      <w:numFmt w:val="bullet"/>
      <w:lvlText w:val=""/>
      <w:lvlJc w:val="left"/>
      <w:pPr>
        <w:ind w:left="5040" w:hanging="360"/>
      </w:pPr>
      <w:rPr>
        <w:rFonts w:ascii="Symbol" w:hAnsi="Symbol" w:hint="default"/>
      </w:rPr>
    </w:lvl>
    <w:lvl w:ilvl="7" w:tplc="8C144608">
      <w:start w:val="1"/>
      <w:numFmt w:val="bullet"/>
      <w:lvlText w:val="o"/>
      <w:lvlJc w:val="left"/>
      <w:pPr>
        <w:ind w:left="5760" w:hanging="360"/>
      </w:pPr>
      <w:rPr>
        <w:rFonts w:ascii="Courier New" w:hAnsi="Courier New" w:hint="default"/>
      </w:rPr>
    </w:lvl>
    <w:lvl w:ilvl="8" w:tplc="EF7E4AF8">
      <w:start w:val="1"/>
      <w:numFmt w:val="bullet"/>
      <w:lvlText w:val=""/>
      <w:lvlJc w:val="left"/>
      <w:pPr>
        <w:ind w:left="6480" w:hanging="360"/>
      </w:pPr>
      <w:rPr>
        <w:rFonts w:ascii="Wingdings" w:hAnsi="Wingdings" w:hint="default"/>
      </w:rPr>
    </w:lvl>
  </w:abstractNum>
  <w:abstractNum w:abstractNumId="235" w15:restartNumberingAfterBreak="0">
    <w:nsid w:val="6CE45703"/>
    <w:multiLevelType w:val="hybridMultilevel"/>
    <w:tmpl w:val="977E4FFE"/>
    <w:lvl w:ilvl="0" w:tplc="4EDEFB0C">
      <w:start w:val="1"/>
      <w:numFmt w:val="bullet"/>
      <w:lvlText w:val=""/>
      <w:lvlJc w:val="left"/>
      <w:pPr>
        <w:ind w:left="720" w:hanging="360"/>
      </w:pPr>
      <w:rPr>
        <w:rFonts w:ascii="Symbol" w:hAnsi="Symbol" w:hint="default"/>
      </w:rPr>
    </w:lvl>
    <w:lvl w:ilvl="1" w:tplc="B5609BB2">
      <w:start w:val="1"/>
      <w:numFmt w:val="bullet"/>
      <w:lvlText w:val="o"/>
      <w:lvlJc w:val="left"/>
      <w:pPr>
        <w:ind w:left="1440" w:hanging="360"/>
      </w:pPr>
      <w:rPr>
        <w:rFonts w:ascii="Courier New" w:hAnsi="Courier New" w:hint="default"/>
      </w:rPr>
    </w:lvl>
    <w:lvl w:ilvl="2" w:tplc="8480B30C">
      <w:start w:val="1"/>
      <w:numFmt w:val="bullet"/>
      <w:lvlText w:val=""/>
      <w:lvlJc w:val="left"/>
      <w:pPr>
        <w:ind w:left="2160" w:hanging="360"/>
      </w:pPr>
      <w:rPr>
        <w:rFonts w:ascii="Wingdings" w:hAnsi="Wingdings" w:hint="default"/>
      </w:rPr>
    </w:lvl>
    <w:lvl w:ilvl="3" w:tplc="75D841D4">
      <w:start w:val="1"/>
      <w:numFmt w:val="bullet"/>
      <w:lvlText w:val=""/>
      <w:lvlJc w:val="left"/>
      <w:pPr>
        <w:ind w:left="2880" w:hanging="360"/>
      </w:pPr>
      <w:rPr>
        <w:rFonts w:ascii="Symbol" w:hAnsi="Symbol" w:hint="default"/>
      </w:rPr>
    </w:lvl>
    <w:lvl w:ilvl="4" w:tplc="D25A72E2">
      <w:start w:val="1"/>
      <w:numFmt w:val="bullet"/>
      <w:lvlText w:val="o"/>
      <w:lvlJc w:val="left"/>
      <w:pPr>
        <w:ind w:left="3600" w:hanging="360"/>
      </w:pPr>
      <w:rPr>
        <w:rFonts w:ascii="Courier New" w:hAnsi="Courier New" w:hint="default"/>
      </w:rPr>
    </w:lvl>
    <w:lvl w:ilvl="5" w:tplc="CBDC48D4">
      <w:start w:val="1"/>
      <w:numFmt w:val="bullet"/>
      <w:lvlText w:val=""/>
      <w:lvlJc w:val="left"/>
      <w:pPr>
        <w:ind w:left="4320" w:hanging="360"/>
      </w:pPr>
      <w:rPr>
        <w:rFonts w:ascii="Wingdings" w:hAnsi="Wingdings" w:hint="default"/>
      </w:rPr>
    </w:lvl>
    <w:lvl w:ilvl="6" w:tplc="4BB60A22">
      <w:start w:val="1"/>
      <w:numFmt w:val="bullet"/>
      <w:lvlText w:val=""/>
      <w:lvlJc w:val="left"/>
      <w:pPr>
        <w:ind w:left="5040" w:hanging="360"/>
      </w:pPr>
      <w:rPr>
        <w:rFonts w:ascii="Symbol" w:hAnsi="Symbol" w:hint="default"/>
      </w:rPr>
    </w:lvl>
    <w:lvl w:ilvl="7" w:tplc="25767404">
      <w:start w:val="1"/>
      <w:numFmt w:val="bullet"/>
      <w:lvlText w:val="o"/>
      <w:lvlJc w:val="left"/>
      <w:pPr>
        <w:ind w:left="5760" w:hanging="360"/>
      </w:pPr>
      <w:rPr>
        <w:rFonts w:ascii="Courier New" w:hAnsi="Courier New" w:hint="default"/>
      </w:rPr>
    </w:lvl>
    <w:lvl w:ilvl="8" w:tplc="3B2EC8FE">
      <w:start w:val="1"/>
      <w:numFmt w:val="bullet"/>
      <w:lvlText w:val=""/>
      <w:lvlJc w:val="left"/>
      <w:pPr>
        <w:ind w:left="6480" w:hanging="360"/>
      </w:pPr>
      <w:rPr>
        <w:rFonts w:ascii="Wingdings" w:hAnsi="Wingdings" w:hint="default"/>
      </w:rPr>
    </w:lvl>
  </w:abstractNum>
  <w:abstractNum w:abstractNumId="236" w15:restartNumberingAfterBreak="0">
    <w:nsid w:val="6D9F391A"/>
    <w:multiLevelType w:val="multilevel"/>
    <w:tmpl w:val="A0489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DCB3CDF"/>
    <w:multiLevelType w:val="hybridMultilevel"/>
    <w:tmpl w:val="40BE46B6"/>
    <w:lvl w:ilvl="0" w:tplc="2084EB5E">
      <w:start w:val="1"/>
      <w:numFmt w:val="bullet"/>
      <w:lvlText w:val=""/>
      <w:lvlJc w:val="left"/>
      <w:pPr>
        <w:ind w:left="720" w:hanging="360"/>
      </w:pPr>
      <w:rPr>
        <w:rFonts w:ascii="Symbol" w:hAnsi="Symbol" w:hint="default"/>
      </w:rPr>
    </w:lvl>
    <w:lvl w:ilvl="1" w:tplc="248C8CA6">
      <w:start w:val="1"/>
      <w:numFmt w:val="bullet"/>
      <w:lvlText w:val="o"/>
      <w:lvlJc w:val="left"/>
      <w:pPr>
        <w:ind w:left="1440" w:hanging="360"/>
      </w:pPr>
      <w:rPr>
        <w:rFonts w:ascii="Courier New" w:hAnsi="Courier New" w:hint="default"/>
      </w:rPr>
    </w:lvl>
    <w:lvl w:ilvl="2" w:tplc="57DCF6DC">
      <w:start w:val="1"/>
      <w:numFmt w:val="bullet"/>
      <w:lvlText w:val=""/>
      <w:lvlJc w:val="left"/>
      <w:pPr>
        <w:ind w:left="2160" w:hanging="360"/>
      </w:pPr>
      <w:rPr>
        <w:rFonts w:ascii="Wingdings" w:hAnsi="Wingdings" w:hint="default"/>
      </w:rPr>
    </w:lvl>
    <w:lvl w:ilvl="3" w:tplc="F9D62E3A">
      <w:start w:val="1"/>
      <w:numFmt w:val="bullet"/>
      <w:lvlText w:val=""/>
      <w:lvlJc w:val="left"/>
      <w:pPr>
        <w:ind w:left="2880" w:hanging="360"/>
      </w:pPr>
      <w:rPr>
        <w:rFonts w:ascii="Symbol" w:hAnsi="Symbol" w:hint="default"/>
      </w:rPr>
    </w:lvl>
    <w:lvl w:ilvl="4" w:tplc="DE26F034">
      <w:start w:val="1"/>
      <w:numFmt w:val="bullet"/>
      <w:lvlText w:val="o"/>
      <w:lvlJc w:val="left"/>
      <w:pPr>
        <w:ind w:left="3600" w:hanging="360"/>
      </w:pPr>
      <w:rPr>
        <w:rFonts w:ascii="Courier New" w:hAnsi="Courier New" w:hint="default"/>
      </w:rPr>
    </w:lvl>
    <w:lvl w:ilvl="5" w:tplc="949A8300">
      <w:start w:val="1"/>
      <w:numFmt w:val="bullet"/>
      <w:lvlText w:val=""/>
      <w:lvlJc w:val="left"/>
      <w:pPr>
        <w:ind w:left="4320" w:hanging="360"/>
      </w:pPr>
      <w:rPr>
        <w:rFonts w:ascii="Wingdings" w:hAnsi="Wingdings" w:hint="default"/>
      </w:rPr>
    </w:lvl>
    <w:lvl w:ilvl="6" w:tplc="1D082504">
      <w:start w:val="1"/>
      <w:numFmt w:val="bullet"/>
      <w:lvlText w:val=""/>
      <w:lvlJc w:val="left"/>
      <w:pPr>
        <w:ind w:left="5040" w:hanging="360"/>
      </w:pPr>
      <w:rPr>
        <w:rFonts w:ascii="Symbol" w:hAnsi="Symbol" w:hint="default"/>
      </w:rPr>
    </w:lvl>
    <w:lvl w:ilvl="7" w:tplc="61B83376">
      <w:start w:val="1"/>
      <w:numFmt w:val="bullet"/>
      <w:lvlText w:val="o"/>
      <w:lvlJc w:val="left"/>
      <w:pPr>
        <w:ind w:left="5760" w:hanging="360"/>
      </w:pPr>
      <w:rPr>
        <w:rFonts w:ascii="Courier New" w:hAnsi="Courier New" w:hint="default"/>
      </w:rPr>
    </w:lvl>
    <w:lvl w:ilvl="8" w:tplc="C1685F30">
      <w:start w:val="1"/>
      <w:numFmt w:val="bullet"/>
      <w:lvlText w:val=""/>
      <w:lvlJc w:val="left"/>
      <w:pPr>
        <w:ind w:left="6480" w:hanging="360"/>
      </w:pPr>
      <w:rPr>
        <w:rFonts w:ascii="Wingdings" w:hAnsi="Wingdings" w:hint="default"/>
      </w:rPr>
    </w:lvl>
  </w:abstractNum>
  <w:abstractNum w:abstractNumId="238" w15:restartNumberingAfterBreak="0">
    <w:nsid w:val="6E6D131B"/>
    <w:multiLevelType w:val="multilevel"/>
    <w:tmpl w:val="35D0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F1B27D2"/>
    <w:multiLevelType w:val="multilevel"/>
    <w:tmpl w:val="DACE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FE19AF9"/>
    <w:multiLevelType w:val="hybridMultilevel"/>
    <w:tmpl w:val="617E9146"/>
    <w:lvl w:ilvl="0" w:tplc="A934AD94">
      <w:start w:val="1"/>
      <w:numFmt w:val="bullet"/>
      <w:lvlText w:val=""/>
      <w:lvlJc w:val="left"/>
      <w:pPr>
        <w:ind w:left="720" w:hanging="360"/>
      </w:pPr>
      <w:rPr>
        <w:rFonts w:ascii="Symbol" w:hAnsi="Symbol" w:hint="default"/>
      </w:rPr>
    </w:lvl>
    <w:lvl w:ilvl="1" w:tplc="B350890A">
      <w:start w:val="1"/>
      <w:numFmt w:val="bullet"/>
      <w:lvlText w:val="o"/>
      <w:lvlJc w:val="left"/>
      <w:pPr>
        <w:ind w:left="1440" w:hanging="360"/>
      </w:pPr>
      <w:rPr>
        <w:rFonts w:ascii="Courier New" w:hAnsi="Courier New" w:hint="default"/>
      </w:rPr>
    </w:lvl>
    <w:lvl w:ilvl="2" w:tplc="EF9A8D0E">
      <w:start w:val="1"/>
      <w:numFmt w:val="bullet"/>
      <w:lvlText w:val=""/>
      <w:lvlJc w:val="left"/>
      <w:pPr>
        <w:ind w:left="2160" w:hanging="360"/>
      </w:pPr>
      <w:rPr>
        <w:rFonts w:ascii="Wingdings" w:hAnsi="Wingdings" w:hint="default"/>
      </w:rPr>
    </w:lvl>
    <w:lvl w:ilvl="3" w:tplc="E2A4723A">
      <w:start w:val="1"/>
      <w:numFmt w:val="bullet"/>
      <w:lvlText w:val=""/>
      <w:lvlJc w:val="left"/>
      <w:pPr>
        <w:ind w:left="2880" w:hanging="360"/>
      </w:pPr>
      <w:rPr>
        <w:rFonts w:ascii="Symbol" w:hAnsi="Symbol" w:hint="default"/>
      </w:rPr>
    </w:lvl>
    <w:lvl w:ilvl="4" w:tplc="91062C5C">
      <w:start w:val="1"/>
      <w:numFmt w:val="bullet"/>
      <w:lvlText w:val="o"/>
      <w:lvlJc w:val="left"/>
      <w:pPr>
        <w:ind w:left="3600" w:hanging="360"/>
      </w:pPr>
      <w:rPr>
        <w:rFonts w:ascii="Courier New" w:hAnsi="Courier New" w:hint="default"/>
      </w:rPr>
    </w:lvl>
    <w:lvl w:ilvl="5" w:tplc="146817FA">
      <w:start w:val="1"/>
      <w:numFmt w:val="bullet"/>
      <w:lvlText w:val=""/>
      <w:lvlJc w:val="left"/>
      <w:pPr>
        <w:ind w:left="4320" w:hanging="360"/>
      </w:pPr>
      <w:rPr>
        <w:rFonts w:ascii="Wingdings" w:hAnsi="Wingdings" w:hint="default"/>
      </w:rPr>
    </w:lvl>
    <w:lvl w:ilvl="6" w:tplc="25825758">
      <w:start w:val="1"/>
      <w:numFmt w:val="bullet"/>
      <w:lvlText w:val=""/>
      <w:lvlJc w:val="left"/>
      <w:pPr>
        <w:ind w:left="5040" w:hanging="360"/>
      </w:pPr>
      <w:rPr>
        <w:rFonts w:ascii="Symbol" w:hAnsi="Symbol" w:hint="default"/>
      </w:rPr>
    </w:lvl>
    <w:lvl w:ilvl="7" w:tplc="539CF95C">
      <w:start w:val="1"/>
      <w:numFmt w:val="bullet"/>
      <w:lvlText w:val="o"/>
      <w:lvlJc w:val="left"/>
      <w:pPr>
        <w:ind w:left="5760" w:hanging="360"/>
      </w:pPr>
      <w:rPr>
        <w:rFonts w:ascii="Courier New" w:hAnsi="Courier New" w:hint="default"/>
      </w:rPr>
    </w:lvl>
    <w:lvl w:ilvl="8" w:tplc="04E400F6">
      <w:start w:val="1"/>
      <w:numFmt w:val="bullet"/>
      <w:lvlText w:val=""/>
      <w:lvlJc w:val="left"/>
      <w:pPr>
        <w:ind w:left="6480" w:hanging="360"/>
      </w:pPr>
      <w:rPr>
        <w:rFonts w:ascii="Wingdings" w:hAnsi="Wingdings" w:hint="default"/>
      </w:rPr>
    </w:lvl>
  </w:abstractNum>
  <w:abstractNum w:abstractNumId="241" w15:restartNumberingAfterBreak="0">
    <w:nsid w:val="6FE2E05C"/>
    <w:multiLevelType w:val="hybridMultilevel"/>
    <w:tmpl w:val="F0605752"/>
    <w:lvl w:ilvl="0" w:tplc="3A44AA76">
      <w:start w:val="1"/>
      <w:numFmt w:val="bullet"/>
      <w:lvlText w:val=""/>
      <w:lvlJc w:val="left"/>
      <w:pPr>
        <w:ind w:left="720" w:hanging="360"/>
      </w:pPr>
      <w:rPr>
        <w:rFonts w:ascii="Symbol" w:hAnsi="Symbol" w:hint="default"/>
      </w:rPr>
    </w:lvl>
    <w:lvl w:ilvl="1" w:tplc="1242E8F8">
      <w:start w:val="1"/>
      <w:numFmt w:val="bullet"/>
      <w:lvlText w:val="o"/>
      <w:lvlJc w:val="left"/>
      <w:pPr>
        <w:ind w:left="1440" w:hanging="360"/>
      </w:pPr>
      <w:rPr>
        <w:rFonts w:ascii="Courier New" w:hAnsi="Courier New" w:hint="default"/>
      </w:rPr>
    </w:lvl>
    <w:lvl w:ilvl="2" w:tplc="05BEAAD4">
      <w:start w:val="1"/>
      <w:numFmt w:val="bullet"/>
      <w:lvlText w:val=""/>
      <w:lvlJc w:val="left"/>
      <w:pPr>
        <w:ind w:left="2160" w:hanging="360"/>
      </w:pPr>
      <w:rPr>
        <w:rFonts w:ascii="Wingdings" w:hAnsi="Wingdings" w:hint="default"/>
      </w:rPr>
    </w:lvl>
    <w:lvl w:ilvl="3" w:tplc="36ACEE0C">
      <w:start w:val="1"/>
      <w:numFmt w:val="bullet"/>
      <w:lvlText w:val=""/>
      <w:lvlJc w:val="left"/>
      <w:pPr>
        <w:ind w:left="2880" w:hanging="360"/>
      </w:pPr>
      <w:rPr>
        <w:rFonts w:ascii="Symbol" w:hAnsi="Symbol" w:hint="default"/>
      </w:rPr>
    </w:lvl>
    <w:lvl w:ilvl="4" w:tplc="D3AC207A">
      <w:start w:val="1"/>
      <w:numFmt w:val="bullet"/>
      <w:lvlText w:val="o"/>
      <w:lvlJc w:val="left"/>
      <w:pPr>
        <w:ind w:left="3600" w:hanging="360"/>
      </w:pPr>
      <w:rPr>
        <w:rFonts w:ascii="Courier New" w:hAnsi="Courier New" w:hint="default"/>
      </w:rPr>
    </w:lvl>
    <w:lvl w:ilvl="5" w:tplc="5C6E6776">
      <w:start w:val="1"/>
      <w:numFmt w:val="bullet"/>
      <w:lvlText w:val=""/>
      <w:lvlJc w:val="left"/>
      <w:pPr>
        <w:ind w:left="4320" w:hanging="360"/>
      </w:pPr>
      <w:rPr>
        <w:rFonts w:ascii="Wingdings" w:hAnsi="Wingdings" w:hint="default"/>
      </w:rPr>
    </w:lvl>
    <w:lvl w:ilvl="6" w:tplc="9216BDEA">
      <w:start w:val="1"/>
      <w:numFmt w:val="bullet"/>
      <w:lvlText w:val=""/>
      <w:lvlJc w:val="left"/>
      <w:pPr>
        <w:ind w:left="5040" w:hanging="360"/>
      </w:pPr>
      <w:rPr>
        <w:rFonts w:ascii="Symbol" w:hAnsi="Symbol" w:hint="default"/>
      </w:rPr>
    </w:lvl>
    <w:lvl w:ilvl="7" w:tplc="5170A56A">
      <w:start w:val="1"/>
      <w:numFmt w:val="bullet"/>
      <w:lvlText w:val="o"/>
      <w:lvlJc w:val="left"/>
      <w:pPr>
        <w:ind w:left="5760" w:hanging="360"/>
      </w:pPr>
      <w:rPr>
        <w:rFonts w:ascii="Courier New" w:hAnsi="Courier New" w:hint="default"/>
      </w:rPr>
    </w:lvl>
    <w:lvl w:ilvl="8" w:tplc="7C0E9C26">
      <w:start w:val="1"/>
      <w:numFmt w:val="bullet"/>
      <w:lvlText w:val=""/>
      <w:lvlJc w:val="left"/>
      <w:pPr>
        <w:ind w:left="6480" w:hanging="360"/>
      </w:pPr>
      <w:rPr>
        <w:rFonts w:ascii="Wingdings" w:hAnsi="Wingdings" w:hint="default"/>
      </w:rPr>
    </w:lvl>
  </w:abstractNum>
  <w:abstractNum w:abstractNumId="242" w15:restartNumberingAfterBreak="0">
    <w:nsid w:val="71BB795A"/>
    <w:multiLevelType w:val="hybridMultilevel"/>
    <w:tmpl w:val="06F2E1F2"/>
    <w:lvl w:ilvl="0" w:tplc="B4188C7C">
      <w:start w:val="1"/>
      <w:numFmt w:val="bullet"/>
      <w:lvlText w:val=""/>
      <w:lvlJc w:val="left"/>
      <w:pPr>
        <w:ind w:left="720" w:hanging="360"/>
      </w:pPr>
      <w:rPr>
        <w:rFonts w:ascii="Symbol" w:hAnsi="Symbol" w:hint="default"/>
      </w:rPr>
    </w:lvl>
    <w:lvl w:ilvl="1" w:tplc="0038C94E">
      <w:start w:val="1"/>
      <w:numFmt w:val="bullet"/>
      <w:lvlText w:val="o"/>
      <w:lvlJc w:val="left"/>
      <w:pPr>
        <w:ind w:left="1440" w:hanging="360"/>
      </w:pPr>
      <w:rPr>
        <w:rFonts w:ascii="Courier New" w:hAnsi="Courier New" w:hint="default"/>
      </w:rPr>
    </w:lvl>
    <w:lvl w:ilvl="2" w:tplc="53DA4160">
      <w:start w:val="1"/>
      <w:numFmt w:val="bullet"/>
      <w:lvlText w:val=""/>
      <w:lvlJc w:val="left"/>
      <w:pPr>
        <w:ind w:left="2160" w:hanging="360"/>
      </w:pPr>
      <w:rPr>
        <w:rFonts w:ascii="Wingdings" w:hAnsi="Wingdings" w:hint="default"/>
      </w:rPr>
    </w:lvl>
    <w:lvl w:ilvl="3" w:tplc="89064A98">
      <w:start w:val="1"/>
      <w:numFmt w:val="bullet"/>
      <w:lvlText w:val=""/>
      <w:lvlJc w:val="left"/>
      <w:pPr>
        <w:ind w:left="2880" w:hanging="360"/>
      </w:pPr>
      <w:rPr>
        <w:rFonts w:ascii="Symbol" w:hAnsi="Symbol" w:hint="default"/>
      </w:rPr>
    </w:lvl>
    <w:lvl w:ilvl="4" w:tplc="422CEC4E">
      <w:start w:val="1"/>
      <w:numFmt w:val="bullet"/>
      <w:lvlText w:val="o"/>
      <w:lvlJc w:val="left"/>
      <w:pPr>
        <w:ind w:left="3600" w:hanging="360"/>
      </w:pPr>
      <w:rPr>
        <w:rFonts w:ascii="Courier New" w:hAnsi="Courier New" w:hint="default"/>
      </w:rPr>
    </w:lvl>
    <w:lvl w:ilvl="5" w:tplc="348670EE">
      <w:start w:val="1"/>
      <w:numFmt w:val="bullet"/>
      <w:lvlText w:val=""/>
      <w:lvlJc w:val="left"/>
      <w:pPr>
        <w:ind w:left="4320" w:hanging="360"/>
      </w:pPr>
      <w:rPr>
        <w:rFonts w:ascii="Wingdings" w:hAnsi="Wingdings" w:hint="default"/>
      </w:rPr>
    </w:lvl>
    <w:lvl w:ilvl="6" w:tplc="BF9C70D8">
      <w:start w:val="1"/>
      <w:numFmt w:val="bullet"/>
      <w:lvlText w:val=""/>
      <w:lvlJc w:val="left"/>
      <w:pPr>
        <w:ind w:left="5040" w:hanging="360"/>
      </w:pPr>
      <w:rPr>
        <w:rFonts w:ascii="Symbol" w:hAnsi="Symbol" w:hint="default"/>
      </w:rPr>
    </w:lvl>
    <w:lvl w:ilvl="7" w:tplc="73C861A0">
      <w:start w:val="1"/>
      <w:numFmt w:val="bullet"/>
      <w:lvlText w:val="o"/>
      <w:lvlJc w:val="left"/>
      <w:pPr>
        <w:ind w:left="5760" w:hanging="360"/>
      </w:pPr>
      <w:rPr>
        <w:rFonts w:ascii="Courier New" w:hAnsi="Courier New" w:hint="default"/>
      </w:rPr>
    </w:lvl>
    <w:lvl w:ilvl="8" w:tplc="D67250C0">
      <w:start w:val="1"/>
      <w:numFmt w:val="bullet"/>
      <w:lvlText w:val=""/>
      <w:lvlJc w:val="left"/>
      <w:pPr>
        <w:ind w:left="6480" w:hanging="360"/>
      </w:pPr>
      <w:rPr>
        <w:rFonts w:ascii="Wingdings" w:hAnsi="Wingdings" w:hint="default"/>
      </w:rPr>
    </w:lvl>
  </w:abstractNum>
  <w:abstractNum w:abstractNumId="243" w15:restartNumberingAfterBreak="0">
    <w:nsid w:val="721C5E46"/>
    <w:multiLevelType w:val="hybridMultilevel"/>
    <w:tmpl w:val="568217EA"/>
    <w:lvl w:ilvl="0" w:tplc="C8CA88E6">
      <w:start w:val="1"/>
      <w:numFmt w:val="bullet"/>
      <w:lvlText w:val=""/>
      <w:lvlJc w:val="left"/>
      <w:pPr>
        <w:ind w:left="720" w:hanging="360"/>
      </w:pPr>
      <w:rPr>
        <w:rFonts w:ascii="Symbol" w:hAnsi="Symbol" w:hint="default"/>
      </w:rPr>
    </w:lvl>
    <w:lvl w:ilvl="1" w:tplc="7012FD08">
      <w:start w:val="1"/>
      <w:numFmt w:val="bullet"/>
      <w:lvlText w:val="o"/>
      <w:lvlJc w:val="left"/>
      <w:pPr>
        <w:ind w:left="1440" w:hanging="360"/>
      </w:pPr>
      <w:rPr>
        <w:rFonts w:ascii="Courier New" w:hAnsi="Courier New" w:hint="default"/>
      </w:rPr>
    </w:lvl>
    <w:lvl w:ilvl="2" w:tplc="BE3A27C0">
      <w:start w:val="1"/>
      <w:numFmt w:val="bullet"/>
      <w:lvlText w:val=""/>
      <w:lvlJc w:val="left"/>
      <w:pPr>
        <w:ind w:left="2160" w:hanging="360"/>
      </w:pPr>
      <w:rPr>
        <w:rFonts w:ascii="Wingdings" w:hAnsi="Wingdings" w:hint="default"/>
      </w:rPr>
    </w:lvl>
    <w:lvl w:ilvl="3" w:tplc="51AED3F6">
      <w:start w:val="1"/>
      <w:numFmt w:val="bullet"/>
      <w:lvlText w:val=""/>
      <w:lvlJc w:val="left"/>
      <w:pPr>
        <w:ind w:left="2880" w:hanging="360"/>
      </w:pPr>
      <w:rPr>
        <w:rFonts w:ascii="Symbol" w:hAnsi="Symbol" w:hint="default"/>
      </w:rPr>
    </w:lvl>
    <w:lvl w:ilvl="4" w:tplc="00A073EA">
      <w:start w:val="1"/>
      <w:numFmt w:val="bullet"/>
      <w:lvlText w:val="o"/>
      <w:lvlJc w:val="left"/>
      <w:pPr>
        <w:ind w:left="3600" w:hanging="360"/>
      </w:pPr>
      <w:rPr>
        <w:rFonts w:ascii="Courier New" w:hAnsi="Courier New" w:hint="default"/>
      </w:rPr>
    </w:lvl>
    <w:lvl w:ilvl="5" w:tplc="70168930">
      <w:start w:val="1"/>
      <w:numFmt w:val="bullet"/>
      <w:lvlText w:val=""/>
      <w:lvlJc w:val="left"/>
      <w:pPr>
        <w:ind w:left="4320" w:hanging="360"/>
      </w:pPr>
      <w:rPr>
        <w:rFonts w:ascii="Wingdings" w:hAnsi="Wingdings" w:hint="default"/>
      </w:rPr>
    </w:lvl>
    <w:lvl w:ilvl="6" w:tplc="96363282">
      <w:start w:val="1"/>
      <w:numFmt w:val="bullet"/>
      <w:lvlText w:val=""/>
      <w:lvlJc w:val="left"/>
      <w:pPr>
        <w:ind w:left="5040" w:hanging="360"/>
      </w:pPr>
      <w:rPr>
        <w:rFonts w:ascii="Symbol" w:hAnsi="Symbol" w:hint="default"/>
      </w:rPr>
    </w:lvl>
    <w:lvl w:ilvl="7" w:tplc="0A584BF2">
      <w:start w:val="1"/>
      <w:numFmt w:val="bullet"/>
      <w:lvlText w:val="o"/>
      <w:lvlJc w:val="left"/>
      <w:pPr>
        <w:ind w:left="5760" w:hanging="360"/>
      </w:pPr>
      <w:rPr>
        <w:rFonts w:ascii="Courier New" w:hAnsi="Courier New" w:hint="default"/>
      </w:rPr>
    </w:lvl>
    <w:lvl w:ilvl="8" w:tplc="FFAC187E">
      <w:start w:val="1"/>
      <w:numFmt w:val="bullet"/>
      <w:lvlText w:val=""/>
      <w:lvlJc w:val="left"/>
      <w:pPr>
        <w:ind w:left="6480" w:hanging="360"/>
      </w:pPr>
      <w:rPr>
        <w:rFonts w:ascii="Wingdings" w:hAnsi="Wingdings" w:hint="default"/>
      </w:rPr>
    </w:lvl>
  </w:abstractNum>
  <w:abstractNum w:abstractNumId="244" w15:restartNumberingAfterBreak="0">
    <w:nsid w:val="7233C8F9"/>
    <w:multiLevelType w:val="hybridMultilevel"/>
    <w:tmpl w:val="C1CA0310"/>
    <w:lvl w:ilvl="0" w:tplc="CEA88C6A">
      <w:start w:val="1"/>
      <w:numFmt w:val="bullet"/>
      <w:lvlText w:val=""/>
      <w:lvlJc w:val="left"/>
      <w:pPr>
        <w:ind w:left="720" w:hanging="360"/>
      </w:pPr>
      <w:rPr>
        <w:rFonts w:ascii="Symbol" w:hAnsi="Symbol" w:hint="default"/>
      </w:rPr>
    </w:lvl>
    <w:lvl w:ilvl="1" w:tplc="3FCA9696">
      <w:start w:val="1"/>
      <w:numFmt w:val="bullet"/>
      <w:lvlText w:val="o"/>
      <w:lvlJc w:val="left"/>
      <w:pPr>
        <w:ind w:left="1440" w:hanging="360"/>
      </w:pPr>
      <w:rPr>
        <w:rFonts w:ascii="Courier New" w:hAnsi="Courier New" w:hint="default"/>
      </w:rPr>
    </w:lvl>
    <w:lvl w:ilvl="2" w:tplc="793A0740">
      <w:start w:val="1"/>
      <w:numFmt w:val="bullet"/>
      <w:lvlText w:val=""/>
      <w:lvlJc w:val="left"/>
      <w:pPr>
        <w:ind w:left="2160" w:hanging="360"/>
      </w:pPr>
      <w:rPr>
        <w:rFonts w:ascii="Wingdings" w:hAnsi="Wingdings" w:hint="default"/>
      </w:rPr>
    </w:lvl>
    <w:lvl w:ilvl="3" w:tplc="9872BF90">
      <w:start w:val="1"/>
      <w:numFmt w:val="bullet"/>
      <w:lvlText w:val=""/>
      <w:lvlJc w:val="left"/>
      <w:pPr>
        <w:ind w:left="2880" w:hanging="360"/>
      </w:pPr>
      <w:rPr>
        <w:rFonts w:ascii="Symbol" w:hAnsi="Symbol" w:hint="default"/>
      </w:rPr>
    </w:lvl>
    <w:lvl w:ilvl="4" w:tplc="A5F66FF2">
      <w:start w:val="1"/>
      <w:numFmt w:val="bullet"/>
      <w:lvlText w:val="o"/>
      <w:lvlJc w:val="left"/>
      <w:pPr>
        <w:ind w:left="3600" w:hanging="360"/>
      </w:pPr>
      <w:rPr>
        <w:rFonts w:ascii="Courier New" w:hAnsi="Courier New" w:hint="default"/>
      </w:rPr>
    </w:lvl>
    <w:lvl w:ilvl="5" w:tplc="2A0671B0">
      <w:start w:val="1"/>
      <w:numFmt w:val="bullet"/>
      <w:lvlText w:val=""/>
      <w:lvlJc w:val="left"/>
      <w:pPr>
        <w:ind w:left="4320" w:hanging="360"/>
      </w:pPr>
      <w:rPr>
        <w:rFonts w:ascii="Wingdings" w:hAnsi="Wingdings" w:hint="default"/>
      </w:rPr>
    </w:lvl>
    <w:lvl w:ilvl="6" w:tplc="F5A8CE24">
      <w:start w:val="1"/>
      <w:numFmt w:val="bullet"/>
      <w:lvlText w:val=""/>
      <w:lvlJc w:val="left"/>
      <w:pPr>
        <w:ind w:left="5040" w:hanging="360"/>
      </w:pPr>
      <w:rPr>
        <w:rFonts w:ascii="Symbol" w:hAnsi="Symbol" w:hint="default"/>
      </w:rPr>
    </w:lvl>
    <w:lvl w:ilvl="7" w:tplc="E09C82DA">
      <w:start w:val="1"/>
      <w:numFmt w:val="bullet"/>
      <w:lvlText w:val="o"/>
      <w:lvlJc w:val="left"/>
      <w:pPr>
        <w:ind w:left="5760" w:hanging="360"/>
      </w:pPr>
      <w:rPr>
        <w:rFonts w:ascii="Courier New" w:hAnsi="Courier New" w:hint="default"/>
      </w:rPr>
    </w:lvl>
    <w:lvl w:ilvl="8" w:tplc="5BC63940">
      <w:start w:val="1"/>
      <w:numFmt w:val="bullet"/>
      <w:lvlText w:val=""/>
      <w:lvlJc w:val="left"/>
      <w:pPr>
        <w:ind w:left="6480" w:hanging="360"/>
      </w:pPr>
      <w:rPr>
        <w:rFonts w:ascii="Wingdings" w:hAnsi="Wingdings" w:hint="default"/>
      </w:rPr>
    </w:lvl>
  </w:abstractNum>
  <w:abstractNum w:abstractNumId="245" w15:restartNumberingAfterBreak="0">
    <w:nsid w:val="7303A099"/>
    <w:multiLevelType w:val="hybridMultilevel"/>
    <w:tmpl w:val="D2BE48A6"/>
    <w:lvl w:ilvl="0" w:tplc="74BEF844">
      <w:start w:val="1"/>
      <w:numFmt w:val="bullet"/>
      <w:lvlText w:val=""/>
      <w:lvlJc w:val="left"/>
      <w:pPr>
        <w:ind w:left="720" w:hanging="360"/>
      </w:pPr>
      <w:rPr>
        <w:rFonts w:ascii="Symbol" w:hAnsi="Symbol" w:hint="default"/>
      </w:rPr>
    </w:lvl>
    <w:lvl w:ilvl="1" w:tplc="D390C3D6">
      <w:start w:val="1"/>
      <w:numFmt w:val="bullet"/>
      <w:lvlText w:val="o"/>
      <w:lvlJc w:val="left"/>
      <w:pPr>
        <w:ind w:left="1440" w:hanging="360"/>
      </w:pPr>
      <w:rPr>
        <w:rFonts w:ascii="Courier New" w:hAnsi="Courier New" w:hint="default"/>
      </w:rPr>
    </w:lvl>
    <w:lvl w:ilvl="2" w:tplc="5D0608D6">
      <w:start w:val="1"/>
      <w:numFmt w:val="bullet"/>
      <w:lvlText w:val=""/>
      <w:lvlJc w:val="left"/>
      <w:pPr>
        <w:ind w:left="2160" w:hanging="360"/>
      </w:pPr>
      <w:rPr>
        <w:rFonts w:ascii="Wingdings" w:hAnsi="Wingdings" w:hint="default"/>
      </w:rPr>
    </w:lvl>
    <w:lvl w:ilvl="3" w:tplc="68B670A0">
      <w:start w:val="1"/>
      <w:numFmt w:val="bullet"/>
      <w:lvlText w:val=""/>
      <w:lvlJc w:val="left"/>
      <w:pPr>
        <w:ind w:left="2880" w:hanging="360"/>
      </w:pPr>
      <w:rPr>
        <w:rFonts w:ascii="Symbol" w:hAnsi="Symbol" w:hint="default"/>
      </w:rPr>
    </w:lvl>
    <w:lvl w:ilvl="4" w:tplc="2A9029D0">
      <w:start w:val="1"/>
      <w:numFmt w:val="bullet"/>
      <w:lvlText w:val="o"/>
      <w:lvlJc w:val="left"/>
      <w:pPr>
        <w:ind w:left="3600" w:hanging="360"/>
      </w:pPr>
      <w:rPr>
        <w:rFonts w:ascii="Courier New" w:hAnsi="Courier New" w:hint="default"/>
      </w:rPr>
    </w:lvl>
    <w:lvl w:ilvl="5" w:tplc="7EBECFB6">
      <w:start w:val="1"/>
      <w:numFmt w:val="bullet"/>
      <w:lvlText w:val=""/>
      <w:lvlJc w:val="left"/>
      <w:pPr>
        <w:ind w:left="4320" w:hanging="360"/>
      </w:pPr>
      <w:rPr>
        <w:rFonts w:ascii="Wingdings" w:hAnsi="Wingdings" w:hint="default"/>
      </w:rPr>
    </w:lvl>
    <w:lvl w:ilvl="6" w:tplc="35E64838">
      <w:start w:val="1"/>
      <w:numFmt w:val="bullet"/>
      <w:lvlText w:val=""/>
      <w:lvlJc w:val="left"/>
      <w:pPr>
        <w:ind w:left="5040" w:hanging="360"/>
      </w:pPr>
      <w:rPr>
        <w:rFonts w:ascii="Symbol" w:hAnsi="Symbol" w:hint="default"/>
      </w:rPr>
    </w:lvl>
    <w:lvl w:ilvl="7" w:tplc="D8ACEBAE">
      <w:start w:val="1"/>
      <w:numFmt w:val="bullet"/>
      <w:lvlText w:val="o"/>
      <w:lvlJc w:val="left"/>
      <w:pPr>
        <w:ind w:left="5760" w:hanging="360"/>
      </w:pPr>
      <w:rPr>
        <w:rFonts w:ascii="Courier New" w:hAnsi="Courier New" w:hint="default"/>
      </w:rPr>
    </w:lvl>
    <w:lvl w:ilvl="8" w:tplc="100A95A0">
      <w:start w:val="1"/>
      <w:numFmt w:val="bullet"/>
      <w:lvlText w:val=""/>
      <w:lvlJc w:val="left"/>
      <w:pPr>
        <w:ind w:left="6480" w:hanging="360"/>
      </w:pPr>
      <w:rPr>
        <w:rFonts w:ascii="Wingdings" w:hAnsi="Wingdings" w:hint="default"/>
      </w:rPr>
    </w:lvl>
  </w:abstractNum>
  <w:abstractNum w:abstractNumId="246" w15:restartNumberingAfterBreak="0">
    <w:nsid w:val="74A64981"/>
    <w:multiLevelType w:val="multilevel"/>
    <w:tmpl w:val="3392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4FB0608"/>
    <w:multiLevelType w:val="multilevel"/>
    <w:tmpl w:val="2E6A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544AFDE"/>
    <w:multiLevelType w:val="hybridMultilevel"/>
    <w:tmpl w:val="7C2E7338"/>
    <w:lvl w:ilvl="0" w:tplc="862E364E">
      <w:start w:val="1"/>
      <w:numFmt w:val="bullet"/>
      <w:lvlText w:val=""/>
      <w:lvlJc w:val="left"/>
      <w:pPr>
        <w:ind w:left="720" w:hanging="360"/>
      </w:pPr>
      <w:rPr>
        <w:rFonts w:ascii="Symbol" w:hAnsi="Symbol" w:hint="default"/>
      </w:rPr>
    </w:lvl>
    <w:lvl w:ilvl="1" w:tplc="AC4ED6C8">
      <w:start w:val="1"/>
      <w:numFmt w:val="bullet"/>
      <w:lvlText w:val="o"/>
      <w:lvlJc w:val="left"/>
      <w:pPr>
        <w:ind w:left="1440" w:hanging="360"/>
      </w:pPr>
      <w:rPr>
        <w:rFonts w:ascii="Courier New" w:hAnsi="Courier New" w:hint="default"/>
      </w:rPr>
    </w:lvl>
    <w:lvl w:ilvl="2" w:tplc="38D24046">
      <w:start w:val="1"/>
      <w:numFmt w:val="bullet"/>
      <w:lvlText w:val=""/>
      <w:lvlJc w:val="left"/>
      <w:pPr>
        <w:ind w:left="2160" w:hanging="360"/>
      </w:pPr>
      <w:rPr>
        <w:rFonts w:ascii="Wingdings" w:hAnsi="Wingdings" w:hint="default"/>
      </w:rPr>
    </w:lvl>
    <w:lvl w:ilvl="3" w:tplc="1B783F3A">
      <w:start w:val="1"/>
      <w:numFmt w:val="bullet"/>
      <w:lvlText w:val=""/>
      <w:lvlJc w:val="left"/>
      <w:pPr>
        <w:ind w:left="2880" w:hanging="360"/>
      </w:pPr>
      <w:rPr>
        <w:rFonts w:ascii="Symbol" w:hAnsi="Symbol" w:hint="default"/>
      </w:rPr>
    </w:lvl>
    <w:lvl w:ilvl="4" w:tplc="F3D4B9BA">
      <w:start w:val="1"/>
      <w:numFmt w:val="bullet"/>
      <w:lvlText w:val="o"/>
      <w:lvlJc w:val="left"/>
      <w:pPr>
        <w:ind w:left="3600" w:hanging="360"/>
      </w:pPr>
      <w:rPr>
        <w:rFonts w:ascii="Courier New" w:hAnsi="Courier New" w:hint="default"/>
      </w:rPr>
    </w:lvl>
    <w:lvl w:ilvl="5" w:tplc="ADA4E79A">
      <w:start w:val="1"/>
      <w:numFmt w:val="bullet"/>
      <w:lvlText w:val=""/>
      <w:lvlJc w:val="left"/>
      <w:pPr>
        <w:ind w:left="4320" w:hanging="360"/>
      </w:pPr>
      <w:rPr>
        <w:rFonts w:ascii="Wingdings" w:hAnsi="Wingdings" w:hint="default"/>
      </w:rPr>
    </w:lvl>
    <w:lvl w:ilvl="6" w:tplc="8D8CDE46">
      <w:start w:val="1"/>
      <w:numFmt w:val="bullet"/>
      <w:lvlText w:val=""/>
      <w:lvlJc w:val="left"/>
      <w:pPr>
        <w:ind w:left="5040" w:hanging="360"/>
      </w:pPr>
      <w:rPr>
        <w:rFonts w:ascii="Symbol" w:hAnsi="Symbol" w:hint="default"/>
      </w:rPr>
    </w:lvl>
    <w:lvl w:ilvl="7" w:tplc="D9C4D29E">
      <w:start w:val="1"/>
      <w:numFmt w:val="bullet"/>
      <w:lvlText w:val="o"/>
      <w:lvlJc w:val="left"/>
      <w:pPr>
        <w:ind w:left="5760" w:hanging="360"/>
      </w:pPr>
      <w:rPr>
        <w:rFonts w:ascii="Courier New" w:hAnsi="Courier New" w:hint="default"/>
      </w:rPr>
    </w:lvl>
    <w:lvl w:ilvl="8" w:tplc="AC640FCC">
      <w:start w:val="1"/>
      <w:numFmt w:val="bullet"/>
      <w:lvlText w:val=""/>
      <w:lvlJc w:val="left"/>
      <w:pPr>
        <w:ind w:left="6480" w:hanging="360"/>
      </w:pPr>
      <w:rPr>
        <w:rFonts w:ascii="Wingdings" w:hAnsi="Wingdings" w:hint="default"/>
      </w:rPr>
    </w:lvl>
  </w:abstractNum>
  <w:abstractNum w:abstractNumId="249" w15:restartNumberingAfterBreak="0">
    <w:nsid w:val="7694F826"/>
    <w:multiLevelType w:val="hybridMultilevel"/>
    <w:tmpl w:val="3D6A6922"/>
    <w:lvl w:ilvl="0" w:tplc="9CFAC1E4">
      <w:start w:val="1"/>
      <w:numFmt w:val="bullet"/>
      <w:lvlText w:val=""/>
      <w:lvlJc w:val="left"/>
      <w:pPr>
        <w:ind w:left="720" w:hanging="360"/>
      </w:pPr>
      <w:rPr>
        <w:rFonts w:ascii="Symbol" w:hAnsi="Symbol" w:hint="default"/>
      </w:rPr>
    </w:lvl>
    <w:lvl w:ilvl="1" w:tplc="013818EC">
      <w:start w:val="1"/>
      <w:numFmt w:val="bullet"/>
      <w:lvlText w:val="o"/>
      <w:lvlJc w:val="left"/>
      <w:pPr>
        <w:ind w:left="1440" w:hanging="360"/>
      </w:pPr>
      <w:rPr>
        <w:rFonts w:ascii="Courier New" w:hAnsi="Courier New" w:hint="default"/>
      </w:rPr>
    </w:lvl>
    <w:lvl w:ilvl="2" w:tplc="694043C2">
      <w:start w:val="1"/>
      <w:numFmt w:val="bullet"/>
      <w:lvlText w:val=""/>
      <w:lvlJc w:val="left"/>
      <w:pPr>
        <w:ind w:left="2160" w:hanging="360"/>
      </w:pPr>
      <w:rPr>
        <w:rFonts w:ascii="Wingdings" w:hAnsi="Wingdings" w:hint="default"/>
      </w:rPr>
    </w:lvl>
    <w:lvl w:ilvl="3" w:tplc="F25A31C8">
      <w:start w:val="1"/>
      <w:numFmt w:val="bullet"/>
      <w:lvlText w:val=""/>
      <w:lvlJc w:val="left"/>
      <w:pPr>
        <w:ind w:left="2880" w:hanging="360"/>
      </w:pPr>
      <w:rPr>
        <w:rFonts w:ascii="Symbol" w:hAnsi="Symbol" w:hint="default"/>
      </w:rPr>
    </w:lvl>
    <w:lvl w:ilvl="4" w:tplc="377ABAC0">
      <w:start w:val="1"/>
      <w:numFmt w:val="bullet"/>
      <w:lvlText w:val="o"/>
      <w:lvlJc w:val="left"/>
      <w:pPr>
        <w:ind w:left="3600" w:hanging="360"/>
      </w:pPr>
      <w:rPr>
        <w:rFonts w:ascii="Courier New" w:hAnsi="Courier New" w:hint="default"/>
      </w:rPr>
    </w:lvl>
    <w:lvl w:ilvl="5" w:tplc="0B48309E">
      <w:start w:val="1"/>
      <w:numFmt w:val="bullet"/>
      <w:lvlText w:val=""/>
      <w:lvlJc w:val="left"/>
      <w:pPr>
        <w:ind w:left="4320" w:hanging="360"/>
      </w:pPr>
      <w:rPr>
        <w:rFonts w:ascii="Wingdings" w:hAnsi="Wingdings" w:hint="default"/>
      </w:rPr>
    </w:lvl>
    <w:lvl w:ilvl="6" w:tplc="7202105C">
      <w:start w:val="1"/>
      <w:numFmt w:val="bullet"/>
      <w:lvlText w:val=""/>
      <w:lvlJc w:val="left"/>
      <w:pPr>
        <w:ind w:left="5040" w:hanging="360"/>
      </w:pPr>
      <w:rPr>
        <w:rFonts w:ascii="Symbol" w:hAnsi="Symbol" w:hint="default"/>
      </w:rPr>
    </w:lvl>
    <w:lvl w:ilvl="7" w:tplc="E6ACF53E">
      <w:start w:val="1"/>
      <w:numFmt w:val="bullet"/>
      <w:lvlText w:val="o"/>
      <w:lvlJc w:val="left"/>
      <w:pPr>
        <w:ind w:left="5760" w:hanging="360"/>
      </w:pPr>
      <w:rPr>
        <w:rFonts w:ascii="Courier New" w:hAnsi="Courier New" w:hint="default"/>
      </w:rPr>
    </w:lvl>
    <w:lvl w:ilvl="8" w:tplc="E85E2520">
      <w:start w:val="1"/>
      <w:numFmt w:val="bullet"/>
      <w:lvlText w:val=""/>
      <w:lvlJc w:val="left"/>
      <w:pPr>
        <w:ind w:left="6480" w:hanging="360"/>
      </w:pPr>
      <w:rPr>
        <w:rFonts w:ascii="Wingdings" w:hAnsi="Wingdings" w:hint="default"/>
      </w:rPr>
    </w:lvl>
  </w:abstractNum>
  <w:abstractNum w:abstractNumId="250" w15:restartNumberingAfterBreak="0">
    <w:nsid w:val="76F61F97"/>
    <w:multiLevelType w:val="multilevel"/>
    <w:tmpl w:val="3E4E8E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1" w15:restartNumberingAfterBreak="0">
    <w:nsid w:val="76FBAD09"/>
    <w:multiLevelType w:val="hybridMultilevel"/>
    <w:tmpl w:val="C9F69F9A"/>
    <w:lvl w:ilvl="0" w:tplc="5D52A534">
      <w:start w:val="1"/>
      <w:numFmt w:val="bullet"/>
      <w:lvlText w:val=""/>
      <w:lvlJc w:val="left"/>
      <w:pPr>
        <w:ind w:left="720" w:hanging="360"/>
      </w:pPr>
      <w:rPr>
        <w:rFonts w:ascii="Symbol" w:hAnsi="Symbol" w:hint="default"/>
      </w:rPr>
    </w:lvl>
    <w:lvl w:ilvl="1" w:tplc="56706294">
      <w:start w:val="1"/>
      <w:numFmt w:val="bullet"/>
      <w:lvlText w:val="o"/>
      <w:lvlJc w:val="left"/>
      <w:pPr>
        <w:ind w:left="1440" w:hanging="360"/>
      </w:pPr>
      <w:rPr>
        <w:rFonts w:ascii="Courier New" w:hAnsi="Courier New" w:hint="default"/>
      </w:rPr>
    </w:lvl>
    <w:lvl w:ilvl="2" w:tplc="38A0CD64">
      <w:start w:val="1"/>
      <w:numFmt w:val="bullet"/>
      <w:lvlText w:val=""/>
      <w:lvlJc w:val="left"/>
      <w:pPr>
        <w:ind w:left="2160" w:hanging="360"/>
      </w:pPr>
      <w:rPr>
        <w:rFonts w:ascii="Wingdings" w:hAnsi="Wingdings" w:hint="default"/>
      </w:rPr>
    </w:lvl>
    <w:lvl w:ilvl="3" w:tplc="2F7863D8">
      <w:start w:val="1"/>
      <w:numFmt w:val="bullet"/>
      <w:lvlText w:val=""/>
      <w:lvlJc w:val="left"/>
      <w:pPr>
        <w:ind w:left="2880" w:hanging="360"/>
      </w:pPr>
      <w:rPr>
        <w:rFonts w:ascii="Symbol" w:hAnsi="Symbol" w:hint="default"/>
      </w:rPr>
    </w:lvl>
    <w:lvl w:ilvl="4" w:tplc="B12EB27C">
      <w:start w:val="1"/>
      <w:numFmt w:val="bullet"/>
      <w:lvlText w:val="o"/>
      <w:lvlJc w:val="left"/>
      <w:pPr>
        <w:ind w:left="3600" w:hanging="360"/>
      </w:pPr>
      <w:rPr>
        <w:rFonts w:ascii="Courier New" w:hAnsi="Courier New" w:hint="default"/>
      </w:rPr>
    </w:lvl>
    <w:lvl w:ilvl="5" w:tplc="DDFA77AC">
      <w:start w:val="1"/>
      <w:numFmt w:val="bullet"/>
      <w:lvlText w:val=""/>
      <w:lvlJc w:val="left"/>
      <w:pPr>
        <w:ind w:left="4320" w:hanging="360"/>
      </w:pPr>
      <w:rPr>
        <w:rFonts w:ascii="Wingdings" w:hAnsi="Wingdings" w:hint="default"/>
      </w:rPr>
    </w:lvl>
    <w:lvl w:ilvl="6" w:tplc="A40CEA4E">
      <w:start w:val="1"/>
      <w:numFmt w:val="bullet"/>
      <w:lvlText w:val=""/>
      <w:lvlJc w:val="left"/>
      <w:pPr>
        <w:ind w:left="5040" w:hanging="360"/>
      </w:pPr>
      <w:rPr>
        <w:rFonts w:ascii="Symbol" w:hAnsi="Symbol" w:hint="default"/>
      </w:rPr>
    </w:lvl>
    <w:lvl w:ilvl="7" w:tplc="5A421C4C">
      <w:start w:val="1"/>
      <w:numFmt w:val="bullet"/>
      <w:lvlText w:val="o"/>
      <w:lvlJc w:val="left"/>
      <w:pPr>
        <w:ind w:left="5760" w:hanging="360"/>
      </w:pPr>
      <w:rPr>
        <w:rFonts w:ascii="Courier New" w:hAnsi="Courier New" w:hint="default"/>
      </w:rPr>
    </w:lvl>
    <w:lvl w:ilvl="8" w:tplc="DB668948">
      <w:start w:val="1"/>
      <w:numFmt w:val="bullet"/>
      <w:lvlText w:val=""/>
      <w:lvlJc w:val="left"/>
      <w:pPr>
        <w:ind w:left="6480" w:hanging="360"/>
      </w:pPr>
      <w:rPr>
        <w:rFonts w:ascii="Wingdings" w:hAnsi="Wingdings" w:hint="default"/>
      </w:rPr>
    </w:lvl>
  </w:abstractNum>
  <w:abstractNum w:abstractNumId="252" w15:restartNumberingAfterBreak="0">
    <w:nsid w:val="77B1EEB4"/>
    <w:multiLevelType w:val="hybridMultilevel"/>
    <w:tmpl w:val="D4463E78"/>
    <w:lvl w:ilvl="0" w:tplc="CAE082DE">
      <w:start w:val="1"/>
      <w:numFmt w:val="bullet"/>
      <w:lvlText w:val=""/>
      <w:lvlJc w:val="left"/>
      <w:pPr>
        <w:ind w:left="720" w:hanging="360"/>
      </w:pPr>
      <w:rPr>
        <w:rFonts w:ascii="Symbol" w:hAnsi="Symbol" w:hint="default"/>
      </w:rPr>
    </w:lvl>
    <w:lvl w:ilvl="1" w:tplc="F0D83B4A">
      <w:start w:val="1"/>
      <w:numFmt w:val="bullet"/>
      <w:lvlText w:val="o"/>
      <w:lvlJc w:val="left"/>
      <w:pPr>
        <w:ind w:left="1440" w:hanging="360"/>
      </w:pPr>
      <w:rPr>
        <w:rFonts w:ascii="Courier New" w:hAnsi="Courier New" w:hint="default"/>
      </w:rPr>
    </w:lvl>
    <w:lvl w:ilvl="2" w:tplc="FC20195A">
      <w:start w:val="1"/>
      <w:numFmt w:val="bullet"/>
      <w:lvlText w:val=""/>
      <w:lvlJc w:val="left"/>
      <w:pPr>
        <w:ind w:left="2160" w:hanging="360"/>
      </w:pPr>
      <w:rPr>
        <w:rFonts w:ascii="Wingdings" w:hAnsi="Wingdings" w:hint="default"/>
      </w:rPr>
    </w:lvl>
    <w:lvl w:ilvl="3" w:tplc="18607288">
      <w:start w:val="1"/>
      <w:numFmt w:val="bullet"/>
      <w:lvlText w:val=""/>
      <w:lvlJc w:val="left"/>
      <w:pPr>
        <w:ind w:left="2880" w:hanging="360"/>
      </w:pPr>
      <w:rPr>
        <w:rFonts w:ascii="Symbol" w:hAnsi="Symbol" w:hint="default"/>
      </w:rPr>
    </w:lvl>
    <w:lvl w:ilvl="4" w:tplc="7026EC36">
      <w:start w:val="1"/>
      <w:numFmt w:val="bullet"/>
      <w:lvlText w:val="o"/>
      <w:lvlJc w:val="left"/>
      <w:pPr>
        <w:ind w:left="3600" w:hanging="360"/>
      </w:pPr>
      <w:rPr>
        <w:rFonts w:ascii="Courier New" w:hAnsi="Courier New" w:hint="default"/>
      </w:rPr>
    </w:lvl>
    <w:lvl w:ilvl="5" w:tplc="76B44C74">
      <w:start w:val="1"/>
      <w:numFmt w:val="bullet"/>
      <w:lvlText w:val=""/>
      <w:lvlJc w:val="left"/>
      <w:pPr>
        <w:ind w:left="4320" w:hanging="360"/>
      </w:pPr>
      <w:rPr>
        <w:rFonts w:ascii="Wingdings" w:hAnsi="Wingdings" w:hint="default"/>
      </w:rPr>
    </w:lvl>
    <w:lvl w:ilvl="6" w:tplc="5F5CE9D2">
      <w:start w:val="1"/>
      <w:numFmt w:val="bullet"/>
      <w:lvlText w:val=""/>
      <w:lvlJc w:val="left"/>
      <w:pPr>
        <w:ind w:left="5040" w:hanging="360"/>
      </w:pPr>
      <w:rPr>
        <w:rFonts w:ascii="Symbol" w:hAnsi="Symbol" w:hint="default"/>
      </w:rPr>
    </w:lvl>
    <w:lvl w:ilvl="7" w:tplc="D1A8961E">
      <w:start w:val="1"/>
      <w:numFmt w:val="bullet"/>
      <w:lvlText w:val="o"/>
      <w:lvlJc w:val="left"/>
      <w:pPr>
        <w:ind w:left="5760" w:hanging="360"/>
      </w:pPr>
      <w:rPr>
        <w:rFonts w:ascii="Courier New" w:hAnsi="Courier New" w:hint="default"/>
      </w:rPr>
    </w:lvl>
    <w:lvl w:ilvl="8" w:tplc="9CA6FD7C">
      <w:start w:val="1"/>
      <w:numFmt w:val="bullet"/>
      <w:lvlText w:val=""/>
      <w:lvlJc w:val="left"/>
      <w:pPr>
        <w:ind w:left="6480" w:hanging="360"/>
      </w:pPr>
      <w:rPr>
        <w:rFonts w:ascii="Wingdings" w:hAnsi="Wingdings" w:hint="default"/>
      </w:rPr>
    </w:lvl>
  </w:abstractNum>
  <w:abstractNum w:abstractNumId="253" w15:restartNumberingAfterBreak="0">
    <w:nsid w:val="77DDE270"/>
    <w:multiLevelType w:val="hybridMultilevel"/>
    <w:tmpl w:val="BDFC101A"/>
    <w:lvl w:ilvl="0" w:tplc="FD0C606E">
      <w:start w:val="1"/>
      <w:numFmt w:val="bullet"/>
      <w:lvlText w:val=""/>
      <w:lvlJc w:val="left"/>
      <w:pPr>
        <w:ind w:left="720" w:hanging="360"/>
      </w:pPr>
      <w:rPr>
        <w:rFonts w:ascii="Symbol" w:hAnsi="Symbol" w:hint="default"/>
      </w:rPr>
    </w:lvl>
    <w:lvl w:ilvl="1" w:tplc="D556006E">
      <w:start w:val="1"/>
      <w:numFmt w:val="bullet"/>
      <w:lvlText w:val="o"/>
      <w:lvlJc w:val="left"/>
      <w:pPr>
        <w:ind w:left="1440" w:hanging="360"/>
      </w:pPr>
      <w:rPr>
        <w:rFonts w:ascii="Courier New" w:hAnsi="Courier New" w:hint="default"/>
      </w:rPr>
    </w:lvl>
    <w:lvl w:ilvl="2" w:tplc="EF7E524E">
      <w:start w:val="1"/>
      <w:numFmt w:val="bullet"/>
      <w:lvlText w:val=""/>
      <w:lvlJc w:val="left"/>
      <w:pPr>
        <w:ind w:left="2160" w:hanging="360"/>
      </w:pPr>
      <w:rPr>
        <w:rFonts w:ascii="Wingdings" w:hAnsi="Wingdings" w:hint="default"/>
      </w:rPr>
    </w:lvl>
    <w:lvl w:ilvl="3" w:tplc="1304C01A">
      <w:start w:val="1"/>
      <w:numFmt w:val="bullet"/>
      <w:lvlText w:val=""/>
      <w:lvlJc w:val="left"/>
      <w:pPr>
        <w:ind w:left="2880" w:hanging="360"/>
      </w:pPr>
      <w:rPr>
        <w:rFonts w:ascii="Symbol" w:hAnsi="Symbol" w:hint="default"/>
      </w:rPr>
    </w:lvl>
    <w:lvl w:ilvl="4" w:tplc="2B442E54">
      <w:start w:val="1"/>
      <w:numFmt w:val="bullet"/>
      <w:lvlText w:val="o"/>
      <w:lvlJc w:val="left"/>
      <w:pPr>
        <w:ind w:left="3600" w:hanging="360"/>
      </w:pPr>
      <w:rPr>
        <w:rFonts w:ascii="Courier New" w:hAnsi="Courier New" w:hint="default"/>
      </w:rPr>
    </w:lvl>
    <w:lvl w:ilvl="5" w:tplc="B4189D3A">
      <w:start w:val="1"/>
      <w:numFmt w:val="bullet"/>
      <w:lvlText w:val=""/>
      <w:lvlJc w:val="left"/>
      <w:pPr>
        <w:ind w:left="4320" w:hanging="360"/>
      </w:pPr>
      <w:rPr>
        <w:rFonts w:ascii="Wingdings" w:hAnsi="Wingdings" w:hint="default"/>
      </w:rPr>
    </w:lvl>
    <w:lvl w:ilvl="6" w:tplc="4F5CEF26">
      <w:start w:val="1"/>
      <w:numFmt w:val="bullet"/>
      <w:lvlText w:val=""/>
      <w:lvlJc w:val="left"/>
      <w:pPr>
        <w:ind w:left="5040" w:hanging="360"/>
      </w:pPr>
      <w:rPr>
        <w:rFonts w:ascii="Symbol" w:hAnsi="Symbol" w:hint="default"/>
      </w:rPr>
    </w:lvl>
    <w:lvl w:ilvl="7" w:tplc="18A86092">
      <w:start w:val="1"/>
      <w:numFmt w:val="bullet"/>
      <w:lvlText w:val="o"/>
      <w:lvlJc w:val="left"/>
      <w:pPr>
        <w:ind w:left="5760" w:hanging="360"/>
      </w:pPr>
      <w:rPr>
        <w:rFonts w:ascii="Courier New" w:hAnsi="Courier New" w:hint="default"/>
      </w:rPr>
    </w:lvl>
    <w:lvl w:ilvl="8" w:tplc="5F440682">
      <w:start w:val="1"/>
      <w:numFmt w:val="bullet"/>
      <w:lvlText w:val=""/>
      <w:lvlJc w:val="left"/>
      <w:pPr>
        <w:ind w:left="6480" w:hanging="360"/>
      </w:pPr>
      <w:rPr>
        <w:rFonts w:ascii="Wingdings" w:hAnsi="Wingdings" w:hint="default"/>
      </w:rPr>
    </w:lvl>
  </w:abstractNum>
  <w:abstractNum w:abstractNumId="254" w15:restartNumberingAfterBreak="0">
    <w:nsid w:val="78B2947B"/>
    <w:multiLevelType w:val="hybridMultilevel"/>
    <w:tmpl w:val="2F32FB2A"/>
    <w:lvl w:ilvl="0" w:tplc="1300387C">
      <w:start w:val="1"/>
      <w:numFmt w:val="bullet"/>
      <w:lvlText w:val=""/>
      <w:lvlJc w:val="left"/>
      <w:pPr>
        <w:ind w:left="720" w:hanging="360"/>
      </w:pPr>
      <w:rPr>
        <w:rFonts w:ascii="Symbol" w:hAnsi="Symbol" w:hint="default"/>
      </w:rPr>
    </w:lvl>
    <w:lvl w:ilvl="1" w:tplc="6C684930">
      <w:start w:val="1"/>
      <w:numFmt w:val="bullet"/>
      <w:lvlText w:val="o"/>
      <w:lvlJc w:val="left"/>
      <w:pPr>
        <w:ind w:left="1440" w:hanging="360"/>
      </w:pPr>
      <w:rPr>
        <w:rFonts w:ascii="Courier New" w:hAnsi="Courier New" w:hint="default"/>
      </w:rPr>
    </w:lvl>
    <w:lvl w:ilvl="2" w:tplc="1B6411DA">
      <w:start w:val="1"/>
      <w:numFmt w:val="bullet"/>
      <w:lvlText w:val=""/>
      <w:lvlJc w:val="left"/>
      <w:pPr>
        <w:ind w:left="2160" w:hanging="360"/>
      </w:pPr>
      <w:rPr>
        <w:rFonts w:ascii="Wingdings" w:hAnsi="Wingdings" w:hint="default"/>
      </w:rPr>
    </w:lvl>
    <w:lvl w:ilvl="3" w:tplc="2730E012">
      <w:start w:val="1"/>
      <w:numFmt w:val="bullet"/>
      <w:lvlText w:val=""/>
      <w:lvlJc w:val="left"/>
      <w:pPr>
        <w:ind w:left="2880" w:hanging="360"/>
      </w:pPr>
      <w:rPr>
        <w:rFonts w:ascii="Symbol" w:hAnsi="Symbol" w:hint="default"/>
      </w:rPr>
    </w:lvl>
    <w:lvl w:ilvl="4" w:tplc="B99C1BDE">
      <w:start w:val="1"/>
      <w:numFmt w:val="bullet"/>
      <w:lvlText w:val="o"/>
      <w:lvlJc w:val="left"/>
      <w:pPr>
        <w:ind w:left="3600" w:hanging="360"/>
      </w:pPr>
      <w:rPr>
        <w:rFonts w:ascii="Courier New" w:hAnsi="Courier New" w:hint="default"/>
      </w:rPr>
    </w:lvl>
    <w:lvl w:ilvl="5" w:tplc="604A62D2">
      <w:start w:val="1"/>
      <w:numFmt w:val="bullet"/>
      <w:lvlText w:val=""/>
      <w:lvlJc w:val="left"/>
      <w:pPr>
        <w:ind w:left="4320" w:hanging="360"/>
      </w:pPr>
      <w:rPr>
        <w:rFonts w:ascii="Wingdings" w:hAnsi="Wingdings" w:hint="default"/>
      </w:rPr>
    </w:lvl>
    <w:lvl w:ilvl="6" w:tplc="976CA052">
      <w:start w:val="1"/>
      <w:numFmt w:val="bullet"/>
      <w:lvlText w:val=""/>
      <w:lvlJc w:val="left"/>
      <w:pPr>
        <w:ind w:left="5040" w:hanging="360"/>
      </w:pPr>
      <w:rPr>
        <w:rFonts w:ascii="Symbol" w:hAnsi="Symbol" w:hint="default"/>
      </w:rPr>
    </w:lvl>
    <w:lvl w:ilvl="7" w:tplc="F8E02EB2">
      <w:start w:val="1"/>
      <w:numFmt w:val="bullet"/>
      <w:lvlText w:val="o"/>
      <w:lvlJc w:val="left"/>
      <w:pPr>
        <w:ind w:left="5760" w:hanging="360"/>
      </w:pPr>
      <w:rPr>
        <w:rFonts w:ascii="Courier New" w:hAnsi="Courier New" w:hint="default"/>
      </w:rPr>
    </w:lvl>
    <w:lvl w:ilvl="8" w:tplc="B5144D56">
      <w:start w:val="1"/>
      <w:numFmt w:val="bullet"/>
      <w:lvlText w:val=""/>
      <w:lvlJc w:val="left"/>
      <w:pPr>
        <w:ind w:left="6480" w:hanging="360"/>
      </w:pPr>
      <w:rPr>
        <w:rFonts w:ascii="Wingdings" w:hAnsi="Wingdings" w:hint="default"/>
      </w:rPr>
    </w:lvl>
  </w:abstractNum>
  <w:abstractNum w:abstractNumId="255" w15:restartNumberingAfterBreak="0">
    <w:nsid w:val="78C33FB1"/>
    <w:multiLevelType w:val="hybridMultilevel"/>
    <w:tmpl w:val="B43E628A"/>
    <w:lvl w:ilvl="0" w:tplc="C12A10B8">
      <w:start w:val="1"/>
      <w:numFmt w:val="bullet"/>
      <w:lvlText w:val=""/>
      <w:lvlJc w:val="left"/>
      <w:pPr>
        <w:ind w:left="720" w:hanging="360"/>
      </w:pPr>
      <w:rPr>
        <w:rFonts w:ascii="Symbol" w:hAnsi="Symbol" w:hint="default"/>
      </w:rPr>
    </w:lvl>
    <w:lvl w:ilvl="1" w:tplc="B0FC32BA">
      <w:start w:val="1"/>
      <w:numFmt w:val="bullet"/>
      <w:lvlText w:val="o"/>
      <w:lvlJc w:val="left"/>
      <w:pPr>
        <w:ind w:left="1440" w:hanging="360"/>
      </w:pPr>
      <w:rPr>
        <w:rFonts w:ascii="Courier New" w:hAnsi="Courier New" w:hint="default"/>
      </w:rPr>
    </w:lvl>
    <w:lvl w:ilvl="2" w:tplc="75DABD1C">
      <w:start w:val="1"/>
      <w:numFmt w:val="bullet"/>
      <w:lvlText w:val=""/>
      <w:lvlJc w:val="left"/>
      <w:pPr>
        <w:ind w:left="2160" w:hanging="360"/>
      </w:pPr>
      <w:rPr>
        <w:rFonts w:ascii="Wingdings" w:hAnsi="Wingdings" w:hint="default"/>
      </w:rPr>
    </w:lvl>
    <w:lvl w:ilvl="3" w:tplc="6AD4D3B2">
      <w:start w:val="1"/>
      <w:numFmt w:val="bullet"/>
      <w:lvlText w:val=""/>
      <w:lvlJc w:val="left"/>
      <w:pPr>
        <w:ind w:left="2880" w:hanging="360"/>
      </w:pPr>
      <w:rPr>
        <w:rFonts w:ascii="Symbol" w:hAnsi="Symbol" w:hint="default"/>
      </w:rPr>
    </w:lvl>
    <w:lvl w:ilvl="4" w:tplc="0CA2FA9C">
      <w:start w:val="1"/>
      <w:numFmt w:val="bullet"/>
      <w:lvlText w:val="o"/>
      <w:lvlJc w:val="left"/>
      <w:pPr>
        <w:ind w:left="3600" w:hanging="360"/>
      </w:pPr>
      <w:rPr>
        <w:rFonts w:ascii="Courier New" w:hAnsi="Courier New" w:hint="default"/>
      </w:rPr>
    </w:lvl>
    <w:lvl w:ilvl="5" w:tplc="E23817A4">
      <w:start w:val="1"/>
      <w:numFmt w:val="bullet"/>
      <w:lvlText w:val=""/>
      <w:lvlJc w:val="left"/>
      <w:pPr>
        <w:ind w:left="4320" w:hanging="360"/>
      </w:pPr>
      <w:rPr>
        <w:rFonts w:ascii="Wingdings" w:hAnsi="Wingdings" w:hint="default"/>
      </w:rPr>
    </w:lvl>
    <w:lvl w:ilvl="6" w:tplc="441E8B02">
      <w:start w:val="1"/>
      <w:numFmt w:val="bullet"/>
      <w:lvlText w:val=""/>
      <w:lvlJc w:val="left"/>
      <w:pPr>
        <w:ind w:left="5040" w:hanging="360"/>
      </w:pPr>
      <w:rPr>
        <w:rFonts w:ascii="Symbol" w:hAnsi="Symbol" w:hint="default"/>
      </w:rPr>
    </w:lvl>
    <w:lvl w:ilvl="7" w:tplc="70803A3C">
      <w:start w:val="1"/>
      <w:numFmt w:val="bullet"/>
      <w:lvlText w:val="o"/>
      <w:lvlJc w:val="left"/>
      <w:pPr>
        <w:ind w:left="5760" w:hanging="360"/>
      </w:pPr>
      <w:rPr>
        <w:rFonts w:ascii="Courier New" w:hAnsi="Courier New" w:hint="default"/>
      </w:rPr>
    </w:lvl>
    <w:lvl w:ilvl="8" w:tplc="97B8F2CA">
      <w:start w:val="1"/>
      <w:numFmt w:val="bullet"/>
      <w:lvlText w:val=""/>
      <w:lvlJc w:val="left"/>
      <w:pPr>
        <w:ind w:left="6480" w:hanging="360"/>
      </w:pPr>
      <w:rPr>
        <w:rFonts w:ascii="Wingdings" w:hAnsi="Wingdings" w:hint="default"/>
      </w:rPr>
    </w:lvl>
  </w:abstractNum>
  <w:abstractNum w:abstractNumId="256" w15:restartNumberingAfterBreak="0">
    <w:nsid w:val="790435BE"/>
    <w:multiLevelType w:val="hybridMultilevel"/>
    <w:tmpl w:val="B3D8EEC8"/>
    <w:lvl w:ilvl="0" w:tplc="0674CD10">
      <w:start w:val="1"/>
      <w:numFmt w:val="bullet"/>
      <w:lvlText w:val=""/>
      <w:lvlJc w:val="left"/>
      <w:pPr>
        <w:ind w:left="720" w:hanging="360"/>
      </w:pPr>
      <w:rPr>
        <w:rFonts w:ascii="Symbol" w:hAnsi="Symbol" w:hint="default"/>
      </w:rPr>
    </w:lvl>
    <w:lvl w:ilvl="1" w:tplc="9C281C36">
      <w:start w:val="1"/>
      <w:numFmt w:val="bullet"/>
      <w:lvlText w:val="o"/>
      <w:lvlJc w:val="left"/>
      <w:pPr>
        <w:ind w:left="1440" w:hanging="360"/>
      </w:pPr>
      <w:rPr>
        <w:rFonts w:ascii="Courier New" w:hAnsi="Courier New" w:hint="default"/>
      </w:rPr>
    </w:lvl>
    <w:lvl w:ilvl="2" w:tplc="8F6476BE">
      <w:start w:val="1"/>
      <w:numFmt w:val="bullet"/>
      <w:lvlText w:val=""/>
      <w:lvlJc w:val="left"/>
      <w:pPr>
        <w:ind w:left="2160" w:hanging="360"/>
      </w:pPr>
      <w:rPr>
        <w:rFonts w:ascii="Wingdings" w:hAnsi="Wingdings" w:hint="default"/>
      </w:rPr>
    </w:lvl>
    <w:lvl w:ilvl="3" w:tplc="F66C2026">
      <w:start w:val="1"/>
      <w:numFmt w:val="bullet"/>
      <w:lvlText w:val=""/>
      <w:lvlJc w:val="left"/>
      <w:pPr>
        <w:ind w:left="2880" w:hanging="360"/>
      </w:pPr>
      <w:rPr>
        <w:rFonts w:ascii="Symbol" w:hAnsi="Symbol" w:hint="default"/>
      </w:rPr>
    </w:lvl>
    <w:lvl w:ilvl="4" w:tplc="C60C518C">
      <w:start w:val="1"/>
      <w:numFmt w:val="bullet"/>
      <w:lvlText w:val="o"/>
      <w:lvlJc w:val="left"/>
      <w:pPr>
        <w:ind w:left="3600" w:hanging="360"/>
      </w:pPr>
      <w:rPr>
        <w:rFonts w:ascii="Courier New" w:hAnsi="Courier New" w:hint="default"/>
      </w:rPr>
    </w:lvl>
    <w:lvl w:ilvl="5" w:tplc="E0166CAC">
      <w:start w:val="1"/>
      <w:numFmt w:val="bullet"/>
      <w:lvlText w:val=""/>
      <w:lvlJc w:val="left"/>
      <w:pPr>
        <w:ind w:left="4320" w:hanging="360"/>
      </w:pPr>
      <w:rPr>
        <w:rFonts w:ascii="Wingdings" w:hAnsi="Wingdings" w:hint="default"/>
      </w:rPr>
    </w:lvl>
    <w:lvl w:ilvl="6" w:tplc="A59A7AC2">
      <w:start w:val="1"/>
      <w:numFmt w:val="bullet"/>
      <w:lvlText w:val=""/>
      <w:lvlJc w:val="left"/>
      <w:pPr>
        <w:ind w:left="5040" w:hanging="360"/>
      </w:pPr>
      <w:rPr>
        <w:rFonts w:ascii="Symbol" w:hAnsi="Symbol" w:hint="default"/>
      </w:rPr>
    </w:lvl>
    <w:lvl w:ilvl="7" w:tplc="F21A6784">
      <w:start w:val="1"/>
      <w:numFmt w:val="bullet"/>
      <w:lvlText w:val="o"/>
      <w:lvlJc w:val="left"/>
      <w:pPr>
        <w:ind w:left="5760" w:hanging="360"/>
      </w:pPr>
      <w:rPr>
        <w:rFonts w:ascii="Courier New" w:hAnsi="Courier New" w:hint="default"/>
      </w:rPr>
    </w:lvl>
    <w:lvl w:ilvl="8" w:tplc="CF58F58C">
      <w:start w:val="1"/>
      <w:numFmt w:val="bullet"/>
      <w:lvlText w:val=""/>
      <w:lvlJc w:val="left"/>
      <w:pPr>
        <w:ind w:left="6480" w:hanging="360"/>
      </w:pPr>
      <w:rPr>
        <w:rFonts w:ascii="Wingdings" w:hAnsi="Wingdings" w:hint="default"/>
      </w:rPr>
    </w:lvl>
  </w:abstractNum>
  <w:abstractNum w:abstractNumId="257" w15:restartNumberingAfterBreak="0">
    <w:nsid w:val="7AF60F05"/>
    <w:multiLevelType w:val="multilevel"/>
    <w:tmpl w:val="AACE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B25C2E3"/>
    <w:multiLevelType w:val="hybridMultilevel"/>
    <w:tmpl w:val="CD803C2A"/>
    <w:lvl w:ilvl="0" w:tplc="7CB8FCD4">
      <w:start w:val="1"/>
      <w:numFmt w:val="bullet"/>
      <w:lvlText w:val=""/>
      <w:lvlJc w:val="left"/>
      <w:pPr>
        <w:ind w:left="720" w:hanging="360"/>
      </w:pPr>
      <w:rPr>
        <w:rFonts w:ascii="Symbol" w:hAnsi="Symbol" w:hint="default"/>
      </w:rPr>
    </w:lvl>
    <w:lvl w:ilvl="1" w:tplc="DC0AEE2A">
      <w:start w:val="1"/>
      <w:numFmt w:val="bullet"/>
      <w:lvlText w:val="o"/>
      <w:lvlJc w:val="left"/>
      <w:pPr>
        <w:ind w:left="1440" w:hanging="360"/>
      </w:pPr>
      <w:rPr>
        <w:rFonts w:ascii="Courier New" w:hAnsi="Courier New" w:hint="default"/>
      </w:rPr>
    </w:lvl>
    <w:lvl w:ilvl="2" w:tplc="669840EA">
      <w:start w:val="1"/>
      <w:numFmt w:val="bullet"/>
      <w:lvlText w:val=""/>
      <w:lvlJc w:val="left"/>
      <w:pPr>
        <w:ind w:left="2160" w:hanging="360"/>
      </w:pPr>
      <w:rPr>
        <w:rFonts w:ascii="Wingdings" w:hAnsi="Wingdings" w:hint="default"/>
      </w:rPr>
    </w:lvl>
    <w:lvl w:ilvl="3" w:tplc="E21A9484">
      <w:start w:val="1"/>
      <w:numFmt w:val="bullet"/>
      <w:lvlText w:val=""/>
      <w:lvlJc w:val="left"/>
      <w:pPr>
        <w:ind w:left="2880" w:hanging="360"/>
      </w:pPr>
      <w:rPr>
        <w:rFonts w:ascii="Symbol" w:hAnsi="Symbol" w:hint="default"/>
      </w:rPr>
    </w:lvl>
    <w:lvl w:ilvl="4" w:tplc="301040CC">
      <w:start w:val="1"/>
      <w:numFmt w:val="bullet"/>
      <w:lvlText w:val="o"/>
      <w:lvlJc w:val="left"/>
      <w:pPr>
        <w:ind w:left="3600" w:hanging="360"/>
      </w:pPr>
      <w:rPr>
        <w:rFonts w:ascii="Courier New" w:hAnsi="Courier New" w:hint="default"/>
      </w:rPr>
    </w:lvl>
    <w:lvl w:ilvl="5" w:tplc="4FCCAA66">
      <w:start w:val="1"/>
      <w:numFmt w:val="bullet"/>
      <w:lvlText w:val=""/>
      <w:lvlJc w:val="left"/>
      <w:pPr>
        <w:ind w:left="4320" w:hanging="360"/>
      </w:pPr>
      <w:rPr>
        <w:rFonts w:ascii="Wingdings" w:hAnsi="Wingdings" w:hint="default"/>
      </w:rPr>
    </w:lvl>
    <w:lvl w:ilvl="6" w:tplc="A18618F8">
      <w:start w:val="1"/>
      <w:numFmt w:val="bullet"/>
      <w:lvlText w:val=""/>
      <w:lvlJc w:val="left"/>
      <w:pPr>
        <w:ind w:left="5040" w:hanging="360"/>
      </w:pPr>
      <w:rPr>
        <w:rFonts w:ascii="Symbol" w:hAnsi="Symbol" w:hint="default"/>
      </w:rPr>
    </w:lvl>
    <w:lvl w:ilvl="7" w:tplc="35AC7988">
      <w:start w:val="1"/>
      <w:numFmt w:val="bullet"/>
      <w:lvlText w:val="o"/>
      <w:lvlJc w:val="left"/>
      <w:pPr>
        <w:ind w:left="5760" w:hanging="360"/>
      </w:pPr>
      <w:rPr>
        <w:rFonts w:ascii="Courier New" w:hAnsi="Courier New" w:hint="default"/>
      </w:rPr>
    </w:lvl>
    <w:lvl w:ilvl="8" w:tplc="B94E750A">
      <w:start w:val="1"/>
      <w:numFmt w:val="bullet"/>
      <w:lvlText w:val=""/>
      <w:lvlJc w:val="left"/>
      <w:pPr>
        <w:ind w:left="6480" w:hanging="360"/>
      </w:pPr>
      <w:rPr>
        <w:rFonts w:ascii="Wingdings" w:hAnsi="Wingdings" w:hint="default"/>
      </w:rPr>
    </w:lvl>
  </w:abstractNum>
  <w:abstractNum w:abstractNumId="259" w15:restartNumberingAfterBreak="0">
    <w:nsid w:val="7BC025E7"/>
    <w:multiLevelType w:val="hybridMultilevel"/>
    <w:tmpl w:val="75861F18"/>
    <w:lvl w:ilvl="0" w:tplc="2B8AC7E8">
      <w:start w:val="1"/>
      <w:numFmt w:val="bullet"/>
      <w:lvlText w:val=""/>
      <w:lvlJc w:val="left"/>
      <w:pPr>
        <w:ind w:left="720" w:hanging="360"/>
      </w:pPr>
      <w:rPr>
        <w:rFonts w:ascii="Symbol" w:hAnsi="Symbol" w:hint="default"/>
      </w:rPr>
    </w:lvl>
    <w:lvl w:ilvl="1" w:tplc="991C3EE8">
      <w:start w:val="1"/>
      <w:numFmt w:val="bullet"/>
      <w:lvlText w:val="o"/>
      <w:lvlJc w:val="left"/>
      <w:pPr>
        <w:ind w:left="1440" w:hanging="360"/>
      </w:pPr>
      <w:rPr>
        <w:rFonts w:ascii="Courier New" w:hAnsi="Courier New" w:hint="default"/>
      </w:rPr>
    </w:lvl>
    <w:lvl w:ilvl="2" w:tplc="9EA6DA04">
      <w:start w:val="1"/>
      <w:numFmt w:val="bullet"/>
      <w:lvlText w:val=""/>
      <w:lvlJc w:val="left"/>
      <w:pPr>
        <w:ind w:left="2160" w:hanging="360"/>
      </w:pPr>
      <w:rPr>
        <w:rFonts w:ascii="Wingdings" w:hAnsi="Wingdings" w:hint="default"/>
      </w:rPr>
    </w:lvl>
    <w:lvl w:ilvl="3" w:tplc="74B601C2">
      <w:start w:val="1"/>
      <w:numFmt w:val="bullet"/>
      <w:lvlText w:val=""/>
      <w:lvlJc w:val="left"/>
      <w:pPr>
        <w:ind w:left="2880" w:hanging="360"/>
      </w:pPr>
      <w:rPr>
        <w:rFonts w:ascii="Symbol" w:hAnsi="Symbol" w:hint="default"/>
      </w:rPr>
    </w:lvl>
    <w:lvl w:ilvl="4" w:tplc="CBC6106E">
      <w:start w:val="1"/>
      <w:numFmt w:val="bullet"/>
      <w:lvlText w:val="o"/>
      <w:lvlJc w:val="left"/>
      <w:pPr>
        <w:ind w:left="3600" w:hanging="360"/>
      </w:pPr>
      <w:rPr>
        <w:rFonts w:ascii="Courier New" w:hAnsi="Courier New" w:hint="default"/>
      </w:rPr>
    </w:lvl>
    <w:lvl w:ilvl="5" w:tplc="89063096">
      <w:start w:val="1"/>
      <w:numFmt w:val="bullet"/>
      <w:lvlText w:val=""/>
      <w:lvlJc w:val="left"/>
      <w:pPr>
        <w:ind w:left="4320" w:hanging="360"/>
      </w:pPr>
      <w:rPr>
        <w:rFonts w:ascii="Wingdings" w:hAnsi="Wingdings" w:hint="default"/>
      </w:rPr>
    </w:lvl>
    <w:lvl w:ilvl="6" w:tplc="6AC6B006">
      <w:start w:val="1"/>
      <w:numFmt w:val="bullet"/>
      <w:lvlText w:val=""/>
      <w:lvlJc w:val="left"/>
      <w:pPr>
        <w:ind w:left="5040" w:hanging="360"/>
      </w:pPr>
      <w:rPr>
        <w:rFonts w:ascii="Symbol" w:hAnsi="Symbol" w:hint="default"/>
      </w:rPr>
    </w:lvl>
    <w:lvl w:ilvl="7" w:tplc="72244D4A">
      <w:start w:val="1"/>
      <w:numFmt w:val="bullet"/>
      <w:lvlText w:val="o"/>
      <w:lvlJc w:val="left"/>
      <w:pPr>
        <w:ind w:left="5760" w:hanging="360"/>
      </w:pPr>
      <w:rPr>
        <w:rFonts w:ascii="Courier New" w:hAnsi="Courier New" w:hint="default"/>
      </w:rPr>
    </w:lvl>
    <w:lvl w:ilvl="8" w:tplc="8FEA9168">
      <w:start w:val="1"/>
      <w:numFmt w:val="bullet"/>
      <w:lvlText w:val=""/>
      <w:lvlJc w:val="left"/>
      <w:pPr>
        <w:ind w:left="6480" w:hanging="360"/>
      </w:pPr>
      <w:rPr>
        <w:rFonts w:ascii="Wingdings" w:hAnsi="Wingdings" w:hint="default"/>
      </w:rPr>
    </w:lvl>
  </w:abstractNum>
  <w:abstractNum w:abstractNumId="260" w15:restartNumberingAfterBreak="0">
    <w:nsid w:val="7C3C090E"/>
    <w:multiLevelType w:val="hybridMultilevel"/>
    <w:tmpl w:val="108665EE"/>
    <w:lvl w:ilvl="0" w:tplc="E9448204">
      <w:start w:val="1"/>
      <w:numFmt w:val="bullet"/>
      <w:lvlText w:val=""/>
      <w:lvlJc w:val="left"/>
      <w:pPr>
        <w:ind w:left="720" w:hanging="360"/>
      </w:pPr>
      <w:rPr>
        <w:rFonts w:ascii="Symbol" w:hAnsi="Symbol" w:hint="default"/>
      </w:rPr>
    </w:lvl>
    <w:lvl w:ilvl="1" w:tplc="4752A610">
      <w:start w:val="1"/>
      <w:numFmt w:val="bullet"/>
      <w:lvlText w:val="o"/>
      <w:lvlJc w:val="left"/>
      <w:pPr>
        <w:ind w:left="1440" w:hanging="360"/>
      </w:pPr>
      <w:rPr>
        <w:rFonts w:ascii="Courier New" w:hAnsi="Courier New" w:hint="default"/>
      </w:rPr>
    </w:lvl>
    <w:lvl w:ilvl="2" w:tplc="50EE4180">
      <w:start w:val="1"/>
      <w:numFmt w:val="bullet"/>
      <w:lvlText w:val=""/>
      <w:lvlJc w:val="left"/>
      <w:pPr>
        <w:ind w:left="2160" w:hanging="360"/>
      </w:pPr>
      <w:rPr>
        <w:rFonts w:ascii="Wingdings" w:hAnsi="Wingdings" w:hint="default"/>
      </w:rPr>
    </w:lvl>
    <w:lvl w:ilvl="3" w:tplc="53868B5C">
      <w:start w:val="1"/>
      <w:numFmt w:val="bullet"/>
      <w:lvlText w:val=""/>
      <w:lvlJc w:val="left"/>
      <w:pPr>
        <w:ind w:left="2880" w:hanging="360"/>
      </w:pPr>
      <w:rPr>
        <w:rFonts w:ascii="Symbol" w:hAnsi="Symbol" w:hint="default"/>
      </w:rPr>
    </w:lvl>
    <w:lvl w:ilvl="4" w:tplc="DE749816">
      <w:start w:val="1"/>
      <w:numFmt w:val="bullet"/>
      <w:lvlText w:val="o"/>
      <w:lvlJc w:val="left"/>
      <w:pPr>
        <w:ind w:left="3600" w:hanging="360"/>
      </w:pPr>
      <w:rPr>
        <w:rFonts w:ascii="Courier New" w:hAnsi="Courier New" w:hint="default"/>
      </w:rPr>
    </w:lvl>
    <w:lvl w:ilvl="5" w:tplc="FAEE2C04">
      <w:start w:val="1"/>
      <w:numFmt w:val="bullet"/>
      <w:lvlText w:val=""/>
      <w:lvlJc w:val="left"/>
      <w:pPr>
        <w:ind w:left="4320" w:hanging="360"/>
      </w:pPr>
      <w:rPr>
        <w:rFonts w:ascii="Wingdings" w:hAnsi="Wingdings" w:hint="default"/>
      </w:rPr>
    </w:lvl>
    <w:lvl w:ilvl="6" w:tplc="E60E68BC">
      <w:start w:val="1"/>
      <w:numFmt w:val="bullet"/>
      <w:lvlText w:val=""/>
      <w:lvlJc w:val="left"/>
      <w:pPr>
        <w:ind w:left="5040" w:hanging="360"/>
      </w:pPr>
      <w:rPr>
        <w:rFonts w:ascii="Symbol" w:hAnsi="Symbol" w:hint="default"/>
      </w:rPr>
    </w:lvl>
    <w:lvl w:ilvl="7" w:tplc="6F406A16">
      <w:start w:val="1"/>
      <w:numFmt w:val="bullet"/>
      <w:lvlText w:val="o"/>
      <w:lvlJc w:val="left"/>
      <w:pPr>
        <w:ind w:left="5760" w:hanging="360"/>
      </w:pPr>
      <w:rPr>
        <w:rFonts w:ascii="Courier New" w:hAnsi="Courier New" w:hint="default"/>
      </w:rPr>
    </w:lvl>
    <w:lvl w:ilvl="8" w:tplc="648E0190">
      <w:start w:val="1"/>
      <w:numFmt w:val="bullet"/>
      <w:lvlText w:val=""/>
      <w:lvlJc w:val="left"/>
      <w:pPr>
        <w:ind w:left="6480" w:hanging="360"/>
      </w:pPr>
      <w:rPr>
        <w:rFonts w:ascii="Wingdings" w:hAnsi="Wingdings" w:hint="default"/>
      </w:rPr>
    </w:lvl>
  </w:abstractNum>
  <w:abstractNum w:abstractNumId="261" w15:restartNumberingAfterBreak="0">
    <w:nsid w:val="7C953D04"/>
    <w:multiLevelType w:val="multilevel"/>
    <w:tmpl w:val="E68C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CCF722C"/>
    <w:multiLevelType w:val="hybridMultilevel"/>
    <w:tmpl w:val="FC168DD6"/>
    <w:lvl w:ilvl="0" w:tplc="BCDA67E4">
      <w:start w:val="1"/>
      <w:numFmt w:val="bullet"/>
      <w:lvlText w:val=""/>
      <w:lvlJc w:val="left"/>
      <w:pPr>
        <w:ind w:left="720" w:hanging="360"/>
      </w:pPr>
      <w:rPr>
        <w:rFonts w:ascii="Symbol" w:hAnsi="Symbol" w:hint="default"/>
      </w:rPr>
    </w:lvl>
    <w:lvl w:ilvl="1" w:tplc="FFAE7AE8">
      <w:start w:val="1"/>
      <w:numFmt w:val="bullet"/>
      <w:lvlText w:val="o"/>
      <w:lvlJc w:val="left"/>
      <w:pPr>
        <w:ind w:left="1440" w:hanging="360"/>
      </w:pPr>
      <w:rPr>
        <w:rFonts w:ascii="Courier New" w:hAnsi="Courier New" w:hint="default"/>
      </w:rPr>
    </w:lvl>
    <w:lvl w:ilvl="2" w:tplc="925A205E">
      <w:start w:val="1"/>
      <w:numFmt w:val="bullet"/>
      <w:lvlText w:val=""/>
      <w:lvlJc w:val="left"/>
      <w:pPr>
        <w:ind w:left="2160" w:hanging="360"/>
      </w:pPr>
      <w:rPr>
        <w:rFonts w:ascii="Wingdings" w:hAnsi="Wingdings" w:hint="default"/>
      </w:rPr>
    </w:lvl>
    <w:lvl w:ilvl="3" w:tplc="07C8F7C0">
      <w:start w:val="1"/>
      <w:numFmt w:val="bullet"/>
      <w:lvlText w:val=""/>
      <w:lvlJc w:val="left"/>
      <w:pPr>
        <w:ind w:left="2880" w:hanging="360"/>
      </w:pPr>
      <w:rPr>
        <w:rFonts w:ascii="Symbol" w:hAnsi="Symbol" w:hint="default"/>
      </w:rPr>
    </w:lvl>
    <w:lvl w:ilvl="4" w:tplc="2E968E9A">
      <w:start w:val="1"/>
      <w:numFmt w:val="bullet"/>
      <w:lvlText w:val="o"/>
      <w:lvlJc w:val="left"/>
      <w:pPr>
        <w:ind w:left="3600" w:hanging="360"/>
      </w:pPr>
      <w:rPr>
        <w:rFonts w:ascii="Courier New" w:hAnsi="Courier New" w:hint="default"/>
      </w:rPr>
    </w:lvl>
    <w:lvl w:ilvl="5" w:tplc="0EC29758">
      <w:start w:val="1"/>
      <w:numFmt w:val="bullet"/>
      <w:lvlText w:val=""/>
      <w:lvlJc w:val="left"/>
      <w:pPr>
        <w:ind w:left="4320" w:hanging="360"/>
      </w:pPr>
      <w:rPr>
        <w:rFonts w:ascii="Wingdings" w:hAnsi="Wingdings" w:hint="default"/>
      </w:rPr>
    </w:lvl>
    <w:lvl w:ilvl="6" w:tplc="9FCCE36C">
      <w:start w:val="1"/>
      <w:numFmt w:val="bullet"/>
      <w:lvlText w:val=""/>
      <w:lvlJc w:val="left"/>
      <w:pPr>
        <w:ind w:left="5040" w:hanging="360"/>
      </w:pPr>
      <w:rPr>
        <w:rFonts w:ascii="Symbol" w:hAnsi="Symbol" w:hint="default"/>
      </w:rPr>
    </w:lvl>
    <w:lvl w:ilvl="7" w:tplc="40DA5248">
      <w:start w:val="1"/>
      <w:numFmt w:val="bullet"/>
      <w:lvlText w:val="o"/>
      <w:lvlJc w:val="left"/>
      <w:pPr>
        <w:ind w:left="5760" w:hanging="360"/>
      </w:pPr>
      <w:rPr>
        <w:rFonts w:ascii="Courier New" w:hAnsi="Courier New" w:hint="default"/>
      </w:rPr>
    </w:lvl>
    <w:lvl w:ilvl="8" w:tplc="157E0034">
      <w:start w:val="1"/>
      <w:numFmt w:val="bullet"/>
      <w:lvlText w:val=""/>
      <w:lvlJc w:val="left"/>
      <w:pPr>
        <w:ind w:left="6480" w:hanging="360"/>
      </w:pPr>
      <w:rPr>
        <w:rFonts w:ascii="Wingdings" w:hAnsi="Wingdings" w:hint="default"/>
      </w:rPr>
    </w:lvl>
  </w:abstractNum>
  <w:abstractNum w:abstractNumId="263" w15:restartNumberingAfterBreak="0">
    <w:nsid w:val="7CD13996"/>
    <w:multiLevelType w:val="multilevel"/>
    <w:tmpl w:val="D85A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CD3EFE8"/>
    <w:multiLevelType w:val="hybridMultilevel"/>
    <w:tmpl w:val="FB4C22B6"/>
    <w:lvl w:ilvl="0" w:tplc="26CE0FC2">
      <w:start w:val="1"/>
      <w:numFmt w:val="bullet"/>
      <w:lvlText w:val=""/>
      <w:lvlJc w:val="left"/>
      <w:pPr>
        <w:ind w:left="720" w:hanging="360"/>
      </w:pPr>
      <w:rPr>
        <w:rFonts w:ascii="Symbol" w:hAnsi="Symbol" w:hint="default"/>
      </w:rPr>
    </w:lvl>
    <w:lvl w:ilvl="1" w:tplc="F242883A">
      <w:start w:val="1"/>
      <w:numFmt w:val="bullet"/>
      <w:lvlText w:val="o"/>
      <w:lvlJc w:val="left"/>
      <w:pPr>
        <w:ind w:left="1440" w:hanging="360"/>
      </w:pPr>
      <w:rPr>
        <w:rFonts w:ascii="Courier New" w:hAnsi="Courier New" w:hint="default"/>
      </w:rPr>
    </w:lvl>
    <w:lvl w:ilvl="2" w:tplc="942010A4">
      <w:start w:val="1"/>
      <w:numFmt w:val="bullet"/>
      <w:lvlText w:val=""/>
      <w:lvlJc w:val="left"/>
      <w:pPr>
        <w:ind w:left="2160" w:hanging="360"/>
      </w:pPr>
      <w:rPr>
        <w:rFonts w:ascii="Wingdings" w:hAnsi="Wingdings" w:hint="default"/>
      </w:rPr>
    </w:lvl>
    <w:lvl w:ilvl="3" w:tplc="B0263126">
      <w:start w:val="1"/>
      <w:numFmt w:val="bullet"/>
      <w:lvlText w:val=""/>
      <w:lvlJc w:val="left"/>
      <w:pPr>
        <w:ind w:left="2880" w:hanging="360"/>
      </w:pPr>
      <w:rPr>
        <w:rFonts w:ascii="Symbol" w:hAnsi="Symbol" w:hint="default"/>
      </w:rPr>
    </w:lvl>
    <w:lvl w:ilvl="4" w:tplc="D308711A">
      <w:start w:val="1"/>
      <w:numFmt w:val="bullet"/>
      <w:lvlText w:val="o"/>
      <w:lvlJc w:val="left"/>
      <w:pPr>
        <w:ind w:left="3600" w:hanging="360"/>
      </w:pPr>
      <w:rPr>
        <w:rFonts w:ascii="Courier New" w:hAnsi="Courier New" w:hint="default"/>
      </w:rPr>
    </w:lvl>
    <w:lvl w:ilvl="5" w:tplc="4E301B3A">
      <w:start w:val="1"/>
      <w:numFmt w:val="bullet"/>
      <w:lvlText w:val=""/>
      <w:lvlJc w:val="left"/>
      <w:pPr>
        <w:ind w:left="4320" w:hanging="360"/>
      </w:pPr>
      <w:rPr>
        <w:rFonts w:ascii="Wingdings" w:hAnsi="Wingdings" w:hint="default"/>
      </w:rPr>
    </w:lvl>
    <w:lvl w:ilvl="6" w:tplc="FBF6CB2C">
      <w:start w:val="1"/>
      <w:numFmt w:val="bullet"/>
      <w:lvlText w:val=""/>
      <w:lvlJc w:val="left"/>
      <w:pPr>
        <w:ind w:left="5040" w:hanging="360"/>
      </w:pPr>
      <w:rPr>
        <w:rFonts w:ascii="Symbol" w:hAnsi="Symbol" w:hint="default"/>
      </w:rPr>
    </w:lvl>
    <w:lvl w:ilvl="7" w:tplc="EAC8B074">
      <w:start w:val="1"/>
      <w:numFmt w:val="bullet"/>
      <w:lvlText w:val="o"/>
      <w:lvlJc w:val="left"/>
      <w:pPr>
        <w:ind w:left="5760" w:hanging="360"/>
      </w:pPr>
      <w:rPr>
        <w:rFonts w:ascii="Courier New" w:hAnsi="Courier New" w:hint="default"/>
      </w:rPr>
    </w:lvl>
    <w:lvl w:ilvl="8" w:tplc="F1FCD0C4">
      <w:start w:val="1"/>
      <w:numFmt w:val="bullet"/>
      <w:lvlText w:val=""/>
      <w:lvlJc w:val="left"/>
      <w:pPr>
        <w:ind w:left="6480" w:hanging="360"/>
      </w:pPr>
      <w:rPr>
        <w:rFonts w:ascii="Wingdings" w:hAnsi="Wingdings" w:hint="default"/>
      </w:rPr>
    </w:lvl>
  </w:abstractNum>
  <w:abstractNum w:abstractNumId="265" w15:restartNumberingAfterBreak="0">
    <w:nsid w:val="7D016A4A"/>
    <w:multiLevelType w:val="multilevel"/>
    <w:tmpl w:val="B85C46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7D09B110"/>
    <w:multiLevelType w:val="hybridMultilevel"/>
    <w:tmpl w:val="33A0FB46"/>
    <w:lvl w:ilvl="0" w:tplc="301037FC">
      <w:start w:val="1"/>
      <w:numFmt w:val="bullet"/>
      <w:lvlText w:val=""/>
      <w:lvlJc w:val="left"/>
      <w:pPr>
        <w:ind w:left="720" w:hanging="360"/>
      </w:pPr>
      <w:rPr>
        <w:rFonts w:ascii="Symbol" w:hAnsi="Symbol" w:hint="default"/>
      </w:rPr>
    </w:lvl>
    <w:lvl w:ilvl="1" w:tplc="48962FAA">
      <w:start w:val="1"/>
      <w:numFmt w:val="bullet"/>
      <w:lvlText w:val="o"/>
      <w:lvlJc w:val="left"/>
      <w:pPr>
        <w:ind w:left="1440" w:hanging="360"/>
      </w:pPr>
      <w:rPr>
        <w:rFonts w:ascii="Courier New" w:hAnsi="Courier New" w:hint="default"/>
      </w:rPr>
    </w:lvl>
    <w:lvl w:ilvl="2" w:tplc="0AA0E7C0">
      <w:start w:val="1"/>
      <w:numFmt w:val="bullet"/>
      <w:lvlText w:val=""/>
      <w:lvlJc w:val="left"/>
      <w:pPr>
        <w:ind w:left="2160" w:hanging="360"/>
      </w:pPr>
      <w:rPr>
        <w:rFonts w:ascii="Wingdings" w:hAnsi="Wingdings" w:hint="default"/>
      </w:rPr>
    </w:lvl>
    <w:lvl w:ilvl="3" w:tplc="4790C126">
      <w:start w:val="1"/>
      <w:numFmt w:val="bullet"/>
      <w:lvlText w:val=""/>
      <w:lvlJc w:val="left"/>
      <w:pPr>
        <w:ind w:left="2880" w:hanging="360"/>
      </w:pPr>
      <w:rPr>
        <w:rFonts w:ascii="Symbol" w:hAnsi="Symbol" w:hint="default"/>
      </w:rPr>
    </w:lvl>
    <w:lvl w:ilvl="4" w:tplc="70EA4888">
      <w:start w:val="1"/>
      <w:numFmt w:val="bullet"/>
      <w:lvlText w:val="o"/>
      <w:lvlJc w:val="left"/>
      <w:pPr>
        <w:ind w:left="3600" w:hanging="360"/>
      </w:pPr>
      <w:rPr>
        <w:rFonts w:ascii="Courier New" w:hAnsi="Courier New" w:hint="default"/>
      </w:rPr>
    </w:lvl>
    <w:lvl w:ilvl="5" w:tplc="E7787434">
      <w:start w:val="1"/>
      <w:numFmt w:val="bullet"/>
      <w:lvlText w:val=""/>
      <w:lvlJc w:val="left"/>
      <w:pPr>
        <w:ind w:left="4320" w:hanging="360"/>
      </w:pPr>
      <w:rPr>
        <w:rFonts w:ascii="Wingdings" w:hAnsi="Wingdings" w:hint="default"/>
      </w:rPr>
    </w:lvl>
    <w:lvl w:ilvl="6" w:tplc="4F6EC7A2">
      <w:start w:val="1"/>
      <w:numFmt w:val="bullet"/>
      <w:lvlText w:val=""/>
      <w:lvlJc w:val="left"/>
      <w:pPr>
        <w:ind w:left="5040" w:hanging="360"/>
      </w:pPr>
      <w:rPr>
        <w:rFonts w:ascii="Symbol" w:hAnsi="Symbol" w:hint="default"/>
      </w:rPr>
    </w:lvl>
    <w:lvl w:ilvl="7" w:tplc="0478F1EA">
      <w:start w:val="1"/>
      <w:numFmt w:val="bullet"/>
      <w:lvlText w:val="o"/>
      <w:lvlJc w:val="left"/>
      <w:pPr>
        <w:ind w:left="5760" w:hanging="360"/>
      </w:pPr>
      <w:rPr>
        <w:rFonts w:ascii="Courier New" w:hAnsi="Courier New" w:hint="default"/>
      </w:rPr>
    </w:lvl>
    <w:lvl w:ilvl="8" w:tplc="279E2570">
      <w:start w:val="1"/>
      <w:numFmt w:val="bullet"/>
      <w:lvlText w:val=""/>
      <w:lvlJc w:val="left"/>
      <w:pPr>
        <w:ind w:left="6480" w:hanging="360"/>
      </w:pPr>
      <w:rPr>
        <w:rFonts w:ascii="Wingdings" w:hAnsi="Wingdings" w:hint="default"/>
      </w:rPr>
    </w:lvl>
  </w:abstractNum>
  <w:abstractNum w:abstractNumId="267" w15:restartNumberingAfterBreak="0">
    <w:nsid w:val="7DE2321A"/>
    <w:multiLevelType w:val="hybridMultilevel"/>
    <w:tmpl w:val="4C48B388"/>
    <w:lvl w:ilvl="0" w:tplc="118800C0">
      <w:start w:val="1"/>
      <w:numFmt w:val="bullet"/>
      <w:lvlText w:val=""/>
      <w:lvlJc w:val="left"/>
      <w:pPr>
        <w:ind w:left="720" w:hanging="360"/>
      </w:pPr>
      <w:rPr>
        <w:rFonts w:ascii="Symbol" w:hAnsi="Symbol" w:hint="default"/>
      </w:rPr>
    </w:lvl>
    <w:lvl w:ilvl="1" w:tplc="26528802">
      <w:start w:val="1"/>
      <w:numFmt w:val="bullet"/>
      <w:lvlText w:val="o"/>
      <w:lvlJc w:val="left"/>
      <w:pPr>
        <w:ind w:left="1440" w:hanging="360"/>
      </w:pPr>
      <w:rPr>
        <w:rFonts w:ascii="Courier New" w:hAnsi="Courier New" w:hint="default"/>
      </w:rPr>
    </w:lvl>
    <w:lvl w:ilvl="2" w:tplc="1E38C066">
      <w:start w:val="1"/>
      <w:numFmt w:val="bullet"/>
      <w:lvlText w:val=""/>
      <w:lvlJc w:val="left"/>
      <w:pPr>
        <w:ind w:left="2160" w:hanging="360"/>
      </w:pPr>
      <w:rPr>
        <w:rFonts w:ascii="Wingdings" w:hAnsi="Wingdings" w:hint="default"/>
      </w:rPr>
    </w:lvl>
    <w:lvl w:ilvl="3" w:tplc="B0F09E36">
      <w:start w:val="1"/>
      <w:numFmt w:val="bullet"/>
      <w:lvlText w:val=""/>
      <w:lvlJc w:val="left"/>
      <w:pPr>
        <w:ind w:left="2880" w:hanging="360"/>
      </w:pPr>
      <w:rPr>
        <w:rFonts w:ascii="Symbol" w:hAnsi="Symbol" w:hint="default"/>
      </w:rPr>
    </w:lvl>
    <w:lvl w:ilvl="4" w:tplc="0590D6A2">
      <w:start w:val="1"/>
      <w:numFmt w:val="bullet"/>
      <w:lvlText w:val="o"/>
      <w:lvlJc w:val="left"/>
      <w:pPr>
        <w:ind w:left="3600" w:hanging="360"/>
      </w:pPr>
      <w:rPr>
        <w:rFonts w:ascii="Courier New" w:hAnsi="Courier New" w:hint="default"/>
      </w:rPr>
    </w:lvl>
    <w:lvl w:ilvl="5" w:tplc="9B20C616">
      <w:start w:val="1"/>
      <w:numFmt w:val="bullet"/>
      <w:lvlText w:val=""/>
      <w:lvlJc w:val="left"/>
      <w:pPr>
        <w:ind w:left="4320" w:hanging="360"/>
      </w:pPr>
      <w:rPr>
        <w:rFonts w:ascii="Wingdings" w:hAnsi="Wingdings" w:hint="default"/>
      </w:rPr>
    </w:lvl>
    <w:lvl w:ilvl="6" w:tplc="D49CE3A6">
      <w:start w:val="1"/>
      <w:numFmt w:val="bullet"/>
      <w:lvlText w:val=""/>
      <w:lvlJc w:val="left"/>
      <w:pPr>
        <w:ind w:left="5040" w:hanging="360"/>
      </w:pPr>
      <w:rPr>
        <w:rFonts w:ascii="Symbol" w:hAnsi="Symbol" w:hint="default"/>
      </w:rPr>
    </w:lvl>
    <w:lvl w:ilvl="7" w:tplc="FC14243E">
      <w:start w:val="1"/>
      <w:numFmt w:val="bullet"/>
      <w:lvlText w:val="o"/>
      <w:lvlJc w:val="left"/>
      <w:pPr>
        <w:ind w:left="5760" w:hanging="360"/>
      </w:pPr>
      <w:rPr>
        <w:rFonts w:ascii="Courier New" w:hAnsi="Courier New" w:hint="default"/>
      </w:rPr>
    </w:lvl>
    <w:lvl w:ilvl="8" w:tplc="D3109088">
      <w:start w:val="1"/>
      <w:numFmt w:val="bullet"/>
      <w:lvlText w:val=""/>
      <w:lvlJc w:val="left"/>
      <w:pPr>
        <w:ind w:left="6480" w:hanging="360"/>
      </w:pPr>
      <w:rPr>
        <w:rFonts w:ascii="Wingdings" w:hAnsi="Wingdings" w:hint="default"/>
      </w:rPr>
    </w:lvl>
  </w:abstractNum>
  <w:abstractNum w:abstractNumId="268" w15:restartNumberingAfterBreak="0">
    <w:nsid w:val="7E3ADDBE"/>
    <w:multiLevelType w:val="hybridMultilevel"/>
    <w:tmpl w:val="4BF2EA9E"/>
    <w:lvl w:ilvl="0" w:tplc="56E852A6">
      <w:start w:val="1"/>
      <w:numFmt w:val="bullet"/>
      <w:lvlText w:val=""/>
      <w:lvlJc w:val="left"/>
      <w:pPr>
        <w:ind w:left="720" w:hanging="360"/>
      </w:pPr>
      <w:rPr>
        <w:rFonts w:ascii="Symbol" w:hAnsi="Symbol" w:hint="default"/>
      </w:rPr>
    </w:lvl>
    <w:lvl w:ilvl="1" w:tplc="3E524F12">
      <w:start w:val="1"/>
      <w:numFmt w:val="bullet"/>
      <w:lvlText w:val="o"/>
      <w:lvlJc w:val="left"/>
      <w:pPr>
        <w:ind w:left="1440" w:hanging="360"/>
      </w:pPr>
      <w:rPr>
        <w:rFonts w:ascii="Courier New" w:hAnsi="Courier New" w:hint="default"/>
      </w:rPr>
    </w:lvl>
    <w:lvl w:ilvl="2" w:tplc="CDA6E300">
      <w:start w:val="1"/>
      <w:numFmt w:val="bullet"/>
      <w:lvlText w:val=""/>
      <w:lvlJc w:val="left"/>
      <w:pPr>
        <w:ind w:left="2160" w:hanging="360"/>
      </w:pPr>
      <w:rPr>
        <w:rFonts w:ascii="Wingdings" w:hAnsi="Wingdings" w:hint="default"/>
      </w:rPr>
    </w:lvl>
    <w:lvl w:ilvl="3" w:tplc="0DDC3686">
      <w:start w:val="1"/>
      <w:numFmt w:val="bullet"/>
      <w:lvlText w:val=""/>
      <w:lvlJc w:val="left"/>
      <w:pPr>
        <w:ind w:left="2880" w:hanging="360"/>
      </w:pPr>
      <w:rPr>
        <w:rFonts w:ascii="Symbol" w:hAnsi="Symbol" w:hint="default"/>
      </w:rPr>
    </w:lvl>
    <w:lvl w:ilvl="4" w:tplc="221E62FA">
      <w:start w:val="1"/>
      <w:numFmt w:val="bullet"/>
      <w:lvlText w:val="o"/>
      <w:lvlJc w:val="left"/>
      <w:pPr>
        <w:ind w:left="3600" w:hanging="360"/>
      </w:pPr>
      <w:rPr>
        <w:rFonts w:ascii="Courier New" w:hAnsi="Courier New" w:hint="default"/>
      </w:rPr>
    </w:lvl>
    <w:lvl w:ilvl="5" w:tplc="81ECAF1E">
      <w:start w:val="1"/>
      <w:numFmt w:val="bullet"/>
      <w:lvlText w:val=""/>
      <w:lvlJc w:val="left"/>
      <w:pPr>
        <w:ind w:left="4320" w:hanging="360"/>
      </w:pPr>
      <w:rPr>
        <w:rFonts w:ascii="Wingdings" w:hAnsi="Wingdings" w:hint="default"/>
      </w:rPr>
    </w:lvl>
    <w:lvl w:ilvl="6" w:tplc="B11AE458">
      <w:start w:val="1"/>
      <w:numFmt w:val="bullet"/>
      <w:lvlText w:val=""/>
      <w:lvlJc w:val="left"/>
      <w:pPr>
        <w:ind w:left="5040" w:hanging="360"/>
      </w:pPr>
      <w:rPr>
        <w:rFonts w:ascii="Symbol" w:hAnsi="Symbol" w:hint="default"/>
      </w:rPr>
    </w:lvl>
    <w:lvl w:ilvl="7" w:tplc="B7B8B074">
      <w:start w:val="1"/>
      <w:numFmt w:val="bullet"/>
      <w:lvlText w:val="o"/>
      <w:lvlJc w:val="left"/>
      <w:pPr>
        <w:ind w:left="5760" w:hanging="360"/>
      </w:pPr>
      <w:rPr>
        <w:rFonts w:ascii="Courier New" w:hAnsi="Courier New" w:hint="default"/>
      </w:rPr>
    </w:lvl>
    <w:lvl w:ilvl="8" w:tplc="F0E4FD12">
      <w:start w:val="1"/>
      <w:numFmt w:val="bullet"/>
      <w:lvlText w:val=""/>
      <w:lvlJc w:val="left"/>
      <w:pPr>
        <w:ind w:left="6480" w:hanging="360"/>
      </w:pPr>
      <w:rPr>
        <w:rFonts w:ascii="Wingdings" w:hAnsi="Wingdings" w:hint="default"/>
      </w:rPr>
    </w:lvl>
  </w:abstractNum>
  <w:abstractNum w:abstractNumId="269" w15:restartNumberingAfterBreak="0">
    <w:nsid w:val="7E485560"/>
    <w:multiLevelType w:val="hybridMultilevel"/>
    <w:tmpl w:val="901C1BF4"/>
    <w:lvl w:ilvl="0" w:tplc="DBAE5064">
      <w:start w:val="1"/>
      <w:numFmt w:val="bullet"/>
      <w:lvlText w:val=""/>
      <w:lvlJc w:val="left"/>
      <w:pPr>
        <w:ind w:left="720" w:hanging="360"/>
      </w:pPr>
      <w:rPr>
        <w:rFonts w:ascii="Symbol" w:hAnsi="Symbol" w:hint="default"/>
      </w:rPr>
    </w:lvl>
    <w:lvl w:ilvl="1" w:tplc="8982AD44">
      <w:start w:val="1"/>
      <w:numFmt w:val="bullet"/>
      <w:lvlText w:val="o"/>
      <w:lvlJc w:val="left"/>
      <w:pPr>
        <w:ind w:left="1440" w:hanging="360"/>
      </w:pPr>
      <w:rPr>
        <w:rFonts w:ascii="Courier New" w:hAnsi="Courier New" w:hint="default"/>
      </w:rPr>
    </w:lvl>
    <w:lvl w:ilvl="2" w:tplc="8E2CB2C8">
      <w:start w:val="1"/>
      <w:numFmt w:val="bullet"/>
      <w:lvlText w:val=""/>
      <w:lvlJc w:val="left"/>
      <w:pPr>
        <w:ind w:left="2160" w:hanging="360"/>
      </w:pPr>
      <w:rPr>
        <w:rFonts w:ascii="Wingdings" w:hAnsi="Wingdings" w:hint="default"/>
      </w:rPr>
    </w:lvl>
    <w:lvl w:ilvl="3" w:tplc="1C8A245A">
      <w:start w:val="1"/>
      <w:numFmt w:val="bullet"/>
      <w:lvlText w:val=""/>
      <w:lvlJc w:val="left"/>
      <w:pPr>
        <w:ind w:left="2880" w:hanging="360"/>
      </w:pPr>
      <w:rPr>
        <w:rFonts w:ascii="Symbol" w:hAnsi="Symbol" w:hint="default"/>
      </w:rPr>
    </w:lvl>
    <w:lvl w:ilvl="4" w:tplc="FA902D0C">
      <w:start w:val="1"/>
      <w:numFmt w:val="bullet"/>
      <w:lvlText w:val="o"/>
      <w:lvlJc w:val="left"/>
      <w:pPr>
        <w:ind w:left="3600" w:hanging="360"/>
      </w:pPr>
      <w:rPr>
        <w:rFonts w:ascii="Courier New" w:hAnsi="Courier New" w:hint="default"/>
      </w:rPr>
    </w:lvl>
    <w:lvl w:ilvl="5" w:tplc="A198DEC4">
      <w:start w:val="1"/>
      <w:numFmt w:val="bullet"/>
      <w:lvlText w:val=""/>
      <w:lvlJc w:val="left"/>
      <w:pPr>
        <w:ind w:left="4320" w:hanging="360"/>
      </w:pPr>
      <w:rPr>
        <w:rFonts w:ascii="Wingdings" w:hAnsi="Wingdings" w:hint="default"/>
      </w:rPr>
    </w:lvl>
    <w:lvl w:ilvl="6" w:tplc="B5889AFA">
      <w:start w:val="1"/>
      <w:numFmt w:val="bullet"/>
      <w:lvlText w:val=""/>
      <w:lvlJc w:val="left"/>
      <w:pPr>
        <w:ind w:left="5040" w:hanging="360"/>
      </w:pPr>
      <w:rPr>
        <w:rFonts w:ascii="Symbol" w:hAnsi="Symbol" w:hint="default"/>
      </w:rPr>
    </w:lvl>
    <w:lvl w:ilvl="7" w:tplc="F8C2D94E">
      <w:start w:val="1"/>
      <w:numFmt w:val="bullet"/>
      <w:lvlText w:val="o"/>
      <w:lvlJc w:val="left"/>
      <w:pPr>
        <w:ind w:left="5760" w:hanging="360"/>
      </w:pPr>
      <w:rPr>
        <w:rFonts w:ascii="Courier New" w:hAnsi="Courier New" w:hint="default"/>
      </w:rPr>
    </w:lvl>
    <w:lvl w:ilvl="8" w:tplc="0C22D036">
      <w:start w:val="1"/>
      <w:numFmt w:val="bullet"/>
      <w:lvlText w:val=""/>
      <w:lvlJc w:val="left"/>
      <w:pPr>
        <w:ind w:left="6480" w:hanging="360"/>
      </w:pPr>
      <w:rPr>
        <w:rFonts w:ascii="Wingdings" w:hAnsi="Wingdings" w:hint="default"/>
      </w:rPr>
    </w:lvl>
  </w:abstractNum>
  <w:abstractNum w:abstractNumId="270" w15:restartNumberingAfterBreak="0">
    <w:nsid w:val="7ED3320A"/>
    <w:multiLevelType w:val="multilevel"/>
    <w:tmpl w:val="BD34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EF40D25"/>
    <w:multiLevelType w:val="hybridMultilevel"/>
    <w:tmpl w:val="C16A7C44"/>
    <w:lvl w:ilvl="0" w:tplc="9BB26E78">
      <w:start w:val="1"/>
      <w:numFmt w:val="bullet"/>
      <w:lvlText w:val=""/>
      <w:lvlJc w:val="left"/>
      <w:pPr>
        <w:ind w:left="720" w:hanging="360"/>
      </w:pPr>
      <w:rPr>
        <w:rFonts w:ascii="Symbol" w:hAnsi="Symbol" w:hint="default"/>
      </w:rPr>
    </w:lvl>
    <w:lvl w:ilvl="1" w:tplc="7564E3DC">
      <w:start w:val="1"/>
      <w:numFmt w:val="bullet"/>
      <w:lvlText w:val="o"/>
      <w:lvlJc w:val="left"/>
      <w:pPr>
        <w:ind w:left="1440" w:hanging="360"/>
      </w:pPr>
      <w:rPr>
        <w:rFonts w:ascii="Courier New" w:hAnsi="Courier New" w:hint="default"/>
      </w:rPr>
    </w:lvl>
    <w:lvl w:ilvl="2" w:tplc="34DC332E">
      <w:start w:val="1"/>
      <w:numFmt w:val="bullet"/>
      <w:lvlText w:val=""/>
      <w:lvlJc w:val="left"/>
      <w:pPr>
        <w:ind w:left="2160" w:hanging="360"/>
      </w:pPr>
      <w:rPr>
        <w:rFonts w:ascii="Wingdings" w:hAnsi="Wingdings" w:hint="default"/>
      </w:rPr>
    </w:lvl>
    <w:lvl w:ilvl="3" w:tplc="D6F4E7F2">
      <w:start w:val="1"/>
      <w:numFmt w:val="bullet"/>
      <w:lvlText w:val=""/>
      <w:lvlJc w:val="left"/>
      <w:pPr>
        <w:ind w:left="2880" w:hanging="360"/>
      </w:pPr>
      <w:rPr>
        <w:rFonts w:ascii="Symbol" w:hAnsi="Symbol" w:hint="default"/>
      </w:rPr>
    </w:lvl>
    <w:lvl w:ilvl="4" w:tplc="EE060C74">
      <w:start w:val="1"/>
      <w:numFmt w:val="bullet"/>
      <w:lvlText w:val="o"/>
      <w:lvlJc w:val="left"/>
      <w:pPr>
        <w:ind w:left="3600" w:hanging="360"/>
      </w:pPr>
      <w:rPr>
        <w:rFonts w:ascii="Courier New" w:hAnsi="Courier New" w:hint="default"/>
      </w:rPr>
    </w:lvl>
    <w:lvl w:ilvl="5" w:tplc="0DF019B6">
      <w:start w:val="1"/>
      <w:numFmt w:val="bullet"/>
      <w:lvlText w:val=""/>
      <w:lvlJc w:val="left"/>
      <w:pPr>
        <w:ind w:left="4320" w:hanging="360"/>
      </w:pPr>
      <w:rPr>
        <w:rFonts w:ascii="Wingdings" w:hAnsi="Wingdings" w:hint="default"/>
      </w:rPr>
    </w:lvl>
    <w:lvl w:ilvl="6" w:tplc="D6D4261C">
      <w:start w:val="1"/>
      <w:numFmt w:val="bullet"/>
      <w:lvlText w:val=""/>
      <w:lvlJc w:val="left"/>
      <w:pPr>
        <w:ind w:left="5040" w:hanging="360"/>
      </w:pPr>
      <w:rPr>
        <w:rFonts w:ascii="Symbol" w:hAnsi="Symbol" w:hint="default"/>
      </w:rPr>
    </w:lvl>
    <w:lvl w:ilvl="7" w:tplc="5FE8C594">
      <w:start w:val="1"/>
      <w:numFmt w:val="bullet"/>
      <w:lvlText w:val="o"/>
      <w:lvlJc w:val="left"/>
      <w:pPr>
        <w:ind w:left="5760" w:hanging="360"/>
      </w:pPr>
      <w:rPr>
        <w:rFonts w:ascii="Courier New" w:hAnsi="Courier New" w:hint="default"/>
      </w:rPr>
    </w:lvl>
    <w:lvl w:ilvl="8" w:tplc="7430D47C">
      <w:start w:val="1"/>
      <w:numFmt w:val="bullet"/>
      <w:lvlText w:val=""/>
      <w:lvlJc w:val="left"/>
      <w:pPr>
        <w:ind w:left="6480" w:hanging="360"/>
      </w:pPr>
      <w:rPr>
        <w:rFonts w:ascii="Wingdings" w:hAnsi="Wingdings" w:hint="default"/>
      </w:rPr>
    </w:lvl>
  </w:abstractNum>
  <w:abstractNum w:abstractNumId="272" w15:restartNumberingAfterBreak="0">
    <w:nsid w:val="7F9964D5"/>
    <w:multiLevelType w:val="multilevel"/>
    <w:tmpl w:val="04E4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FC57D23"/>
    <w:multiLevelType w:val="multilevel"/>
    <w:tmpl w:val="F028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0155533">
    <w:abstractNumId w:val="139"/>
  </w:num>
  <w:num w:numId="2" w16cid:durableId="202786894">
    <w:abstractNumId w:val="237"/>
  </w:num>
  <w:num w:numId="3" w16cid:durableId="424231891">
    <w:abstractNumId w:val="218"/>
  </w:num>
  <w:num w:numId="4" w16cid:durableId="1822844158">
    <w:abstractNumId w:val="135"/>
  </w:num>
  <w:num w:numId="5" w16cid:durableId="1741904540">
    <w:abstractNumId w:val="32"/>
  </w:num>
  <w:num w:numId="6" w16cid:durableId="552425965">
    <w:abstractNumId w:val="80"/>
  </w:num>
  <w:num w:numId="7" w16cid:durableId="248078338">
    <w:abstractNumId w:val="260"/>
  </w:num>
  <w:num w:numId="8" w16cid:durableId="7491222">
    <w:abstractNumId w:val="9"/>
  </w:num>
  <w:num w:numId="9" w16cid:durableId="1370300982">
    <w:abstractNumId w:val="232"/>
  </w:num>
  <w:num w:numId="10" w16cid:durableId="1401251587">
    <w:abstractNumId w:val="5"/>
  </w:num>
  <w:num w:numId="11" w16cid:durableId="873076230">
    <w:abstractNumId w:val="42"/>
  </w:num>
  <w:num w:numId="12" w16cid:durableId="856894738">
    <w:abstractNumId w:val="253"/>
  </w:num>
  <w:num w:numId="13" w16cid:durableId="1855335716">
    <w:abstractNumId w:val="132"/>
  </w:num>
  <w:num w:numId="14" w16cid:durableId="160506999">
    <w:abstractNumId w:val="59"/>
  </w:num>
  <w:num w:numId="15" w16cid:durableId="2014992315">
    <w:abstractNumId w:val="45"/>
  </w:num>
  <w:num w:numId="16" w16cid:durableId="1584098436">
    <w:abstractNumId w:val="157"/>
  </w:num>
  <w:num w:numId="17" w16cid:durableId="2122608092">
    <w:abstractNumId w:val="41"/>
  </w:num>
  <w:num w:numId="18" w16cid:durableId="480005333">
    <w:abstractNumId w:val="33"/>
  </w:num>
  <w:num w:numId="19" w16cid:durableId="1851413223">
    <w:abstractNumId w:val="141"/>
  </w:num>
  <w:num w:numId="20" w16cid:durableId="530842927">
    <w:abstractNumId w:val="215"/>
  </w:num>
  <w:num w:numId="21" w16cid:durableId="803279484">
    <w:abstractNumId w:val="154"/>
  </w:num>
  <w:num w:numId="22" w16cid:durableId="880557492">
    <w:abstractNumId w:val="216"/>
  </w:num>
  <w:num w:numId="23" w16cid:durableId="1203176420">
    <w:abstractNumId w:val="18"/>
  </w:num>
  <w:num w:numId="24" w16cid:durableId="499465372">
    <w:abstractNumId w:val="110"/>
  </w:num>
  <w:num w:numId="25" w16cid:durableId="1802647001">
    <w:abstractNumId w:val="8"/>
  </w:num>
  <w:num w:numId="26" w16cid:durableId="1352999490">
    <w:abstractNumId w:val="206"/>
  </w:num>
  <w:num w:numId="27" w16cid:durableId="797379638">
    <w:abstractNumId w:val="20"/>
  </w:num>
  <w:num w:numId="28" w16cid:durableId="1534734822">
    <w:abstractNumId w:val="62"/>
  </w:num>
  <w:num w:numId="29" w16cid:durableId="1301612281">
    <w:abstractNumId w:val="63"/>
  </w:num>
  <w:num w:numId="30" w16cid:durableId="1124809775">
    <w:abstractNumId w:val="22"/>
  </w:num>
  <w:num w:numId="31" w16cid:durableId="1202786429">
    <w:abstractNumId w:val="36"/>
  </w:num>
  <w:num w:numId="32" w16cid:durableId="1416366169">
    <w:abstractNumId w:val="265"/>
  </w:num>
  <w:num w:numId="33" w16cid:durableId="388261756">
    <w:abstractNumId w:val="207"/>
  </w:num>
  <w:num w:numId="34" w16cid:durableId="1925340277">
    <w:abstractNumId w:val="91"/>
  </w:num>
  <w:num w:numId="35" w16cid:durableId="1222986376">
    <w:abstractNumId w:val="144"/>
  </w:num>
  <w:num w:numId="36" w16cid:durableId="1099832604">
    <w:abstractNumId w:val="31"/>
  </w:num>
  <w:num w:numId="37" w16cid:durableId="846602797">
    <w:abstractNumId w:val="53"/>
  </w:num>
  <w:num w:numId="38" w16cid:durableId="416443040">
    <w:abstractNumId w:val="197"/>
  </w:num>
  <w:num w:numId="39" w16cid:durableId="555897966">
    <w:abstractNumId w:val="164"/>
  </w:num>
  <w:num w:numId="40" w16cid:durableId="1313832368">
    <w:abstractNumId w:val="14"/>
  </w:num>
  <w:num w:numId="41" w16cid:durableId="1562446130">
    <w:abstractNumId w:val="86"/>
  </w:num>
  <w:num w:numId="42" w16cid:durableId="1276792919">
    <w:abstractNumId w:val="236"/>
  </w:num>
  <w:num w:numId="43" w16cid:durableId="577137553">
    <w:abstractNumId w:val="239"/>
  </w:num>
  <w:num w:numId="44" w16cid:durableId="372849960">
    <w:abstractNumId w:val="226"/>
  </w:num>
  <w:num w:numId="45" w16cid:durableId="549732202">
    <w:abstractNumId w:val="209"/>
  </w:num>
  <w:num w:numId="46" w16cid:durableId="826702486">
    <w:abstractNumId w:val="168"/>
  </w:num>
  <w:num w:numId="47" w16cid:durableId="232668815">
    <w:abstractNumId w:val="67"/>
  </w:num>
  <w:num w:numId="48" w16cid:durableId="2136824965">
    <w:abstractNumId w:val="99"/>
  </w:num>
  <w:num w:numId="49" w16cid:durableId="1991598468">
    <w:abstractNumId w:val="51"/>
  </w:num>
  <w:num w:numId="50" w16cid:durableId="843865532">
    <w:abstractNumId w:val="160"/>
  </w:num>
  <w:num w:numId="51" w16cid:durableId="1949577904">
    <w:abstractNumId w:val="114"/>
  </w:num>
  <w:num w:numId="52" w16cid:durableId="1929384667">
    <w:abstractNumId w:val="231"/>
  </w:num>
  <w:num w:numId="53" w16cid:durableId="838035547">
    <w:abstractNumId w:val="66"/>
  </w:num>
  <w:num w:numId="54" w16cid:durableId="2116555931">
    <w:abstractNumId w:val="127"/>
  </w:num>
  <w:num w:numId="55" w16cid:durableId="552884135">
    <w:abstractNumId w:val="250"/>
  </w:num>
  <w:num w:numId="56" w16cid:durableId="1041247079">
    <w:abstractNumId w:val="79"/>
  </w:num>
  <w:num w:numId="57" w16cid:durableId="1824926550">
    <w:abstractNumId w:val="263"/>
  </w:num>
  <w:num w:numId="58" w16cid:durableId="115298851">
    <w:abstractNumId w:val="257"/>
  </w:num>
  <w:num w:numId="59" w16cid:durableId="1646083681">
    <w:abstractNumId w:val="230"/>
  </w:num>
  <w:num w:numId="60" w16cid:durableId="690304882">
    <w:abstractNumId w:val="145"/>
  </w:num>
  <w:num w:numId="61" w16cid:durableId="1299611001">
    <w:abstractNumId w:val="52"/>
  </w:num>
  <w:num w:numId="62" w16cid:durableId="20056513">
    <w:abstractNumId w:val="224"/>
  </w:num>
  <w:num w:numId="63" w16cid:durableId="1758166464">
    <w:abstractNumId w:val="184"/>
  </w:num>
  <w:num w:numId="64" w16cid:durableId="274097103">
    <w:abstractNumId w:val="29"/>
  </w:num>
  <w:num w:numId="65" w16cid:durableId="1546133960">
    <w:abstractNumId w:val="165"/>
  </w:num>
  <w:num w:numId="66" w16cid:durableId="466583199">
    <w:abstractNumId w:val="228"/>
  </w:num>
  <w:num w:numId="67" w16cid:durableId="1421681052">
    <w:abstractNumId w:val="143"/>
  </w:num>
  <w:num w:numId="68" w16cid:durableId="352655102">
    <w:abstractNumId w:val="194"/>
  </w:num>
  <w:num w:numId="69" w16cid:durableId="1269971944">
    <w:abstractNumId w:val="148"/>
  </w:num>
  <w:num w:numId="70" w16cid:durableId="981545939">
    <w:abstractNumId w:val="92"/>
  </w:num>
  <w:num w:numId="71" w16cid:durableId="1270889380">
    <w:abstractNumId w:val="176"/>
  </w:num>
  <w:num w:numId="72" w16cid:durableId="189805463">
    <w:abstractNumId w:val="192"/>
  </w:num>
  <w:num w:numId="73" w16cid:durableId="1054160787">
    <w:abstractNumId w:val="234"/>
  </w:num>
  <w:num w:numId="74" w16cid:durableId="842088502">
    <w:abstractNumId w:val="93"/>
  </w:num>
  <w:num w:numId="75" w16cid:durableId="1010179443">
    <w:abstractNumId w:val="46"/>
  </w:num>
  <w:num w:numId="76" w16cid:durableId="792287726">
    <w:abstractNumId w:val="271"/>
  </w:num>
  <w:num w:numId="77" w16cid:durableId="63644472">
    <w:abstractNumId w:val="118"/>
  </w:num>
  <w:num w:numId="78" w16cid:durableId="924456710">
    <w:abstractNumId w:val="133"/>
  </w:num>
  <w:num w:numId="79" w16cid:durableId="1685353935">
    <w:abstractNumId w:val="26"/>
  </w:num>
  <w:num w:numId="80" w16cid:durableId="1138571079">
    <w:abstractNumId w:val="269"/>
  </w:num>
  <w:num w:numId="81" w16cid:durableId="1763263019">
    <w:abstractNumId w:val="78"/>
  </w:num>
  <w:num w:numId="82" w16cid:durableId="585189964">
    <w:abstractNumId w:val="235"/>
  </w:num>
  <w:num w:numId="83" w16cid:durableId="810948395">
    <w:abstractNumId w:val="119"/>
  </w:num>
  <w:num w:numId="84" w16cid:durableId="914826345">
    <w:abstractNumId w:val="89"/>
  </w:num>
  <w:num w:numId="85" w16cid:durableId="769161314">
    <w:abstractNumId w:val="28"/>
  </w:num>
  <w:num w:numId="86" w16cid:durableId="1768426546">
    <w:abstractNumId w:val="100"/>
  </w:num>
  <w:num w:numId="87" w16cid:durableId="1258295348">
    <w:abstractNumId w:val="264"/>
  </w:num>
  <w:num w:numId="88" w16cid:durableId="629942129">
    <w:abstractNumId w:val="174"/>
  </w:num>
  <w:num w:numId="89" w16cid:durableId="1248925505">
    <w:abstractNumId w:val="94"/>
  </w:num>
  <w:num w:numId="90" w16cid:durableId="1827939667">
    <w:abstractNumId w:val="37"/>
  </w:num>
  <w:num w:numId="91" w16cid:durableId="2085912410">
    <w:abstractNumId w:val="152"/>
  </w:num>
  <w:num w:numId="92" w16cid:durableId="12533574">
    <w:abstractNumId w:val="35"/>
  </w:num>
  <w:num w:numId="93" w16cid:durableId="552078333">
    <w:abstractNumId w:val="188"/>
  </w:num>
  <w:num w:numId="94" w16cid:durableId="1632125787">
    <w:abstractNumId w:val="30"/>
  </w:num>
  <w:num w:numId="95" w16cid:durableId="485710485">
    <w:abstractNumId w:val="170"/>
  </w:num>
  <w:num w:numId="96" w16cid:durableId="374740052">
    <w:abstractNumId w:val="225"/>
  </w:num>
  <w:num w:numId="97" w16cid:durableId="2141996236">
    <w:abstractNumId w:val="122"/>
  </w:num>
  <w:num w:numId="98" w16cid:durableId="1235555653">
    <w:abstractNumId w:val="189"/>
  </w:num>
  <w:num w:numId="99" w16cid:durableId="1510830362">
    <w:abstractNumId w:val="13"/>
  </w:num>
  <w:num w:numId="100" w16cid:durableId="490222783">
    <w:abstractNumId w:val="134"/>
  </w:num>
  <w:num w:numId="101" w16cid:durableId="550533721">
    <w:abstractNumId w:val="173"/>
  </w:num>
  <w:num w:numId="102" w16cid:durableId="764883107">
    <w:abstractNumId w:val="97"/>
  </w:num>
  <w:num w:numId="103" w16cid:durableId="1384328178">
    <w:abstractNumId w:val="233"/>
  </w:num>
  <w:num w:numId="104" w16cid:durableId="325327188">
    <w:abstractNumId w:val="171"/>
  </w:num>
  <w:num w:numId="105" w16cid:durableId="1343125060">
    <w:abstractNumId w:val="245"/>
  </w:num>
  <w:num w:numId="106" w16cid:durableId="260795111">
    <w:abstractNumId w:val="15"/>
  </w:num>
  <w:num w:numId="107" w16cid:durableId="968362052">
    <w:abstractNumId w:val="205"/>
  </w:num>
  <w:num w:numId="108" w16cid:durableId="861672917">
    <w:abstractNumId w:val="181"/>
  </w:num>
  <w:num w:numId="109" w16cid:durableId="1082676856">
    <w:abstractNumId w:val="125"/>
  </w:num>
  <w:num w:numId="110" w16cid:durableId="1779138134">
    <w:abstractNumId w:val="270"/>
  </w:num>
  <w:num w:numId="111" w16cid:durableId="213737623">
    <w:abstractNumId w:val="203"/>
  </w:num>
  <w:num w:numId="112" w16cid:durableId="482628153">
    <w:abstractNumId w:val="124"/>
  </w:num>
  <w:num w:numId="113" w16cid:durableId="248775494">
    <w:abstractNumId w:val="88"/>
  </w:num>
  <w:num w:numId="114" w16cid:durableId="278681081">
    <w:abstractNumId w:val="185"/>
  </w:num>
  <w:num w:numId="115" w16cid:durableId="1239633826">
    <w:abstractNumId w:val="23"/>
  </w:num>
  <w:num w:numId="116" w16cid:durableId="1741908158">
    <w:abstractNumId w:val="179"/>
  </w:num>
  <w:num w:numId="117" w16cid:durableId="1412849438">
    <w:abstractNumId w:val="254"/>
  </w:num>
  <w:num w:numId="118" w16cid:durableId="813183261">
    <w:abstractNumId w:val="241"/>
  </w:num>
  <w:num w:numId="119" w16cid:durableId="1835409224">
    <w:abstractNumId w:val="183"/>
  </w:num>
  <w:num w:numId="120" w16cid:durableId="1394811535">
    <w:abstractNumId w:val="81"/>
  </w:num>
  <w:num w:numId="121" w16cid:durableId="1610310220">
    <w:abstractNumId w:val="186"/>
  </w:num>
  <w:num w:numId="122" w16cid:durableId="773860152">
    <w:abstractNumId w:val="123"/>
  </w:num>
  <w:num w:numId="123" w16cid:durableId="649869639">
    <w:abstractNumId w:val="85"/>
  </w:num>
  <w:num w:numId="124" w16cid:durableId="754015749">
    <w:abstractNumId w:val="204"/>
  </w:num>
  <w:num w:numId="125" w16cid:durableId="1607032820">
    <w:abstractNumId w:val="172"/>
  </w:num>
  <w:num w:numId="126" w16cid:durableId="2034574580">
    <w:abstractNumId w:val="131"/>
  </w:num>
  <w:num w:numId="127" w16cid:durableId="1263565871">
    <w:abstractNumId w:val="153"/>
  </w:num>
  <w:num w:numId="128" w16cid:durableId="1730182676">
    <w:abstractNumId w:val="129"/>
  </w:num>
  <w:num w:numId="129" w16cid:durableId="972098791">
    <w:abstractNumId w:val="256"/>
  </w:num>
  <w:num w:numId="130" w16cid:durableId="1388456530">
    <w:abstractNumId w:val="16"/>
  </w:num>
  <w:num w:numId="131" w16cid:durableId="709064302">
    <w:abstractNumId w:val="268"/>
  </w:num>
  <w:num w:numId="132" w16cid:durableId="377168329">
    <w:abstractNumId w:val="210"/>
  </w:num>
  <w:num w:numId="133" w16cid:durableId="995185679">
    <w:abstractNumId w:val="64"/>
  </w:num>
  <w:num w:numId="134" w16cid:durableId="1565293299">
    <w:abstractNumId w:val="200"/>
  </w:num>
  <w:num w:numId="135" w16cid:durableId="91752103">
    <w:abstractNumId w:val="48"/>
  </w:num>
  <w:num w:numId="136" w16cid:durableId="2007896230">
    <w:abstractNumId w:val="101"/>
  </w:num>
  <w:num w:numId="137" w16cid:durableId="1069575395">
    <w:abstractNumId w:val="130"/>
  </w:num>
  <w:num w:numId="138" w16cid:durableId="1982923239">
    <w:abstractNumId w:val="25"/>
  </w:num>
  <w:num w:numId="139" w16cid:durableId="319964814">
    <w:abstractNumId w:val="162"/>
  </w:num>
  <w:num w:numId="140" w16cid:durableId="820536127">
    <w:abstractNumId w:val="223"/>
  </w:num>
  <w:num w:numId="141" w16cid:durableId="902837871">
    <w:abstractNumId w:val="249"/>
  </w:num>
  <w:num w:numId="142" w16cid:durableId="1849522232">
    <w:abstractNumId w:val="57"/>
  </w:num>
  <w:num w:numId="143" w16cid:durableId="1016883489">
    <w:abstractNumId w:val="150"/>
  </w:num>
  <w:num w:numId="144" w16cid:durableId="1190920696">
    <w:abstractNumId w:val="87"/>
  </w:num>
  <w:num w:numId="145" w16cid:durableId="1236937889">
    <w:abstractNumId w:val="111"/>
  </w:num>
  <w:num w:numId="146" w16cid:durableId="1703558411">
    <w:abstractNumId w:val="211"/>
  </w:num>
  <w:num w:numId="147" w16cid:durableId="1172526269">
    <w:abstractNumId w:val="273"/>
  </w:num>
  <w:num w:numId="148" w16cid:durableId="1627084970">
    <w:abstractNumId w:val="47"/>
  </w:num>
  <w:num w:numId="149" w16cid:durableId="1204830863">
    <w:abstractNumId w:val="103"/>
  </w:num>
  <w:num w:numId="150" w16cid:durableId="362635801">
    <w:abstractNumId w:val="121"/>
  </w:num>
  <w:num w:numId="151" w16cid:durableId="2109083172">
    <w:abstractNumId w:val="56"/>
  </w:num>
  <w:num w:numId="152" w16cid:durableId="1240480950">
    <w:abstractNumId w:val="109"/>
  </w:num>
  <w:num w:numId="153" w16cid:durableId="1267494914">
    <w:abstractNumId w:val="68"/>
  </w:num>
  <w:num w:numId="154" w16cid:durableId="2004163012">
    <w:abstractNumId w:val="208"/>
  </w:num>
  <w:num w:numId="155" w16cid:durableId="2112310571">
    <w:abstractNumId w:val="201"/>
  </w:num>
  <w:num w:numId="156" w16cid:durableId="876165040">
    <w:abstractNumId w:val="104"/>
  </w:num>
  <w:num w:numId="157" w16cid:durableId="362098203">
    <w:abstractNumId w:val="19"/>
  </w:num>
  <w:num w:numId="158" w16cid:durableId="34042700">
    <w:abstractNumId w:val="4"/>
  </w:num>
  <w:num w:numId="159" w16cid:durableId="1342590064">
    <w:abstractNumId w:val="27"/>
  </w:num>
  <w:num w:numId="160" w16cid:durableId="75712587">
    <w:abstractNumId w:val="71"/>
  </w:num>
  <w:num w:numId="161" w16cid:durableId="136119095">
    <w:abstractNumId w:val="55"/>
  </w:num>
  <w:num w:numId="162" w16cid:durableId="1489247328">
    <w:abstractNumId w:val="44"/>
  </w:num>
  <w:num w:numId="163" w16cid:durableId="1550533354">
    <w:abstractNumId w:val="115"/>
  </w:num>
  <w:num w:numId="164" w16cid:durableId="1325477926">
    <w:abstractNumId w:val="147"/>
  </w:num>
  <w:num w:numId="165" w16cid:durableId="1501459210">
    <w:abstractNumId w:val="169"/>
  </w:num>
  <w:num w:numId="166" w16cid:durableId="1119103755">
    <w:abstractNumId w:val="54"/>
  </w:num>
  <w:num w:numId="167" w16cid:durableId="1755471078">
    <w:abstractNumId w:val="0"/>
  </w:num>
  <w:num w:numId="168" w16cid:durableId="1131363118">
    <w:abstractNumId w:val="107"/>
  </w:num>
  <w:num w:numId="169" w16cid:durableId="697850664">
    <w:abstractNumId w:val="70"/>
  </w:num>
  <w:num w:numId="170" w16cid:durableId="688262389">
    <w:abstractNumId w:val="155"/>
  </w:num>
  <w:num w:numId="171" w16cid:durableId="2049645107">
    <w:abstractNumId w:val="156"/>
  </w:num>
  <w:num w:numId="172" w16cid:durableId="3824530">
    <w:abstractNumId w:val="142"/>
  </w:num>
  <w:num w:numId="173" w16cid:durableId="854078738">
    <w:abstractNumId w:val="105"/>
  </w:num>
  <w:num w:numId="174" w16cid:durableId="1841579646">
    <w:abstractNumId w:val="84"/>
  </w:num>
  <w:num w:numId="175" w16cid:durableId="1592083364">
    <w:abstractNumId w:val="10"/>
  </w:num>
  <w:num w:numId="176" w16cid:durableId="1198545230">
    <w:abstractNumId w:val="58"/>
  </w:num>
  <w:num w:numId="177" w16cid:durableId="1761829528">
    <w:abstractNumId w:val="251"/>
  </w:num>
  <w:num w:numId="178" w16cid:durableId="131674457">
    <w:abstractNumId w:val="161"/>
  </w:num>
  <w:num w:numId="179" w16cid:durableId="2021664147">
    <w:abstractNumId w:val="6"/>
  </w:num>
  <w:num w:numId="180" w16cid:durableId="543711150">
    <w:abstractNumId w:val="126"/>
  </w:num>
  <w:num w:numId="181" w16cid:durableId="2145001116">
    <w:abstractNumId w:val="178"/>
  </w:num>
  <w:num w:numId="182" w16cid:durableId="283276081">
    <w:abstractNumId w:val="195"/>
  </w:num>
  <w:num w:numId="183" w16cid:durableId="1392533514">
    <w:abstractNumId w:val="180"/>
  </w:num>
  <w:num w:numId="184" w16cid:durableId="196285203">
    <w:abstractNumId w:val="267"/>
  </w:num>
  <w:num w:numId="185" w16cid:durableId="1628123470">
    <w:abstractNumId w:val="198"/>
  </w:num>
  <w:num w:numId="186" w16cid:durableId="1195533956">
    <w:abstractNumId w:val="243"/>
  </w:num>
  <w:num w:numId="187" w16cid:durableId="1238973361">
    <w:abstractNumId w:val="240"/>
  </w:num>
  <w:num w:numId="188" w16cid:durableId="1891569604">
    <w:abstractNumId w:val="255"/>
  </w:num>
  <w:num w:numId="189" w16cid:durableId="844054593">
    <w:abstractNumId w:val="190"/>
  </w:num>
  <w:num w:numId="190" w16cid:durableId="1668098685">
    <w:abstractNumId w:val="24"/>
  </w:num>
  <w:num w:numId="191" w16cid:durableId="779184580">
    <w:abstractNumId w:val="151"/>
  </w:num>
  <w:num w:numId="192" w16cid:durableId="618226485">
    <w:abstractNumId w:val="102"/>
  </w:num>
  <w:num w:numId="193" w16cid:durableId="744374469">
    <w:abstractNumId w:val="77"/>
  </w:num>
  <w:num w:numId="194" w16cid:durableId="1193112172">
    <w:abstractNumId w:val="227"/>
  </w:num>
  <w:num w:numId="195" w16cid:durableId="1457023394">
    <w:abstractNumId w:val="214"/>
  </w:num>
  <w:num w:numId="196" w16cid:durableId="597064561">
    <w:abstractNumId w:val="149"/>
  </w:num>
  <w:num w:numId="197" w16cid:durableId="1128014021">
    <w:abstractNumId w:val="193"/>
  </w:num>
  <w:num w:numId="198" w16cid:durableId="126900672">
    <w:abstractNumId w:val="202"/>
  </w:num>
  <w:num w:numId="199" w16cid:durableId="19555482">
    <w:abstractNumId w:val="221"/>
  </w:num>
  <w:num w:numId="200" w16cid:durableId="472985412">
    <w:abstractNumId w:val="40"/>
  </w:num>
  <w:num w:numId="201" w16cid:durableId="634138453">
    <w:abstractNumId w:val="3"/>
  </w:num>
  <w:num w:numId="202" w16cid:durableId="828253897">
    <w:abstractNumId w:val="21"/>
  </w:num>
  <w:num w:numId="203" w16cid:durableId="1932085185">
    <w:abstractNumId w:val="106"/>
  </w:num>
  <w:num w:numId="204" w16cid:durableId="1022821726">
    <w:abstractNumId w:val="261"/>
  </w:num>
  <w:num w:numId="205" w16cid:durableId="933562065">
    <w:abstractNumId w:val="138"/>
  </w:num>
  <w:num w:numId="206" w16cid:durableId="1014183720">
    <w:abstractNumId w:val="73"/>
  </w:num>
  <w:num w:numId="207" w16cid:durableId="1571575448">
    <w:abstractNumId w:val="113"/>
  </w:num>
  <w:num w:numId="208" w16cid:durableId="1690637706">
    <w:abstractNumId w:val="196"/>
  </w:num>
  <w:num w:numId="209" w16cid:durableId="198783933">
    <w:abstractNumId w:val="2"/>
  </w:num>
  <w:num w:numId="210" w16cid:durableId="1381174382">
    <w:abstractNumId w:val="50"/>
  </w:num>
  <w:num w:numId="211" w16cid:durableId="1681078651">
    <w:abstractNumId w:val="11"/>
  </w:num>
  <w:num w:numId="212" w16cid:durableId="1727559009">
    <w:abstractNumId w:val="247"/>
  </w:num>
  <w:num w:numId="213" w16cid:durableId="603537177">
    <w:abstractNumId w:val="187"/>
  </w:num>
  <w:num w:numId="214" w16cid:durableId="494148776">
    <w:abstractNumId w:val="222"/>
  </w:num>
  <w:num w:numId="215" w16cid:durableId="948392555">
    <w:abstractNumId w:val="1"/>
  </w:num>
  <w:num w:numId="216" w16cid:durableId="72440242">
    <w:abstractNumId w:val="158"/>
  </w:num>
  <w:num w:numId="217" w16cid:durableId="799884105">
    <w:abstractNumId w:val="82"/>
  </w:num>
  <w:num w:numId="218" w16cid:durableId="1259168739">
    <w:abstractNumId w:val="272"/>
  </w:num>
  <w:num w:numId="219" w16cid:durableId="1887137697">
    <w:abstractNumId w:val="177"/>
  </w:num>
  <w:num w:numId="220" w16cid:durableId="1217618188">
    <w:abstractNumId w:val="182"/>
  </w:num>
  <w:num w:numId="221" w16cid:durableId="269700967">
    <w:abstractNumId w:val="220"/>
  </w:num>
  <w:num w:numId="222" w16cid:durableId="1760132272">
    <w:abstractNumId w:val="246"/>
  </w:num>
  <w:num w:numId="223" w16cid:durableId="1850555703">
    <w:abstractNumId w:val="112"/>
  </w:num>
  <w:num w:numId="224" w16cid:durableId="1845240494">
    <w:abstractNumId w:val="76"/>
  </w:num>
  <w:num w:numId="225" w16cid:durableId="1507939449">
    <w:abstractNumId w:val="117"/>
  </w:num>
  <w:num w:numId="226" w16cid:durableId="99110386">
    <w:abstractNumId w:val="238"/>
  </w:num>
  <w:num w:numId="227" w16cid:durableId="836648555">
    <w:abstractNumId w:val="74"/>
  </w:num>
  <w:num w:numId="228" w16cid:durableId="1153525332">
    <w:abstractNumId w:val="72"/>
  </w:num>
  <w:num w:numId="229" w16cid:durableId="792092990">
    <w:abstractNumId w:val="219"/>
  </w:num>
  <w:num w:numId="230" w16cid:durableId="1234194227">
    <w:abstractNumId w:val="167"/>
  </w:num>
  <w:num w:numId="231" w16cid:durableId="19477868">
    <w:abstractNumId w:val="75"/>
  </w:num>
  <w:num w:numId="232" w16cid:durableId="464154465">
    <w:abstractNumId w:val="90"/>
  </w:num>
  <w:num w:numId="233" w16cid:durableId="501816773">
    <w:abstractNumId w:val="61"/>
  </w:num>
  <w:num w:numId="234" w16cid:durableId="1298413304">
    <w:abstractNumId w:val="108"/>
  </w:num>
  <w:num w:numId="235" w16cid:durableId="423384451">
    <w:abstractNumId w:val="17"/>
  </w:num>
  <w:num w:numId="236" w16cid:durableId="1200163783">
    <w:abstractNumId w:val="128"/>
  </w:num>
  <w:num w:numId="237" w16cid:durableId="749817384">
    <w:abstractNumId w:val="137"/>
  </w:num>
  <w:num w:numId="238" w16cid:durableId="1797600124">
    <w:abstractNumId w:val="140"/>
  </w:num>
  <w:num w:numId="239" w16cid:durableId="1552770159">
    <w:abstractNumId w:val="12"/>
  </w:num>
  <w:num w:numId="240" w16cid:durableId="186722344">
    <w:abstractNumId w:val="258"/>
  </w:num>
  <w:num w:numId="241" w16cid:durableId="682782329">
    <w:abstractNumId w:val="95"/>
  </w:num>
  <w:num w:numId="242" w16cid:durableId="2145585366">
    <w:abstractNumId w:val="262"/>
  </w:num>
  <w:num w:numId="243" w16cid:durableId="2102290031">
    <w:abstractNumId w:val="217"/>
  </w:num>
  <w:num w:numId="244" w16cid:durableId="1120689231">
    <w:abstractNumId w:val="244"/>
  </w:num>
  <w:num w:numId="245" w16cid:durableId="798650106">
    <w:abstractNumId w:val="146"/>
  </w:num>
  <w:num w:numId="246" w16cid:durableId="1471823982">
    <w:abstractNumId w:val="83"/>
  </w:num>
  <w:num w:numId="247" w16cid:durableId="2007587899">
    <w:abstractNumId w:val="116"/>
  </w:num>
  <w:num w:numId="248" w16cid:durableId="997728433">
    <w:abstractNumId w:val="136"/>
  </w:num>
  <w:num w:numId="249" w16cid:durableId="1076323703">
    <w:abstractNumId w:val="248"/>
  </w:num>
  <w:num w:numId="250" w16cid:durableId="301469829">
    <w:abstractNumId w:val="266"/>
  </w:num>
  <w:num w:numId="251" w16cid:durableId="2091416838">
    <w:abstractNumId w:val="212"/>
  </w:num>
  <w:num w:numId="252" w16cid:durableId="257830804">
    <w:abstractNumId w:val="166"/>
  </w:num>
  <w:num w:numId="253" w16cid:durableId="1988123680">
    <w:abstractNumId w:val="229"/>
  </w:num>
  <w:num w:numId="254" w16cid:durableId="1580556293">
    <w:abstractNumId w:val="65"/>
  </w:num>
  <w:num w:numId="255" w16cid:durableId="1370256426">
    <w:abstractNumId w:val="96"/>
  </w:num>
  <w:num w:numId="256" w16cid:durableId="887110118">
    <w:abstractNumId w:val="98"/>
  </w:num>
  <w:num w:numId="257" w16cid:durableId="438063575">
    <w:abstractNumId w:val="38"/>
  </w:num>
  <w:num w:numId="258" w16cid:durableId="958297603">
    <w:abstractNumId w:val="175"/>
  </w:num>
  <w:num w:numId="259" w16cid:durableId="917910932">
    <w:abstractNumId w:val="242"/>
  </w:num>
  <w:num w:numId="260" w16cid:durableId="48385517">
    <w:abstractNumId w:val="199"/>
  </w:num>
  <w:num w:numId="261" w16cid:durableId="1186484816">
    <w:abstractNumId w:val="34"/>
  </w:num>
  <w:num w:numId="262" w16cid:durableId="1251506608">
    <w:abstractNumId w:val="120"/>
  </w:num>
  <w:num w:numId="263" w16cid:durableId="1609196253">
    <w:abstractNumId w:val="39"/>
  </w:num>
  <w:num w:numId="264" w16cid:durableId="1087384853">
    <w:abstractNumId w:val="163"/>
  </w:num>
  <w:num w:numId="265" w16cid:durableId="471363302">
    <w:abstractNumId w:val="69"/>
  </w:num>
  <w:num w:numId="266" w16cid:durableId="1440447585">
    <w:abstractNumId w:val="213"/>
  </w:num>
  <w:num w:numId="267" w16cid:durableId="1853565146">
    <w:abstractNumId w:val="159"/>
  </w:num>
  <w:num w:numId="268" w16cid:durableId="977682307">
    <w:abstractNumId w:val="43"/>
  </w:num>
  <w:num w:numId="269" w16cid:durableId="937828304">
    <w:abstractNumId w:val="60"/>
  </w:num>
  <w:num w:numId="270" w16cid:durableId="448092616">
    <w:abstractNumId w:val="49"/>
  </w:num>
  <w:num w:numId="271" w16cid:durableId="475877019">
    <w:abstractNumId w:val="259"/>
  </w:num>
  <w:num w:numId="272" w16cid:durableId="301812552">
    <w:abstractNumId w:val="252"/>
  </w:num>
  <w:num w:numId="273" w16cid:durableId="383942254">
    <w:abstractNumId w:val="7"/>
  </w:num>
  <w:num w:numId="274" w16cid:durableId="667288019">
    <w:abstractNumId w:val="191"/>
  </w:num>
  <w:numIdMacAtCleanup w:val="2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D37"/>
    <w:rsid w:val="00000494"/>
    <w:rsid w:val="000263ED"/>
    <w:rsid w:val="00080C8D"/>
    <w:rsid w:val="000E7DB6"/>
    <w:rsid w:val="00121F52"/>
    <w:rsid w:val="001267F5"/>
    <w:rsid w:val="0013240D"/>
    <w:rsid w:val="0017554E"/>
    <w:rsid w:val="001975FE"/>
    <w:rsid w:val="001B38EB"/>
    <w:rsid w:val="00212839"/>
    <w:rsid w:val="00221663"/>
    <w:rsid w:val="0023668A"/>
    <w:rsid w:val="00237207"/>
    <w:rsid w:val="0024617A"/>
    <w:rsid w:val="00260369"/>
    <w:rsid w:val="00283235"/>
    <w:rsid w:val="002B2D89"/>
    <w:rsid w:val="002C7CFE"/>
    <w:rsid w:val="002E56BF"/>
    <w:rsid w:val="002E5D0A"/>
    <w:rsid w:val="002E5EDA"/>
    <w:rsid w:val="002E6671"/>
    <w:rsid w:val="003345C1"/>
    <w:rsid w:val="003548D7"/>
    <w:rsid w:val="00397E94"/>
    <w:rsid w:val="003A15D6"/>
    <w:rsid w:val="004604AB"/>
    <w:rsid w:val="004B261C"/>
    <w:rsid w:val="004C2A39"/>
    <w:rsid w:val="005150F4"/>
    <w:rsid w:val="00515566"/>
    <w:rsid w:val="005701F2"/>
    <w:rsid w:val="005B4C7E"/>
    <w:rsid w:val="005B5BF0"/>
    <w:rsid w:val="005C3FE9"/>
    <w:rsid w:val="005F4DCC"/>
    <w:rsid w:val="006213DC"/>
    <w:rsid w:val="00664F6A"/>
    <w:rsid w:val="00665E65"/>
    <w:rsid w:val="00666B8E"/>
    <w:rsid w:val="006A22B4"/>
    <w:rsid w:val="006B157E"/>
    <w:rsid w:val="006F2996"/>
    <w:rsid w:val="0074583F"/>
    <w:rsid w:val="00753422"/>
    <w:rsid w:val="007A6D37"/>
    <w:rsid w:val="007C02C9"/>
    <w:rsid w:val="00801419"/>
    <w:rsid w:val="00815ADD"/>
    <w:rsid w:val="00824E1C"/>
    <w:rsid w:val="00870497"/>
    <w:rsid w:val="00895012"/>
    <w:rsid w:val="00895446"/>
    <w:rsid w:val="008B65BA"/>
    <w:rsid w:val="008F2F0C"/>
    <w:rsid w:val="00925E39"/>
    <w:rsid w:val="00931E0F"/>
    <w:rsid w:val="0095376D"/>
    <w:rsid w:val="0097792B"/>
    <w:rsid w:val="009977D2"/>
    <w:rsid w:val="009B3A27"/>
    <w:rsid w:val="009B4FB4"/>
    <w:rsid w:val="009E55B9"/>
    <w:rsid w:val="00A81C4A"/>
    <w:rsid w:val="00A87D62"/>
    <w:rsid w:val="00A90F05"/>
    <w:rsid w:val="00A94AF5"/>
    <w:rsid w:val="00A95F10"/>
    <w:rsid w:val="00AA7CF1"/>
    <w:rsid w:val="00AC323F"/>
    <w:rsid w:val="00AC61A3"/>
    <w:rsid w:val="00AD4543"/>
    <w:rsid w:val="00B1402B"/>
    <w:rsid w:val="00B1608E"/>
    <w:rsid w:val="00B44349"/>
    <w:rsid w:val="00B53669"/>
    <w:rsid w:val="00B8032A"/>
    <w:rsid w:val="00B92695"/>
    <w:rsid w:val="00BA73BC"/>
    <w:rsid w:val="00BA77B1"/>
    <w:rsid w:val="00BF4058"/>
    <w:rsid w:val="00C22F04"/>
    <w:rsid w:val="00C51D76"/>
    <w:rsid w:val="00C570D1"/>
    <w:rsid w:val="00C66CAC"/>
    <w:rsid w:val="00CE38EF"/>
    <w:rsid w:val="00D473C7"/>
    <w:rsid w:val="00D7447F"/>
    <w:rsid w:val="00D77E84"/>
    <w:rsid w:val="00D85C19"/>
    <w:rsid w:val="00D87649"/>
    <w:rsid w:val="00E02D99"/>
    <w:rsid w:val="00E657BE"/>
    <w:rsid w:val="00E87CA3"/>
    <w:rsid w:val="00F013D9"/>
    <w:rsid w:val="00F365CD"/>
    <w:rsid w:val="00F4400E"/>
    <w:rsid w:val="00F64800"/>
    <w:rsid w:val="00FF6566"/>
    <w:rsid w:val="03055A9C"/>
    <w:rsid w:val="03816E1C"/>
    <w:rsid w:val="04BF2C7B"/>
    <w:rsid w:val="04D2B736"/>
    <w:rsid w:val="04E2915F"/>
    <w:rsid w:val="0685406E"/>
    <w:rsid w:val="081E9EE9"/>
    <w:rsid w:val="0BBBE16C"/>
    <w:rsid w:val="0FEE1AB0"/>
    <w:rsid w:val="171434C2"/>
    <w:rsid w:val="1BBAE406"/>
    <w:rsid w:val="1E8EF583"/>
    <w:rsid w:val="21214A37"/>
    <w:rsid w:val="2373389E"/>
    <w:rsid w:val="2DC1DD6A"/>
    <w:rsid w:val="2F4358A0"/>
    <w:rsid w:val="2F478EB5"/>
    <w:rsid w:val="303DC529"/>
    <w:rsid w:val="35A66F00"/>
    <w:rsid w:val="3878173D"/>
    <w:rsid w:val="38A7D5F2"/>
    <w:rsid w:val="41E46726"/>
    <w:rsid w:val="4696A38D"/>
    <w:rsid w:val="4A3D3D71"/>
    <w:rsid w:val="4C770467"/>
    <w:rsid w:val="521942BA"/>
    <w:rsid w:val="566EFDC0"/>
    <w:rsid w:val="5B0ABB7A"/>
    <w:rsid w:val="5B5451C2"/>
    <w:rsid w:val="5D60AC02"/>
    <w:rsid w:val="6347E1F5"/>
    <w:rsid w:val="6474D92F"/>
    <w:rsid w:val="66625162"/>
    <w:rsid w:val="6715349B"/>
    <w:rsid w:val="687E559F"/>
    <w:rsid w:val="6A552D89"/>
    <w:rsid w:val="7522C06D"/>
    <w:rsid w:val="798C4040"/>
    <w:rsid w:val="7A36CC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0C202"/>
  <w15:chartTrackingRefBased/>
  <w15:docId w15:val="{A787D627-1AD8-435F-95ED-24AD4BDEA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D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6D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6D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6D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6D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6D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D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D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D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D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6D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6D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6D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6D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6D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D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D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D37"/>
    <w:rPr>
      <w:rFonts w:eastAsiaTheme="majorEastAsia" w:cstheme="majorBidi"/>
      <w:color w:val="272727" w:themeColor="text1" w:themeTint="D8"/>
    </w:rPr>
  </w:style>
  <w:style w:type="paragraph" w:styleId="Title">
    <w:name w:val="Title"/>
    <w:basedOn w:val="Normal"/>
    <w:next w:val="Normal"/>
    <w:link w:val="TitleChar"/>
    <w:uiPriority w:val="10"/>
    <w:qFormat/>
    <w:rsid w:val="007A6D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D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D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D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D37"/>
    <w:pPr>
      <w:spacing w:before="160"/>
      <w:jc w:val="center"/>
    </w:pPr>
    <w:rPr>
      <w:i/>
      <w:iCs/>
      <w:color w:val="404040" w:themeColor="text1" w:themeTint="BF"/>
    </w:rPr>
  </w:style>
  <w:style w:type="character" w:customStyle="1" w:styleId="QuoteChar">
    <w:name w:val="Quote Char"/>
    <w:basedOn w:val="DefaultParagraphFont"/>
    <w:link w:val="Quote"/>
    <w:uiPriority w:val="29"/>
    <w:rsid w:val="007A6D37"/>
    <w:rPr>
      <w:i/>
      <w:iCs/>
      <w:color w:val="404040" w:themeColor="text1" w:themeTint="BF"/>
    </w:rPr>
  </w:style>
  <w:style w:type="paragraph" w:styleId="ListParagraph">
    <w:name w:val="List Paragraph"/>
    <w:basedOn w:val="Normal"/>
    <w:uiPriority w:val="34"/>
    <w:qFormat/>
    <w:rsid w:val="007A6D37"/>
    <w:pPr>
      <w:ind w:left="720"/>
      <w:contextualSpacing/>
    </w:pPr>
  </w:style>
  <w:style w:type="character" w:styleId="IntenseEmphasis">
    <w:name w:val="Intense Emphasis"/>
    <w:basedOn w:val="DefaultParagraphFont"/>
    <w:uiPriority w:val="21"/>
    <w:qFormat/>
    <w:rsid w:val="007A6D37"/>
    <w:rPr>
      <w:i/>
      <w:iCs/>
      <w:color w:val="0F4761" w:themeColor="accent1" w:themeShade="BF"/>
    </w:rPr>
  </w:style>
  <w:style w:type="paragraph" w:styleId="IntenseQuote">
    <w:name w:val="Intense Quote"/>
    <w:basedOn w:val="Normal"/>
    <w:next w:val="Normal"/>
    <w:link w:val="IntenseQuoteChar"/>
    <w:uiPriority w:val="30"/>
    <w:qFormat/>
    <w:rsid w:val="007A6D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D37"/>
    <w:rPr>
      <w:i/>
      <w:iCs/>
      <w:color w:val="0F4761" w:themeColor="accent1" w:themeShade="BF"/>
    </w:rPr>
  </w:style>
  <w:style w:type="character" w:styleId="IntenseReference">
    <w:name w:val="Intense Reference"/>
    <w:basedOn w:val="DefaultParagraphFont"/>
    <w:uiPriority w:val="32"/>
    <w:qFormat/>
    <w:rsid w:val="007A6D37"/>
    <w:rPr>
      <w:b/>
      <w:bCs/>
      <w:smallCaps/>
      <w:color w:val="0F4761" w:themeColor="accent1" w:themeShade="BF"/>
      <w:spacing w:val="5"/>
    </w:rPr>
  </w:style>
  <w:style w:type="paragraph" w:styleId="NormalWeb">
    <w:name w:val="Normal (Web)"/>
    <w:basedOn w:val="Normal"/>
    <w:uiPriority w:val="99"/>
    <w:unhideWhenUsed/>
    <w:rsid w:val="0028323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283235"/>
    <w:rPr>
      <w:b/>
      <w:bCs/>
    </w:rPr>
  </w:style>
  <w:style w:type="table" w:styleId="TableGrid">
    <w:name w:val="Table Grid"/>
    <w:basedOn w:val="TableNormal"/>
    <w:uiPriority w:val="59"/>
    <w:rsid w:val="0000049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uiPriority w:val="99"/>
    <w:unhideWhenUsed/>
    <w:rsid w:val="7A36CC13"/>
    <w:pPr>
      <w:tabs>
        <w:tab w:val="center" w:pos="4680"/>
        <w:tab w:val="right" w:pos="9360"/>
      </w:tabs>
      <w:spacing w:after="0" w:line="240" w:lineRule="auto"/>
    </w:pPr>
  </w:style>
  <w:style w:type="paragraph" w:styleId="Footer">
    <w:name w:val="footer"/>
    <w:basedOn w:val="Normal"/>
    <w:uiPriority w:val="99"/>
    <w:unhideWhenUsed/>
    <w:rsid w:val="7A36CC13"/>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14">
      <w:bodyDiv w:val="1"/>
      <w:marLeft w:val="0"/>
      <w:marRight w:val="0"/>
      <w:marTop w:val="0"/>
      <w:marBottom w:val="0"/>
      <w:divBdr>
        <w:top w:val="none" w:sz="0" w:space="0" w:color="auto"/>
        <w:left w:val="none" w:sz="0" w:space="0" w:color="auto"/>
        <w:bottom w:val="none" w:sz="0" w:space="0" w:color="auto"/>
        <w:right w:val="none" w:sz="0" w:space="0" w:color="auto"/>
      </w:divBdr>
    </w:div>
    <w:div w:id="33307879">
      <w:bodyDiv w:val="1"/>
      <w:marLeft w:val="0"/>
      <w:marRight w:val="0"/>
      <w:marTop w:val="0"/>
      <w:marBottom w:val="0"/>
      <w:divBdr>
        <w:top w:val="none" w:sz="0" w:space="0" w:color="auto"/>
        <w:left w:val="none" w:sz="0" w:space="0" w:color="auto"/>
        <w:bottom w:val="none" w:sz="0" w:space="0" w:color="auto"/>
        <w:right w:val="none" w:sz="0" w:space="0" w:color="auto"/>
      </w:divBdr>
    </w:div>
    <w:div w:id="67927939">
      <w:bodyDiv w:val="1"/>
      <w:marLeft w:val="0"/>
      <w:marRight w:val="0"/>
      <w:marTop w:val="0"/>
      <w:marBottom w:val="0"/>
      <w:divBdr>
        <w:top w:val="none" w:sz="0" w:space="0" w:color="auto"/>
        <w:left w:val="none" w:sz="0" w:space="0" w:color="auto"/>
        <w:bottom w:val="none" w:sz="0" w:space="0" w:color="auto"/>
        <w:right w:val="none" w:sz="0" w:space="0" w:color="auto"/>
      </w:divBdr>
    </w:div>
    <w:div w:id="103888265">
      <w:bodyDiv w:val="1"/>
      <w:marLeft w:val="0"/>
      <w:marRight w:val="0"/>
      <w:marTop w:val="0"/>
      <w:marBottom w:val="0"/>
      <w:divBdr>
        <w:top w:val="none" w:sz="0" w:space="0" w:color="auto"/>
        <w:left w:val="none" w:sz="0" w:space="0" w:color="auto"/>
        <w:bottom w:val="none" w:sz="0" w:space="0" w:color="auto"/>
        <w:right w:val="none" w:sz="0" w:space="0" w:color="auto"/>
      </w:divBdr>
      <w:divsChild>
        <w:div w:id="1378819736">
          <w:marLeft w:val="0"/>
          <w:marRight w:val="0"/>
          <w:marTop w:val="0"/>
          <w:marBottom w:val="0"/>
          <w:divBdr>
            <w:top w:val="none" w:sz="0" w:space="0" w:color="auto"/>
            <w:left w:val="none" w:sz="0" w:space="0" w:color="auto"/>
            <w:bottom w:val="none" w:sz="0" w:space="0" w:color="auto"/>
            <w:right w:val="none" w:sz="0" w:space="0" w:color="auto"/>
          </w:divBdr>
          <w:divsChild>
            <w:div w:id="1576548071">
              <w:marLeft w:val="0"/>
              <w:marRight w:val="0"/>
              <w:marTop w:val="0"/>
              <w:marBottom w:val="0"/>
              <w:divBdr>
                <w:top w:val="none" w:sz="0" w:space="0" w:color="auto"/>
                <w:left w:val="none" w:sz="0" w:space="0" w:color="auto"/>
                <w:bottom w:val="none" w:sz="0" w:space="0" w:color="auto"/>
                <w:right w:val="none" w:sz="0" w:space="0" w:color="auto"/>
              </w:divBdr>
            </w:div>
            <w:div w:id="641497142">
              <w:marLeft w:val="0"/>
              <w:marRight w:val="0"/>
              <w:marTop w:val="0"/>
              <w:marBottom w:val="0"/>
              <w:divBdr>
                <w:top w:val="none" w:sz="0" w:space="0" w:color="auto"/>
                <w:left w:val="none" w:sz="0" w:space="0" w:color="auto"/>
                <w:bottom w:val="none" w:sz="0" w:space="0" w:color="auto"/>
                <w:right w:val="none" w:sz="0" w:space="0" w:color="auto"/>
              </w:divBdr>
              <w:divsChild>
                <w:div w:id="1721704715">
                  <w:marLeft w:val="0"/>
                  <w:marRight w:val="0"/>
                  <w:marTop w:val="0"/>
                  <w:marBottom w:val="0"/>
                  <w:divBdr>
                    <w:top w:val="none" w:sz="0" w:space="0" w:color="auto"/>
                    <w:left w:val="none" w:sz="0" w:space="0" w:color="auto"/>
                    <w:bottom w:val="none" w:sz="0" w:space="0" w:color="auto"/>
                    <w:right w:val="none" w:sz="0" w:space="0" w:color="auto"/>
                  </w:divBdr>
                  <w:divsChild>
                    <w:div w:id="155616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154977">
              <w:marLeft w:val="0"/>
              <w:marRight w:val="0"/>
              <w:marTop w:val="0"/>
              <w:marBottom w:val="0"/>
              <w:divBdr>
                <w:top w:val="none" w:sz="0" w:space="0" w:color="auto"/>
                <w:left w:val="none" w:sz="0" w:space="0" w:color="auto"/>
                <w:bottom w:val="none" w:sz="0" w:space="0" w:color="auto"/>
                <w:right w:val="none" w:sz="0" w:space="0" w:color="auto"/>
              </w:divBdr>
            </w:div>
          </w:divsChild>
        </w:div>
        <w:div w:id="380711990">
          <w:marLeft w:val="0"/>
          <w:marRight w:val="0"/>
          <w:marTop w:val="0"/>
          <w:marBottom w:val="0"/>
          <w:divBdr>
            <w:top w:val="none" w:sz="0" w:space="0" w:color="auto"/>
            <w:left w:val="none" w:sz="0" w:space="0" w:color="auto"/>
            <w:bottom w:val="none" w:sz="0" w:space="0" w:color="auto"/>
            <w:right w:val="none" w:sz="0" w:space="0" w:color="auto"/>
          </w:divBdr>
          <w:divsChild>
            <w:div w:id="994070929">
              <w:marLeft w:val="0"/>
              <w:marRight w:val="0"/>
              <w:marTop w:val="0"/>
              <w:marBottom w:val="0"/>
              <w:divBdr>
                <w:top w:val="none" w:sz="0" w:space="0" w:color="auto"/>
                <w:left w:val="none" w:sz="0" w:space="0" w:color="auto"/>
                <w:bottom w:val="none" w:sz="0" w:space="0" w:color="auto"/>
                <w:right w:val="none" w:sz="0" w:space="0" w:color="auto"/>
              </w:divBdr>
            </w:div>
            <w:div w:id="1468282774">
              <w:marLeft w:val="0"/>
              <w:marRight w:val="0"/>
              <w:marTop w:val="0"/>
              <w:marBottom w:val="0"/>
              <w:divBdr>
                <w:top w:val="none" w:sz="0" w:space="0" w:color="auto"/>
                <w:left w:val="none" w:sz="0" w:space="0" w:color="auto"/>
                <w:bottom w:val="none" w:sz="0" w:space="0" w:color="auto"/>
                <w:right w:val="none" w:sz="0" w:space="0" w:color="auto"/>
              </w:divBdr>
              <w:divsChild>
                <w:div w:id="624773264">
                  <w:marLeft w:val="0"/>
                  <w:marRight w:val="0"/>
                  <w:marTop w:val="0"/>
                  <w:marBottom w:val="0"/>
                  <w:divBdr>
                    <w:top w:val="none" w:sz="0" w:space="0" w:color="auto"/>
                    <w:left w:val="none" w:sz="0" w:space="0" w:color="auto"/>
                    <w:bottom w:val="none" w:sz="0" w:space="0" w:color="auto"/>
                    <w:right w:val="none" w:sz="0" w:space="0" w:color="auto"/>
                  </w:divBdr>
                  <w:divsChild>
                    <w:div w:id="131814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18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24486">
      <w:bodyDiv w:val="1"/>
      <w:marLeft w:val="0"/>
      <w:marRight w:val="0"/>
      <w:marTop w:val="0"/>
      <w:marBottom w:val="0"/>
      <w:divBdr>
        <w:top w:val="none" w:sz="0" w:space="0" w:color="auto"/>
        <w:left w:val="none" w:sz="0" w:space="0" w:color="auto"/>
        <w:bottom w:val="none" w:sz="0" w:space="0" w:color="auto"/>
        <w:right w:val="none" w:sz="0" w:space="0" w:color="auto"/>
      </w:divBdr>
    </w:div>
    <w:div w:id="131413736">
      <w:bodyDiv w:val="1"/>
      <w:marLeft w:val="0"/>
      <w:marRight w:val="0"/>
      <w:marTop w:val="0"/>
      <w:marBottom w:val="0"/>
      <w:divBdr>
        <w:top w:val="none" w:sz="0" w:space="0" w:color="auto"/>
        <w:left w:val="none" w:sz="0" w:space="0" w:color="auto"/>
        <w:bottom w:val="none" w:sz="0" w:space="0" w:color="auto"/>
        <w:right w:val="none" w:sz="0" w:space="0" w:color="auto"/>
      </w:divBdr>
    </w:div>
    <w:div w:id="220024106">
      <w:bodyDiv w:val="1"/>
      <w:marLeft w:val="0"/>
      <w:marRight w:val="0"/>
      <w:marTop w:val="0"/>
      <w:marBottom w:val="0"/>
      <w:divBdr>
        <w:top w:val="none" w:sz="0" w:space="0" w:color="auto"/>
        <w:left w:val="none" w:sz="0" w:space="0" w:color="auto"/>
        <w:bottom w:val="none" w:sz="0" w:space="0" w:color="auto"/>
        <w:right w:val="none" w:sz="0" w:space="0" w:color="auto"/>
      </w:divBdr>
      <w:divsChild>
        <w:div w:id="1603147221">
          <w:marLeft w:val="0"/>
          <w:marRight w:val="0"/>
          <w:marTop w:val="0"/>
          <w:marBottom w:val="0"/>
          <w:divBdr>
            <w:top w:val="none" w:sz="0" w:space="0" w:color="auto"/>
            <w:left w:val="none" w:sz="0" w:space="0" w:color="auto"/>
            <w:bottom w:val="none" w:sz="0" w:space="0" w:color="auto"/>
            <w:right w:val="none" w:sz="0" w:space="0" w:color="auto"/>
          </w:divBdr>
          <w:divsChild>
            <w:div w:id="1475028090">
              <w:marLeft w:val="0"/>
              <w:marRight w:val="0"/>
              <w:marTop w:val="0"/>
              <w:marBottom w:val="0"/>
              <w:divBdr>
                <w:top w:val="none" w:sz="0" w:space="0" w:color="auto"/>
                <w:left w:val="none" w:sz="0" w:space="0" w:color="auto"/>
                <w:bottom w:val="none" w:sz="0" w:space="0" w:color="auto"/>
                <w:right w:val="none" w:sz="0" w:space="0" w:color="auto"/>
              </w:divBdr>
            </w:div>
          </w:divsChild>
        </w:div>
        <w:div w:id="1609200088">
          <w:marLeft w:val="0"/>
          <w:marRight w:val="0"/>
          <w:marTop w:val="0"/>
          <w:marBottom w:val="0"/>
          <w:divBdr>
            <w:top w:val="none" w:sz="0" w:space="0" w:color="auto"/>
            <w:left w:val="none" w:sz="0" w:space="0" w:color="auto"/>
            <w:bottom w:val="none" w:sz="0" w:space="0" w:color="auto"/>
            <w:right w:val="none" w:sz="0" w:space="0" w:color="auto"/>
          </w:divBdr>
          <w:divsChild>
            <w:div w:id="85376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807250">
      <w:bodyDiv w:val="1"/>
      <w:marLeft w:val="0"/>
      <w:marRight w:val="0"/>
      <w:marTop w:val="0"/>
      <w:marBottom w:val="0"/>
      <w:divBdr>
        <w:top w:val="none" w:sz="0" w:space="0" w:color="auto"/>
        <w:left w:val="none" w:sz="0" w:space="0" w:color="auto"/>
        <w:bottom w:val="none" w:sz="0" w:space="0" w:color="auto"/>
        <w:right w:val="none" w:sz="0" w:space="0" w:color="auto"/>
      </w:divBdr>
    </w:div>
    <w:div w:id="283856011">
      <w:bodyDiv w:val="1"/>
      <w:marLeft w:val="0"/>
      <w:marRight w:val="0"/>
      <w:marTop w:val="0"/>
      <w:marBottom w:val="0"/>
      <w:divBdr>
        <w:top w:val="none" w:sz="0" w:space="0" w:color="auto"/>
        <w:left w:val="none" w:sz="0" w:space="0" w:color="auto"/>
        <w:bottom w:val="none" w:sz="0" w:space="0" w:color="auto"/>
        <w:right w:val="none" w:sz="0" w:space="0" w:color="auto"/>
      </w:divBdr>
    </w:div>
    <w:div w:id="291134342">
      <w:bodyDiv w:val="1"/>
      <w:marLeft w:val="0"/>
      <w:marRight w:val="0"/>
      <w:marTop w:val="0"/>
      <w:marBottom w:val="0"/>
      <w:divBdr>
        <w:top w:val="none" w:sz="0" w:space="0" w:color="auto"/>
        <w:left w:val="none" w:sz="0" w:space="0" w:color="auto"/>
        <w:bottom w:val="none" w:sz="0" w:space="0" w:color="auto"/>
        <w:right w:val="none" w:sz="0" w:space="0" w:color="auto"/>
      </w:divBdr>
    </w:div>
    <w:div w:id="306015261">
      <w:bodyDiv w:val="1"/>
      <w:marLeft w:val="0"/>
      <w:marRight w:val="0"/>
      <w:marTop w:val="0"/>
      <w:marBottom w:val="0"/>
      <w:divBdr>
        <w:top w:val="none" w:sz="0" w:space="0" w:color="auto"/>
        <w:left w:val="none" w:sz="0" w:space="0" w:color="auto"/>
        <w:bottom w:val="none" w:sz="0" w:space="0" w:color="auto"/>
        <w:right w:val="none" w:sz="0" w:space="0" w:color="auto"/>
      </w:divBdr>
      <w:divsChild>
        <w:div w:id="162286129">
          <w:marLeft w:val="0"/>
          <w:marRight w:val="0"/>
          <w:marTop w:val="0"/>
          <w:marBottom w:val="0"/>
          <w:divBdr>
            <w:top w:val="none" w:sz="0" w:space="0" w:color="auto"/>
            <w:left w:val="none" w:sz="0" w:space="0" w:color="auto"/>
            <w:bottom w:val="none" w:sz="0" w:space="0" w:color="auto"/>
            <w:right w:val="none" w:sz="0" w:space="0" w:color="auto"/>
          </w:divBdr>
          <w:divsChild>
            <w:div w:id="1668049788">
              <w:marLeft w:val="0"/>
              <w:marRight w:val="0"/>
              <w:marTop w:val="0"/>
              <w:marBottom w:val="0"/>
              <w:divBdr>
                <w:top w:val="none" w:sz="0" w:space="0" w:color="auto"/>
                <w:left w:val="none" w:sz="0" w:space="0" w:color="auto"/>
                <w:bottom w:val="none" w:sz="0" w:space="0" w:color="auto"/>
                <w:right w:val="none" w:sz="0" w:space="0" w:color="auto"/>
              </w:divBdr>
            </w:div>
          </w:divsChild>
        </w:div>
        <w:div w:id="1984499162">
          <w:marLeft w:val="0"/>
          <w:marRight w:val="0"/>
          <w:marTop w:val="0"/>
          <w:marBottom w:val="0"/>
          <w:divBdr>
            <w:top w:val="none" w:sz="0" w:space="0" w:color="auto"/>
            <w:left w:val="none" w:sz="0" w:space="0" w:color="auto"/>
            <w:bottom w:val="none" w:sz="0" w:space="0" w:color="auto"/>
            <w:right w:val="none" w:sz="0" w:space="0" w:color="auto"/>
          </w:divBdr>
          <w:divsChild>
            <w:div w:id="117217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272326">
      <w:bodyDiv w:val="1"/>
      <w:marLeft w:val="0"/>
      <w:marRight w:val="0"/>
      <w:marTop w:val="0"/>
      <w:marBottom w:val="0"/>
      <w:divBdr>
        <w:top w:val="none" w:sz="0" w:space="0" w:color="auto"/>
        <w:left w:val="none" w:sz="0" w:space="0" w:color="auto"/>
        <w:bottom w:val="none" w:sz="0" w:space="0" w:color="auto"/>
        <w:right w:val="none" w:sz="0" w:space="0" w:color="auto"/>
      </w:divBdr>
    </w:div>
    <w:div w:id="466095287">
      <w:bodyDiv w:val="1"/>
      <w:marLeft w:val="0"/>
      <w:marRight w:val="0"/>
      <w:marTop w:val="0"/>
      <w:marBottom w:val="0"/>
      <w:divBdr>
        <w:top w:val="none" w:sz="0" w:space="0" w:color="auto"/>
        <w:left w:val="none" w:sz="0" w:space="0" w:color="auto"/>
        <w:bottom w:val="none" w:sz="0" w:space="0" w:color="auto"/>
        <w:right w:val="none" w:sz="0" w:space="0" w:color="auto"/>
      </w:divBdr>
      <w:divsChild>
        <w:div w:id="1142381855">
          <w:marLeft w:val="0"/>
          <w:marRight w:val="0"/>
          <w:marTop w:val="0"/>
          <w:marBottom w:val="0"/>
          <w:divBdr>
            <w:top w:val="none" w:sz="0" w:space="0" w:color="auto"/>
            <w:left w:val="none" w:sz="0" w:space="0" w:color="auto"/>
            <w:bottom w:val="none" w:sz="0" w:space="0" w:color="auto"/>
            <w:right w:val="none" w:sz="0" w:space="0" w:color="auto"/>
          </w:divBdr>
          <w:divsChild>
            <w:div w:id="19223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172149">
      <w:bodyDiv w:val="1"/>
      <w:marLeft w:val="0"/>
      <w:marRight w:val="0"/>
      <w:marTop w:val="0"/>
      <w:marBottom w:val="0"/>
      <w:divBdr>
        <w:top w:val="none" w:sz="0" w:space="0" w:color="auto"/>
        <w:left w:val="none" w:sz="0" w:space="0" w:color="auto"/>
        <w:bottom w:val="none" w:sz="0" w:space="0" w:color="auto"/>
        <w:right w:val="none" w:sz="0" w:space="0" w:color="auto"/>
      </w:divBdr>
      <w:divsChild>
        <w:div w:id="917520841">
          <w:marLeft w:val="0"/>
          <w:marRight w:val="0"/>
          <w:marTop w:val="0"/>
          <w:marBottom w:val="0"/>
          <w:divBdr>
            <w:top w:val="none" w:sz="0" w:space="0" w:color="auto"/>
            <w:left w:val="none" w:sz="0" w:space="0" w:color="auto"/>
            <w:bottom w:val="none" w:sz="0" w:space="0" w:color="auto"/>
            <w:right w:val="none" w:sz="0" w:space="0" w:color="auto"/>
          </w:divBdr>
          <w:divsChild>
            <w:div w:id="772746218">
              <w:marLeft w:val="0"/>
              <w:marRight w:val="0"/>
              <w:marTop w:val="0"/>
              <w:marBottom w:val="0"/>
              <w:divBdr>
                <w:top w:val="none" w:sz="0" w:space="0" w:color="auto"/>
                <w:left w:val="none" w:sz="0" w:space="0" w:color="auto"/>
                <w:bottom w:val="none" w:sz="0" w:space="0" w:color="auto"/>
                <w:right w:val="none" w:sz="0" w:space="0" w:color="auto"/>
              </w:divBdr>
            </w:div>
            <w:div w:id="1392773469">
              <w:marLeft w:val="0"/>
              <w:marRight w:val="0"/>
              <w:marTop w:val="0"/>
              <w:marBottom w:val="0"/>
              <w:divBdr>
                <w:top w:val="none" w:sz="0" w:space="0" w:color="auto"/>
                <w:left w:val="none" w:sz="0" w:space="0" w:color="auto"/>
                <w:bottom w:val="none" w:sz="0" w:space="0" w:color="auto"/>
                <w:right w:val="none" w:sz="0" w:space="0" w:color="auto"/>
              </w:divBdr>
              <w:divsChild>
                <w:div w:id="1527518792">
                  <w:marLeft w:val="0"/>
                  <w:marRight w:val="0"/>
                  <w:marTop w:val="0"/>
                  <w:marBottom w:val="0"/>
                  <w:divBdr>
                    <w:top w:val="none" w:sz="0" w:space="0" w:color="auto"/>
                    <w:left w:val="none" w:sz="0" w:space="0" w:color="auto"/>
                    <w:bottom w:val="none" w:sz="0" w:space="0" w:color="auto"/>
                    <w:right w:val="none" w:sz="0" w:space="0" w:color="auto"/>
                  </w:divBdr>
                  <w:divsChild>
                    <w:div w:id="93960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396375">
              <w:marLeft w:val="0"/>
              <w:marRight w:val="0"/>
              <w:marTop w:val="0"/>
              <w:marBottom w:val="0"/>
              <w:divBdr>
                <w:top w:val="none" w:sz="0" w:space="0" w:color="auto"/>
                <w:left w:val="none" w:sz="0" w:space="0" w:color="auto"/>
                <w:bottom w:val="none" w:sz="0" w:space="0" w:color="auto"/>
                <w:right w:val="none" w:sz="0" w:space="0" w:color="auto"/>
              </w:divBdr>
            </w:div>
          </w:divsChild>
        </w:div>
        <w:div w:id="919220000">
          <w:marLeft w:val="0"/>
          <w:marRight w:val="0"/>
          <w:marTop w:val="0"/>
          <w:marBottom w:val="0"/>
          <w:divBdr>
            <w:top w:val="none" w:sz="0" w:space="0" w:color="auto"/>
            <w:left w:val="none" w:sz="0" w:space="0" w:color="auto"/>
            <w:bottom w:val="none" w:sz="0" w:space="0" w:color="auto"/>
            <w:right w:val="none" w:sz="0" w:space="0" w:color="auto"/>
          </w:divBdr>
          <w:divsChild>
            <w:div w:id="1387025022">
              <w:marLeft w:val="0"/>
              <w:marRight w:val="0"/>
              <w:marTop w:val="0"/>
              <w:marBottom w:val="0"/>
              <w:divBdr>
                <w:top w:val="none" w:sz="0" w:space="0" w:color="auto"/>
                <w:left w:val="none" w:sz="0" w:space="0" w:color="auto"/>
                <w:bottom w:val="none" w:sz="0" w:space="0" w:color="auto"/>
                <w:right w:val="none" w:sz="0" w:space="0" w:color="auto"/>
              </w:divBdr>
            </w:div>
            <w:div w:id="601955660">
              <w:marLeft w:val="0"/>
              <w:marRight w:val="0"/>
              <w:marTop w:val="0"/>
              <w:marBottom w:val="0"/>
              <w:divBdr>
                <w:top w:val="none" w:sz="0" w:space="0" w:color="auto"/>
                <w:left w:val="none" w:sz="0" w:space="0" w:color="auto"/>
                <w:bottom w:val="none" w:sz="0" w:space="0" w:color="auto"/>
                <w:right w:val="none" w:sz="0" w:space="0" w:color="auto"/>
              </w:divBdr>
              <w:divsChild>
                <w:div w:id="1305114670">
                  <w:marLeft w:val="0"/>
                  <w:marRight w:val="0"/>
                  <w:marTop w:val="0"/>
                  <w:marBottom w:val="0"/>
                  <w:divBdr>
                    <w:top w:val="none" w:sz="0" w:space="0" w:color="auto"/>
                    <w:left w:val="none" w:sz="0" w:space="0" w:color="auto"/>
                    <w:bottom w:val="none" w:sz="0" w:space="0" w:color="auto"/>
                    <w:right w:val="none" w:sz="0" w:space="0" w:color="auto"/>
                  </w:divBdr>
                  <w:divsChild>
                    <w:div w:id="148157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10566">
              <w:marLeft w:val="0"/>
              <w:marRight w:val="0"/>
              <w:marTop w:val="0"/>
              <w:marBottom w:val="0"/>
              <w:divBdr>
                <w:top w:val="none" w:sz="0" w:space="0" w:color="auto"/>
                <w:left w:val="none" w:sz="0" w:space="0" w:color="auto"/>
                <w:bottom w:val="none" w:sz="0" w:space="0" w:color="auto"/>
                <w:right w:val="none" w:sz="0" w:space="0" w:color="auto"/>
              </w:divBdr>
            </w:div>
          </w:divsChild>
        </w:div>
        <w:div w:id="1557475208">
          <w:marLeft w:val="0"/>
          <w:marRight w:val="0"/>
          <w:marTop w:val="0"/>
          <w:marBottom w:val="0"/>
          <w:divBdr>
            <w:top w:val="none" w:sz="0" w:space="0" w:color="auto"/>
            <w:left w:val="none" w:sz="0" w:space="0" w:color="auto"/>
            <w:bottom w:val="none" w:sz="0" w:space="0" w:color="auto"/>
            <w:right w:val="none" w:sz="0" w:space="0" w:color="auto"/>
          </w:divBdr>
          <w:divsChild>
            <w:div w:id="1664812936">
              <w:marLeft w:val="0"/>
              <w:marRight w:val="0"/>
              <w:marTop w:val="0"/>
              <w:marBottom w:val="0"/>
              <w:divBdr>
                <w:top w:val="none" w:sz="0" w:space="0" w:color="auto"/>
                <w:left w:val="none" w:sz="0" w:space="0" w:color="auto"/>
                <w:bottom w:val="none" w:sz="0" w:space="0" w:color="auto"/>
                <w:right w:val="none" w:sz="0" w:space="0" w:color="auto"/>
              </w:divBdr>
            </w:div>
            <w:div w:id="1997145154">
              <w:marLeft w:val="0"/>
              <w:marRight w:val="0"/>
              <w:marTop w:val="0"/>
              <w:marBottom w:val="0"/>
              <w:divBdr>
                <w:top w:val="none" w:sz="0" w:space="0" w:color="auto"/>
                <w:left w:val="none" w:sz="0" w:space="0" w:color="auto"/>
                <w:bottom w:val="none" w:sz="0" w:space="0" w:color="auto"/>
                <w:right w:val="none" w:sz="0" w:space="0" w:color="auto"/>
              </w:divBdr>
              <w:divsChild>
                <w:div w:id="1607420669">
                  <w:marLeft w:val="0"/>
                  <w:marRight w:val="0"/>
                  <w:marTop w:val="0"/>
                  <w:marBottom w:val="0"/>
                  <w:divBdr>
                    <w:top w:val="none" w:sz="0" w:space="0" w:color="auto"/>
                    <w:left w:val="none" w:sz="0" w:space="0" w:color="auto"/>
                    <w:bottom w:val="none" w:sz="0" w:space="0" w:color="auto"/>
                    <w:right w:val="none" w:sz="0" w:space="0" w:color="auto"/>
                  </w:divBdr>
                  <w:divsChild>
                    <w:div w:id="12165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677028">
              <w:marLeft w:val="0"/>
              <w:marRight w:val="0"/>
              <w:marTop w:val="0"/>
              <w:marBottom w:val="0"/>
              <w:divBdr>
                <w:top w:val="none" w:sz="0" w:space="0" w:color="auto"/>
                <w:left w:val="none" w:sz="0" w:space="0" w:color="auto"/>
                <w:bottom w:val="none" w:sz="0" w:space="0" w:color="auto"/>
                <w:right w:val="none" w:sz="0" w:space="0" w:color="auto"/>
              </w:divBdr>
            </w:div>
          </w:divsChild>
        </w:div>
        <w:div w:id="904728373">
          <w:marLeft w:val="0"/>
          <w:marRight w:val="0"/>
          <w:marTop w:val="0"/>
          <w:marBottom w:val="0"/>
          <w:divBdr>
            <w:top w:val="none" w:sz="0" w:space="0" w:color="auto"/>
            <w:left w:val="none" w:sz="0" w:space="0" w:color="auto"/>
            <w:bottom w:val="none" w:sz="0" w:space="0" w:color="auto"/>
            <w:right w:val="none" w:sz="0" w:space="0" w:color="auto"/>
          </w:divBdr>
          <w:divsChild>
            <w:div w:id="358362840">
              <w:marLeft w:val="0"/>
              <w:marRight w:val="0"/>
              <w:marTop w:val="0"/>
              <w:marBottom w:val="0"/>
              <w:divBdr>
                <w:top w:val="none" w:sz="0" w:space="0" w:color="auto"/>
                <w:left w:val="none" w:sz="0" w:space="0" w:color="auto"/>
                <w:bottom w:val="none" w:sz="0" w:space="0" w:color="auto"/>
                <w:right w:val="none" w:sz="0" w:space="0" w:color="auto"/>
              </w:divBdr>
            </w:div>
            <w:div w:id="1652440834">
              <w:marLeft w:val="0"/>
              <w:marRight w:val="0"/>
              <w:marTop w:val="0"/>
              <w:marBottom w:val="0"/>
              <w:divBdr>
                <w:top w:val="none" w:sz="0" w:space="0" w:color="auto"/>
                <w:left w:val="none" w:sz="0" w:space="0" w:color="auto"/>
                <w:bottom w:val="none" w:sz="0" w:space="0" w:color="auto"/>
                <w:right w:val="none" w:sz="0" w:space="0" w:color="auto"/>
              </w:divBdr>
              <w:divsChild>
                <w:div w:id="1459031100">
                  <w:marLeft w:val="0"/>
                  <w:marRight w:val="0"/>
                  <w:marTop w:val="0"/>
                  <w:marBottom w:val="0"/>
                  <w:divBdr>
                    <w:top w:val="none" w:sz="0" w:space="0" w:color="auto"/>
                    <w:left w:val="none" w:sz="0" w:space="0" w:color="auto"/>
                    <w:bottom w:val="none" w:sz="0" w:space="0" w:color="auto"/>
                    <w:right w:val="none" w:sz="0" w:space="0" w:color="auto"/>
                  </w:divBdr>
                  <w:divsChild>
                    <w:div w:id="89223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544639">
              <w:marLeft w:val="0"/>
              <w:marRight w:val="0"/>
              <w:marTop w:val="0"/>
              <w:marBottom w:val="0"/>
              <w:divBdr>
                <w:top w:val="none" w:sz="0" w:space="0" w:color="auto"/>
                <w:left w:val="none" w:sz="0" w:space="0" w:color="auto"/>
                <w:bottom w:val="none" w:sz="0" w:space="0" w:color="auto"/>
                <w:right w:val="none" w:sz="0" w:space="0" w:color="auto"/>
              </w:divBdr>
            </w:div>
          </w:divsChild>
        </w:div>
        <w:div w:id="1396778348">
          <w:marLeft w:val="0"/>
          <w:marRight w:val="0"/>
          <w:marTop w:val="0"/>
          <w:marBottom w:val="0"/>
          <w:divBdr>
            <w:top w:val="none" w:sz="0" w:space="0" w:color="auto"/>
            <w:left w:val="none" w:sz="0" w:space="0" w:color="auto"/>
            <w:bottom w:val="none" w:sz="0" w:space="0" w:color="auto"/>
            <w:right w:val="none" w:sz="0" w:space="0" w:color="auto"/>
          </w:divBdr>
          <w:divsChild>
            <w:div w:id="301347803">
              <w:marLeft w:val="0"/>
              <w:marRight w:val="0"/>
              <w:marTop w:val="0"/>
              <w:marBottom w:val="0"/>
              <w:divBdr>
                <w:top w:val="none" w:sz="0" w:space="0" w:color="auto"/>
                <w:left w:val="none" w:sz="0" w:space="0" w:color="auto"/>
                <w:bottom w:val="none" w:sz="0" w:space="0" w:color="auto"/>
                <w:right w:val="none" w:sz="0" w:space="0" w:color="auto"/>
              </w:divBdr>
            </w:div>
            <w:div w:id="472331287">
              <w:marLeft w:val="0"/>
              <w:marRight w:val="0"/>
              <w:marTop w:val="0"/>
              <w:marBottom w:val="0"/>
              <w:divBdr>
                <w:top w:val="none" w:sz="0" w:space="0" w:color="auto"/>
                <w:left w:val="none" w:sz="0" w:space="0" w:color="auto"/>
                <w:bottom w:val="none" w:sz="0" w:space="0" w:color="auto"/>
                <w:right w:val="none" w:sz="0" w:space="0" w:color="auto"/>
              </w:divBdr>
              <w:divsChild>
                <w:div w:id="1893227173">
                  <w:marLeft w:val="0"/>
                  <w:marRight w:val="0"/>
                  <w:marTop w:val="0"/>
                  <w:marBottom w:val="0"/>
                  <w:divBdr>
                    <w:top w:val="none" w:sz="0" w:space="0" w:color="auto"/>
                    <w:left w:val="none" w:sz="0" w:space="0" w:color="auto"/>
                    <w:bottom w:val="none" w:sz="0" w:space="0" w:color="auto"/>
                    <w:right w:val="none" w:sz="0" w:space="0" w:color="auto"/>
                  </w:divBdr>
                  <w:divsChild>
                    <w:div w:id="184211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275825">
              <w:marLeft w:val="0"/>
              <w:marRight w:val="0"/>
              <w:marTop w:val="0"/>
              <w:marBottom w:val="0"/>
              <w:divBdr>
                <w:top w:val="none" w:sz="0" w:space="0" w:color="auto"/>
                <w:left w:val="none" w:sz="0" w:space="0" w:color="auto"/>
                <w:bottom w:val="none" w:sz="0" w:space="0" w:color="auto"/>
                <w:right w:val="none" w:sz="0" w:space="0" w:color="auto"/>
              </w:divBdr>
            </w:div>
          </w:divsChild>
        </w:div>
        <w:div w:id="1723601579">
          <w:marLeft w:val="0"/>
          <w:marRight w:val="0"/>
          <w:marTop w:val="0"/>
          <w:marBottom w:val="0"/>
          <w:divBdr>
            <w:top w:val="none" w:sz="0" w:space="0" w:color="auto"/>
            <w:left w:val="none" w:sz="0" w:space="0" w:color="auto"/>
            <w:bottom w:val="none" w:sz="0" w:space="0" w:color="auto"/>
            <w:right w:val="none" w:sz="0" w:space="0" w:color="auto"/>
          </w:divBdr>
          <w:divsChild>
            <w:div w:id="900139486">
              <w:marLeft w:val="0"/>
              <w:marRight w:val="0"/>
              <w:marTop w:val="0"/>
              <w:marBottom w:val="0"/>
              <w:divBdr>
                <w:top w:val="none" w:sz="0" w:space="0" w:color="auto"/>
                <w:left w:val="none" w:sz="0" w:space="0" w:color="auto"/>
                <w:bottom w:val="none" w:sz="0" w:space="0" w:color="auto"/>
                <w:right w:val="none" w:sz="0" w:space="0" w:color="auto"/>
              </w:divBdr>
            </w:div>
            <w:div w:id="1186333592">
              <w:marLeft w:val="0"/>
              <w:marRight w:val="0"/>
              <w:marTop w:val="0"/>
              <w:marBottom w:val="0"/>
              <w:divBdr>
                <w:top w:val="none" w:sz="0" w:space="0" w:color="auto"/>
                <w:left w:val="none" w:sz="0" w:space="0" w:color="auto"/>
                <w:bottom w:val="none" w:sz="0" w:space="0" w:color="auto"/>
                <w:right w:val="none" w:sz="0" w:space="0" w:color="auto"/>
              </w:divBdr>
              <w:divsChild>
                <w:div w:id="1167939639">
                  <w:marLeft w:val="0"/>
                  <w:marRight w:val="0"/>
                  <w:marTop w:val="0"/>
                  <w:marBottom w:val="0"/>
                  <w:divBdr>
                    <w:top w:val="none" w:sz="0" w:space="0" w:color="auto"/>
                    <w:left w:val="none" w:sz="0" w:space="0" w:color="auto"/>
                    <w:bottom w:val="none" w:sz="0" w:space="0" w:color="auto"/>
                    <w:right w:val="none" w:sz="0" w:space="0" w:color="auto"/>
                  </w:divBdr>
                  <w:divsChild>
                    <w:div w:id="28543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839204">
              <w:marLeft w:val="0"/>
              <w:marRight w:val="0"/>
              <w:marTop w:val="0"/>
              <w:marBottom w:val="0"/>
              <w:divBdr>
                <w:top w:val="none" w:sz="0" w:space="0" w:color="auto"/>
                <w:left w:val="none" w:sz="0" w:space="0" w:color="auto"/>
                <w:bottom w:val="none" w:sz="0" w:space="0" w:color="auto"/>
                <w:right w:val="none" w:sz="0" w:space="0" w:color="auto"/>
              </w:divBdr>
            </w:div>
          </w:divsChild>
        </w:div>
        <w:div w:id="877396720">
          <w:marLeft w:val="0"/>
          <w:marRight w:val="0"/>
          <w:marTop w:val="0"/>
          <w:marBottom w:val="0"/>
          <w:divBdr>
            <w:top w:val="none" w:sz="0" w:space="0" w:color="auto"/>
            <w:left w:val="none" w:sz="0" w:space="0" w:color="auto"/>
            <w:bottom w:val="none" w:sz="0" w:space="0" w:color="auto"/>
            <w:right w:val="none" w:sz="0" w:space="0" w:color="auto"/>
          </w:divBdr>
          <w:divsChild>
            <w:div w:id="1657610372">
              <w:marLeft w:val="0"/>
              <w:marRight w:val="0"/>
              <w:marTop w:val="0"/>
              <w:marBottom w:val="0"/>
              <w:divBdr>
                <w:top w:val="none" w:sz="0" w:space="0" w:color="auto"/>
                <w:left w:val="none" w:sz="0" w:space="0" w:color="auto"/>
                <w:bottom w:val="none" w:sz="0" w:space="0" w:color="auto"/>
                <w:right w:val="none" w:sz="0" w:space="0" w:color="auto"/>
              </w:divBdr>
            </w:div>
            <w:div w:id="356274771">
              <w:marLeft w:val="0"/>
              <w:marRight w:val="0"/>
              <w:marTop w:val="0"/>
              <w:marBottom w:val="0"/>
              <w:divBdr>
                <w:top w:val="none" w:sz="0" w:space="0" w:color="auto"/>
                <w:left w:val="none" w:sz="0" w:space="0" w:color="auto"/>
                <w:bottom w:val="none" w:sz="0" w:space="0" w:color="auto"/>
                <w:right w:val="none" w:sz="0" w:space="0" w:color="auto"/>
              </w:divBdr>
              <w:divsChild>
                <w:div w:id="2035303986">
                  <w:marLeft w:val="0"/>
                  <w:marRight w:val="0"/>
                  <w:marTop w:val="0"/>
                  <w:marBottom w:val="0"/>
                  <w:divBdr>
                    <w:top w:val="none" w:sz="0" w:space="0" w:color="auto"/>
                    <w:left w:val="none" w:sz="0" w:space="0" w:color="auto"/>
                    <w:bottom w:val="none" w:sz="0" w:space="0" w:color="auto"/>
                    <w:right w:val="none" w:sz="0" w:space="0" w:color="auto"/>
                  </w:divBdr>
                  <w:divsChild>
                    <w:div w:id="207658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149258">
              <w:marLeft w:val="0"/>
              <w:marRight w:val="0"/>
              <w:marTop w:val="0"/>
              <w:marBottom w:val="0"/>
              <w:divBdr>
                <w:top w:val="none" w:sz="0" w:space="0" w:color="auto"/>
                <w:left w:val="none" w:sz="0" w:space="0" w:color="auto"/>
                <w:bottom w:val="none" w:sz="0" w:space="0" w:color="auto"/>
                <w:right w:val="none" w:sz="0" w:space="0" w:color="auto"/>
              </w:divBdr>
            </w:div>
          </w:divsChild>
        </w:div>
        <w:div w:id="167793074">
          <w:marLeft w:val="0"/>
          <w:marRight w:val="0"/>
          <w:marTop w:val="0"/>
          <w:marBottom w:val="0"/>
          <w:divBdr>
            <w:top w:val="none" w:sz="0" w:space="0" w:color="auto"/>
            <w:left w:val="none" w:sz="0" w:space="0" w:color="auto"/>
            <w:bottom w:val="none" w:sz="0" w:space="0" w:color="auto"/>
            <w:right w:val="none" w:sz="0" w:space="0" w:color="auto"/>
          </w:divBdr>
          <w:divsChild>
            <w:div w:id="1022972169">
              <w:marLeft w:val="0"/>
              <w:marRight w:val="0"/>
              <w:marTop w:val="0"/>
              <w:marBottom w:val="0"/>
              <w:divBdr>
                <w:top w:val="none" w:sz="0" w:space="0" w:color="auto"/>
                <w:left w:val="none" w:sz="0" w:space="0" w:color="auto"/>
                <w:bottom w:val="none" w:sz="0" w:space="0" w:color="auto"/>
                <w:right w:val="none" w:sz="0" w:space="0" w:color="auto"/>
              </w:divBdr>
            </w:div>
            <w:div w:id="527109390">
              <w:marLeft w:val="0"/>
              <w:marRight w:val="0"/>
              <w:marTop w:val="0"/>
              <w:marBottom w:val="0"/>
              <w:divBdr>
                <w:top w:val="none" w:sz="0" w:space="0" w:color="auto"/>
                <w:left w:val="none" w:sz="0" w:space="0" w:color="auto"/>
                <w:bottom w:val="none" w:sz="0" w:space="0" w:color="auto"/>
                <w:right w:val="none" w:sz="0" w:space="0" w:color="auto"/>
              </w:divBdr>
              <w:divsChild>
                <w:div w:id="879782563">
                  <w:marLeft w:val="0"/>
                  <w:marRight w:val="0"/>
                  <w:marTop w:val="0"/>
                  <w:marBottom w:val="0"/>
                  <w:divBdr>
                    <w:top w:val="none" w:sz="0" w:space="0" w:color="auto"/>
                    <w:left w:val="none" w:sz="0" w:space="0" w:color="auto"/>
                    <w:bottom w:val="none" w:sz="0" w:space="0" w:color="auto"/>
                    <w:right w:val="none" w:sz="0" w:space="0" w:color="auto"/>
                  </w:divBdr>
                  <w:divsChild>
                    <w:div w:id="203118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783187">
              <w:marLeft w:val="0"/>
              <w:marRight w:val="0"/>
              <w:marTop w:val="0"/>
              <w:marBottom w:val="0"/>
              <w:divBdr>
                <w:top w:val="none" w:sz="0" w:space="0" w:color="auto"/>
                <w:left w:val="none" w:sz="0" w:space="0" w:color="auto"/>
                <w:bottom w:val="none" w:sz="0" w:space="0" w:color="auto"/>
                <w:right w:val="none" w:sz="0" w:space="0" w:color="auto"/>
              </w:divBdr>
            </w:div>
          </w:divsChild>
        </w:div>
        <w:div w:id="1612661935">
          <w:marLeft w:val="0"/>
          <w:marRight w:val="0"/>
          <w:marTop w:val="0"/>
          <w:marBottom w:val="0"/>
          <w:divBdr>
            <w:top w:val="none" w:sz="0" w:space="0" w:color="auto"/>
            <w:left w:val="none" w:sz="0" w:space="0" w:color="auto"/>
            <w:bottom w:val="none" w:sz="0" w:space="0" w:color="auto"/>
            <w:right w:val="none" w:sz="0" w:space="0" w:color="auto"/>
          </w:divBdr>
          <w:divsChild>
            <w:div w:id="1019552332">
              <w:marLeft w:val="0"/>
              <w:marRight w:val="0"/>
              <w:marTop w:val="0"/>
              <w:marBottom w:val="0"/>
              <w:divBdr>
                <w:top w:val="none" w:sz="0" w:space="0" w:color="auto"/>
                <w:left w:val="none" w:sz="0" w:space="0" w:color="auto"/>
                <w:bottom w:val="none" w:sz="0" w:space="0" w:color="auto"/>
                <w:right w:val="none" w:sz="0" w:space="0" w:color="auto"/>
              </w:divBdr>
            </w:div>
            <w:div w:id="1652557148">
              <w:marLeft w:val="0"/>
              <w:marRight w:val="0"/>
              <w:marTop w:val="0"/>
              <w:marBottom w:val="0"/>
              <w:divBdr>
                <w:top w:val="none" w:sz="0" w:space="0" w:color="auto"/>
                <w:left w:val="none" w:sz="0" w:space="0" w:color="auto"/>
                <w:bottom w:val="none" w:sz="0" w:space="0" w:color="auto"/>
                <w:right w:val="none" w:sz="0" w:space="0" w:color="auto"/>
              </w:divBdr>
              <w:divsChild>
                <w:div w:id="778259761">
                  <w:marLeft w:val="0"/>
                  <w:marRight w:val="0"/>
                  <w:marTop w:val="0"/>
                  <w:marBottom w:val="0"/>
                  <w:divBdr>
                    <w:top w:val="none" w:sz="0" w:space="0" w:color="auto"/>
                    <w:left w:val="none" w:sz="0" w:space="0" w:color="auto"/>
                    <w:bottom w:val="none" w:sz="0" w:space="0" w:color="auto"/>
                    <w:right w:val="none" w:sz="0" w:space="0" w:color="auto"/>
                  </w:divBdr>
                  <w:divsChild>
                    <w:div w:id="139488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06412">
              <w:marLeft w:val="0"/>
              <w:marRight w:val="0"/>
              <w:marTop w:val="0"/>
              <w:marBottom w:val="0"/>
              <w:divBdr>
                <w:top w:val="none" w:sz="0" w:space="0" w:color="auto"/>
                <w:left w:val="none" w:sz="0" w:space="0" w:color="auto"/>
                <w:bottom w:val="none" w:sz="0" w:space="0" w:color="auto"/>
                <w:right w:val="none" w:sz="0" w:space="0" w:color="auto"/>
              </w:divBdr>
            </w:div>
          </w:divsChild>
        </w:div>
        <w:div w:id="1287465639">
          <w:marLeft w:val="0"/>
          <w:marRight w:val="0"/>
          <w:marTop w:val="0"/>
          <w:marBottom w:val="0"/>
          <w:divBdr>
            <w:top w:val="none" w:sz="0" w:space="0" w:color="auto"/>
            <w:left w:val="none" w:sz="0" w:space="0" w:color="auto"/>
            <w:bottom w:val="none" w:sz="0" w:space="0" w:color="auto"/>
            <w:right w:val="none" w:sz="0" w:space="0" w:color="auto"/>
          </w:divBdr>
          <w:divsChild>
            <w:div w:id="1863469987">
              <w:marLeft w:val="0"/>
              <w:marRight w:val="0"/>
              <w:marTop w:val="0"/>
              <w:marBottom w:val="0"/>
              <w:divBdr>
                <w:top w:val="none" w:sz="0" w:space="0" w:color="auto"/>
                <w:left w:val="none" w:sz="0" w:space="0" w:color="auto"/>
                <w:bottom w:val="none" w:sz="0" w:space="0" w:color="auto"/>
                <w:right w:val="none" w:sz="0" w:space="0" w:color="auto"/>
              </w:divBdr>
            </w:div>
            <w:div w:id="692657745">
              <w:marLeft w:val="0"/>
              <w:marRight w:val="0"/>
              <w:marTop w:val="0"/>
              <w:marBottom w:val="0"/>
              <w:divBdr>
                <w:top w:val="none" w:sz="0" w:space="0" w:color="auto"/>
                <w:left w:val="none" w:sz="0" w:space="0" w:color="auto"/>
                <w:bottom w:val="none" w:sz="0" w:space="0" w:color="auto"/>
                <w:right w:val="none" w:sz="0" w:space="0" w:color="auto"/>
              </w:divBdr>
              <w:divsChild>
                <w:div w:id="238251060">
                  <w:marLeft w:val="0"/>
                  <w:marRight w:val="0"/>
                  <w:marTop w:val="0"/>
                  <w:marBottom w:val="0"/>
                  <w:divBdr>
                    <w:top w:val="none" w:sz="0" w:space="0" w:color="auto"/>
                    <w:left w:val="none" w:sz="0" w:space="0" w:color="auto"/>
                    <w:bottom w:val="none" w:sz="0" w:space="0" w:color="auto"/>
                    <w:right w:val="none" w:sz="0" w:space="0" w:color="auto"/>
                  </w:divBdr>
                  <w:divsChild>
                    <w:div w:id="150562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0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820639">
      <w:bodyDiv w:val="1"/>
      <w:marLeft w:val="0"/>
      <w:marRight w:val="0"/>
      <w:marTop w:val="0"/>
      <w:marBottom w:val="0"/>
      <w:divBdr>
        <w:top w:val="none" w:sz="0" w:space="0" w:color="auto"/>
        <w:left w:val="none" w:sz="0" w:space="0" w:color="auto"/>
        <w:bottom w:val="none" w:sz="0" w:space="0" w:color="auto"/>
        <w:right w:val="none" w:sz="0" w:space="0" w:color="auto"/>
      </w:divBdr>
      <w:divsChild>
        <w:div w:id="23144180">
          <w:marLeft w:val="0"/>
          <w:marRight w:val="0"/>
          <w:marTop w:val="0"/>
          <w:marBottom w:val="0"/>
          <w:divBdr>
            <w:top w:val="none" w:sz="0" w:space="0" w:color="auto"/>
            <w:left w:val="none" w:sz="0" w:space="0" w:color="auto"/>
            <w:bottom w:val="none" w:sz="0" w:space="0" w:color="auto"/>
            <w:right w:val="none" w:sz="0" w:space="0" w:color="auto"/>
          </w:divBdr>
          <w:divsChild>
            <w:div w:id="48485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869377">
      <w:bodyDiv w:val="1"/>
      <w:marLeft w:val="0"/>
      <w:marRight w:val="0"/>
      <w:marTop w:val="0"/>
      <w:marBottom w:val="0"/>
      <w:divBdr>
        <w:top w:val="none" w:sz="0" w:space="0" w:color="auto"/>
        <w:left w:val="none" w:sz="0" w:space="0" w:color="auto"/>
        <w:bottom w:val="none" w:sz="0" w:space="0" w:color="auto"/>
        <w:right w:val="none" w:sz="0" w:space="0" w:color="auto"/>
      </w:divBdr>
    </w:div>
    <w:div w:id="608707238">
      <w:bodyDiv w:val="1"/>
      <w:marLeft w:val="0"/>
      <w:marRight w:val="0"/>
      <w:marTop w:val="0"/>
      <w:marBottom w:val="0"/>
      <w:divBdr>
        <w:top w:val="none" w:sz="0" w:space="0" w:color="auto"/>
        <w:left w:val="none" w:sz="0" w:space="0" w:color="auto"/>
        <w:bottom w:val="none" w:sz="0" w:space="0" w:color="auto"/>
        <w:right w:val="none" w:sz="0" w:space="0" w:color="auto"/>
      </w:divBdr>
    </w:div>
    <w:div w:id="673999668">
      <w:bodyDiv w:val="1"/>
      <w:marLeft w:val="0"/>
      <w:marRight w:val="0"/>
      <w:marTop w:val="0"/>
      <w:marBottom w:val="0"/>
      <w:divBdr>
        <w:top w:val="none" w:sz="0" w:space="0" w:color="auto"/>
        <w:left w:val="none" w:sz="0" w:space="0" w:color="auto"/>
        <w:bottom w:val="none" w:sz="0" w:space="0" w:color="auto"/>
        <w:right w:val="none" w:sz="0" w:space="0" w:color="auto"/>
      </w:divBdr>
    </w:div>
    <w:div w:id="697119462">
      <w:bodyDiv w:val="1"/>
      <w:marLeft w:val="0"/>
      <w:marRight w:val="0"/>
      <w:marTop w:val="0"/>
      <w:marBottom w:val="0"/>
      <w:divBdr>
        <w:top w:val="none" w:sz="0" w:space="0" w:color="auto"/>
        <w:left w:val="none" w:sz="0" w:space="0" w:color="auto"/>
        <w:bottom w:val="none" w:sz="0" w:space="0" w:color="auto"/>
        <w:right w:val="none" w:sz="0" w:space="0" w:color="auto"/>
      </w:divBdr>
    </w:div>
    <w:div w:id="740055985">
      <w:bodyDiv w:val="1"/>
      <w:marLeft w:val="0"/>
      <w:marRight w:val="0"/>
      <w:marTop w:val="0"/>
      <w:marBottom w:val="0"/>
      <w:divBdr>
        <w:top w:val="none" w:sz="0" w:space="0" w:color="auto"/>
        <w:left w:val="none" w:sz="0" w:space="0" w:color="auto"/>
        <w:bottom w:val="none" w:sz="0" w:space="0" w:color="auto"/>
        <w:right w:val="none" w:sz="0" w:space="0" w:color="auto"/>
      </w:divBdr>
      <w:divsChild>
        <w:div w:id="1872525668">
          <w:marLeft w:val="0"/>
          <w:marRight w:val="0"/>
          <w:marTop w:val="0"/>
          <w:marBottom w:val="0"/>
          <w:divBdr>
            <w:top w:val="none" w:sz="0" w:space="0" w:color="auto"/>
            <w:left w:val="none" w:sz="0" w:space="0" w:color="auto"/>
            <w:bottom w:val="none" w:sz="0" w:space="0" w:color="auto"/>
            <w:right w:val="none" w:sz="0" w:space="0" w:color="auto"/>
          </w:divBdr>
          <w:divsChild>
            <w:div w:id="1273323294">
              <w:marLeft w:val="0"/>
              <w:marRight w:val="0"/>
              <w:marTop w:val="0"/>
              <w:marBottom w:val="0"/>
              <w:divBdr>
                <w:top w:val="none" w:sz="0" w:space="0" w:color="auto"/>
                <w:left w:val="none" w:sz="0" w:space="0" w:color="auto"/>
                <w:bottom w:val="none" w:sz="0" w:space="0" w:color="auto"/>
                <w:right w:val="none" w:sz="0" w:space="0" w:color="auto"/>
              </w:divBdr>
            </w:div>
            <w:div w:id="427383348">
              <w:marLeft w:val="0"/>
              <w:marRight w:val="0"/>
              <w:marTop w:val="0"/>
              <w:marBottom w:val="0"/>
              <w:divBdr>
                <w:top w:val="none" w:sz="0" w:space="0" w:color="auto"/>
                <w:left w:val="none" w:sz="0" w:space="0" w:color="auto"/>
                <w:bottom w:val="none" w:sz="0" w:space="0" w:color="auto"/>
                <w:right w:val="none" w:sz="0" w:space="0" w:color="auto"/>
              </w:divBdr>
              <w:divsChild>
                <w:div w:id="197547311">
                  <w:marLeft w:val="0"/>
                  <w:marRight w:val="0"/>
                  <w:marTop w:val="0"/>
                  <w:marBottom w:val="0"/>
                  <w:divBdr>
                    <w:top w:val="none" w:sz="0" w:space="0" w:color="auto"/>
                    <w:left w:val="none" w:sz="0" w:space="0" w:color="auto"/>
                    <w:bottom w:val="none" w:sz="0" w:space="0" w:color="auto"/>
                    <w:right w:val="none" w:sz="0" w:space="0" w:color="auto"/>
                  </w:divBdr>
                  <w:divsChild>
                    <w:div w:id="54483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61521">
              <w:marLeft w:val="0"/>
              <w:marRight w:val="0"/>
              <w:marTop w:val="0"/>
              <w:marBottom w:val="0"/>
              <w:divBdr>
                <w:top w:val="none" w:sz="0" w:space="0" w:color="auto"/>
                <w:left w:val="none" w:sz="0" w:space="0" w:color="auto"/>
                <w:bottom w:val="none" w:sz="0" w:space="0" w:color="auto"/>
                <w:right w:val="none" w:sz="0" w:space="0" w:color="auto"/>
              </w:divBdr>
            </w:div>
          </w:divsChild>
        </w:div>
        <w:div w:id="1029909628">
          <w:marLeft w:val="0"/>
          <w:marRight w:val="0"/>
          <w:marTop w:val="0"/>
          <w:marBottom w:val="0"/>
          <w:divBdr>
            <w:top w:val="none" w:sz="0" w:space="0" w:color="auto"/>
            <w:left w:val="none" w:sz="0" w:space="0" w:color="auto"/>
            <w:bottom w:val="none" w:sz="0" w:space="0" w:color="auto"/>
            <w:right w:val="none" w:sz="0" w:space="0" w:color="auto"/>
          </w:divBdr>
          <w:divsChild>
            <w:div w:id="369495527">
              <w:marLeft w:val="0"/>
              <w:marRight w:val="0"/>
              <w:marTop w:val="0"/>
              <w:marBottom w:val="0"/>
              <w:divBdr>
                <w:top w:val="none" w:sz="0" w:space="0" w:color="auto"/>
                <w:left w:val="none" w:sz="0" w:space="0" w:color="auto"/>
                <w:bottom w:val="none" w:sz="0" w:space="0" w:color="auto"/>
                <w:right w:val="none" w:sz="0" w:space="0" w:color="auto"/>
              </w:divBdr>
            </w:div>
            <w:div w:id="1614632606">
              <w:marLeft w:val="0"/>
              <w:marRight w:val="0"/>
              <w:marTop w:val="0"/>
              <w:marBottom w:val="0"/>
              <w:divBdr>
                <w:top w:val="none" w:sz="0" w:space="0" w:color="auto"/>
                <w:left w:val="none" w:sz="0" w:space="0" w:color="auto"/>
                <w:bottom w:val="none" w:sz="0" w:space="0" w:color="auto"/>
                <w:right w:val="none" w:sz="0" w:space="0" w:color="auto"/>
              </w:divBdr>
              <w:divsChild>
                <w:div w:id="277612534">
                  <w:marLeft w:val="0"/>
                  <w:marRight w:val="0"/>
                  <w:marTop w:val="0"/>
                  <w:marBottom w:val="0"/>
                  <w:divBdr>
                    <w:top w:val="none" w:sz="0" w:space="0" w:color="auto"/>
                    <w:left w:val="none" w:sz="0" w:space="0" w:color="auto"/>
                    <w:bottom w:val="none" w:sz="0" w:space="0" w:color="auto"/>
                    <w:right w:val="none" w:sz="0" w:space="0" w:color="auto"/>
                  </w:divBdr>
                  <w:divsChild>
                    <w:div w:id="141046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869888">
      <w:bodyDiv w:val="1"/>
      <w:marLeft w:val="0"/>
      <w:marRight w:val="0"/>
      <w:marTop w:val="0"/>
      <w:marBottom w:val="0"/>
      <w:divBdr>
        <w:top w:val="none" w:sz="0" w:space="0" w:color="auto"/>
        <w:left w:val="none" w:sz="0" w:space="0" w:color="auto"/>
        <w:bottom w:val="none" w:sz="0" w:space="0" w:color="auto"/>
        <w:right w:val="none" w:sz="0" w:space="0" w:color="auto"/>
      </w:divBdr>
      <w:divsChild>
        <w:div w:id="754787558">
          <w:marLeft w:val="0"/>
          <w:marRight w:val="0"/>
          <w:marTop w:val="0"/>
          <w:marBottom w:val="0"/>
          <w:divBdr>
            <w:top w:val="none" w:sz="0" w:space="0" w:color="auto"/>
            <w:left w:val="none" w:sz="0" w:space="0" w:color="auto"/>
            <w:bottom w:val="none" w:sz="0" w:space="0" w:color="auto"/>
            <w:right w:val="none" w:sz="0" w:space="0" w:color="auto"/>
          </w:divBdr>
          <w:divsChild>
            <w:div w:id="187842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591203">
      <w:bodyDiv w:val="1"/>
      <w:marLeft w:val="0"/>
      <w:marRight w:val="0"/>
      <w:marTop w:val="0"/>
      <w:marBottom w:val="0"/>
      <w:divBdr>
        <w:top w:val="none" w:sz="0" w:space="0" w:color="auto"/>
        <w:left w:val="none" w:sz="0" w:space="0" w:color="auto"/>
        <w:bottom w:val="none" w:sz="0" w:space="0" w:color="auto"/>
        <w:right w:val="none" w:sz="0" w:space="0" w:color="auto"/>
      </w:divBdr>
    </w:div>
    <w:div w:id="794833052">
      <w:bodyDiv w:val="1"/>
      <w:marLeft w:val="0"/>
      <w:marRight w:val="0"/>
      <w:marTop w:val="0"/>
      <w:marBottom w:val="0"/>
      <w:divBdr>
        <w:top w:val="none" w:sz="0" w:space="0" w:color="auto"/>
        <w:left w:val="none" w:sz="0" w:space="0" w:color="auto"/>
        <w:bottom w:val="none" w:sz="0" w:space="0" w:color="auto"/>
        <w:right w:val="none" w:sz="0" w:space="0" w:color="auto"/>
      </w:divBdr>
    </w:div>
    <w:div w:id="815338900">
      <w:bodyDiv w:val="1"/>
      <w:marLeft w:val="0"/>
      <w:marRight w:val="0"/>
      <w:marTop w:val="0"/>
      <w:marBottom w:val="0"/>
      <w:divBdr>
        <w:top w:val="none" w:sz="0" w:space="0" w:color="auto"/>
        <w:left w:val="none" w:sz="0" w:space="0" w:color="auto"/>
        <w:bottom w:val="none" w:sz="0" w:space="0" w:color="auto"/>
        <w:right w:val="none" w:sz="0" w:space="0" w:color="auto"/>
      </w:divBdr>
    </w:div>
    <w:div w:id="818230310">
      <w:bodyDiv w:val="1"/>
      <w:marLeft w:val="0"/>
      <w:marRight w:val="0"/>
      <w:marTop w:val="0"/>
      <w:marBottom w:val="0"/>
      <w:divBdr>
        <w:top w:val="none" w:sz="0" w:space="0" w:color="auto"/>
        <w:left w:val="none" w:sz="0" w:space="0" w:color="auto"/>
        <w:bottom w:val="none" w:sz="0" w:space="0" w:color="auto"/>
        <w:right w:val="none" w:sz="0" w:space="0" w:color="auto"/>
      </w:divBdr>
      <w:divsChild>
        <w:div w:id="2057123452">
          <w:marLeft w:val="0"/>
          <w:marRight w:val="0"/>
          <w:marTop w:val="0"/>
          <w:marBottom w:val="0"/>
          <w:divBdr>
            <w:top w:val="none" w:sz="0" w:space="0" w:color="auto"/>
            <w:left w:val="none" w:sz="0" w:space="0" w:color="auto"/>
            <w:bottom w:val="none" w:sz="0" w:space="0" w:color="auto"/>
            <w:right w:val="none" w:sz="0" w:space="0" w:color="auto"/>
          </w:divBdr>
          <w:divsChild>
            <w:div w:id="1471704825">
              <w:marLeft w:val="0"/>
              <w:marRight w:val="0"/>
              <w:marTop w:val="0"/>
              <w:marBottom w:val="0"/>
              <w:divBdr>
                <w:top w:val="none" w:sz="0" w:space="0" w:color="auto"/>
                <w:left w:val="none" w:sz="0" w:space="0" w:color="auto"/>
                <w:bottom w:val="none" w:sz="0" w:space="0" w:color="auto"/>
                <w:right w:val="none" w:sz="0" w:space="0" w:color="auto"/>
              </w:divBdr>
            </w:div>
          </w:divsChild>
        </w:div>
        <w:div w:id="1182741365">
          <w:marLeft w:val="0"/>
          <w:marRight w:val="0"/>
          <w:marTop w:val="0"/>
          <w:marBottom w:val="0"/>
          <w:divBdr>
            <w:top w:val="none" w:sz="0" w:space="0" w:color="auto"/>
            <w:left w:val="none" w:sz="0" w:space="0" w:color="auto"/>
            <w:bottom w:val="none" w:sz="0" w:space="0" w:color="auto"/>
            <w:right w:val="none" w:sz="0" w:space="0" w:color="auto"/>
          </w:divBdr>
          <w:divsChild>
            <w:div w:id="102062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597317">
      <w:bodyDiv w:val="1"/>
      <w:marLeft w:val="0"/>
      <w:marRight w:val="0"/>
      <w:marTop w:val="0"/>
      <w:marBottom w:val="0"/>
      <w:divBdr>
        <w:top w:val="none" w:sz="0" w:space="0" w:color="auto"/>
        <w:left w:val="none" w:sz="0" w:space="0" w:color="auto"/>
        <w:bottom w:val="none" w:sz="0" w:space="0" w:color="auto"/>
        <w:right w:val="none" w:sz="0" w:space="0" w:color="auto"/>
      </w:divBdr>
    </w:div>
    <w:div w:id="870611000">
      <w:bodyDiv w:val="1"/>
      <w:marLeft w:val="0"/>
      <w:marRight w:val="0"/>
      <w:marTop w:val="0"/>
      <w:marBottom w:val="0"/>
      <w:divBdr>
        <w:top w:val="none" w:sz="0" w:space="0" w:color="auto"/>
        <w:left w:val="none" w:sz="0" w:space="0" w:color="auto"/>
        <w:bottom w:val="none" w:sz="0" w:space="0" w:color="auto"/>
        <w:right w:val="none" w:sz="0" w:space="0" w:color="auto"/>
      </w:divBdr>
    </w:div>
    <w:div w:id="918174014">
      <w:bodyDiv w:val="1"/>
      <w:marLeft w:val="0"/>
      <w:marRight w:val="0"/>
      <w:marTop w:val="0"/>
      <w:marBottom w:val="0"/>
      <w:divBdr>
        <w:top w:val="none" w:sz="0" w:space="0" w:color="auto"/>
        <w:left w:val="none" w:sz="0" w:space="0" w:color="auto"/>
        <w:bottom w:val="none" w:sz="0" w:space="0" w:color="auto"/>
        <w:right w:val="none" w:sz="0" w:space="0" w:color="auto"/>
      </w:divBdr>
      <w:divsChild>
        <w:div w:id="1769694850">
          <w:marLeft w:val="0"/>
          <w:marRight w:val="0"/>
          <w:marTop w:val="0"/>
          <w:marBottom w:val="0"/>
          <w:divBdr>
            <w:top w:val="none" w:sz="0" w:space="0" w:color="auto"/>
            <w:left w:val="none" w:sz="0" w:space="0" w:color="auto"/>
            <w:bottom w:val="none" w:sz="0" w:space="0" w:color="auto"/>
            <w:right w:val="none" w:sz="0" w:space="0" w:color="auto"/>
          </w:divBdr>
          <w:divsChild>
            <w:div w:id="107356759">
              <w:marLeft w:val="0"/>
              <w:marRight w:val="0"/>
              <w:marTop w:val="0"/>
              <w:marBottom w:val="0"/>
              <w:divBdr>
                <w:top w:val="none" w:sz="0" w:space="0" w:color="auto"/>
                <w:left w:val="none" w:sz="0" w:space="0" w:color="auto"/>
                <w:bottom w:val="none" w:sz="0" w:space="0" w:color="auto"/>
                <w:right w:val="none" w:sz="0" w:space="0" w:color="auto"/>
              </w:divBdr>
            </w:div>
          </w:divsChild>
        </w:div>
        <w:div w:id="822821522">
          <w:marLeft w:val="0"/>
          <w:marRight w:val="0"/>
          <w:marTop w:val="0"/>
          <w:marBottom w:val="0"/>
          <w:divBdr>
            <w:top w:val="none" w:sz="0" w:space="0" w:color="auto"/>
            <w:left w:val="none" w:sz="0" w:space="0" w:color="auto"/>
            <w:bottom w:val="none" w:sz="0" w:space="0" w:color="auto"/>
            <w:right w:val="none" w:sz="0" w:space="0" w:color="auto"/>
          </w:divBdr>
          <w:divsChild>
            <w:div w:id="1689404295">
              <w:marLeft w:val="0"/>
              <w:marRight w:val="0"/>
              <w:marTop w:val="0"/>
              <w:marBottom w:val="0"/>
              <w:divBdr>
                <w:top w:val="none" w:sz="0" w:space="0" w:color="auto"/>
                <w:left w:val="none" w:sz="0" w:space="0" w:color="auto"/>
                <w:bottom w:val="none" w:sz="0" w:space="0" w:color="auto"/>
                <w:right w:val="none" w:sz="0" w:space="0" w:color="auto"/>
              </w:divBdr>
            </w:div>
            <w:div w:id="983507423">
              <w:marLeft w:val="0"/>
              <w:marRight w:val="0"/>
              <w:marTop w:val="0"/>
              <w:marBottom w:val="0"/>
              <w:divBdr>
                <w:top w:val="none" w:sz="0" w:space="0" w:color="auto"/>
                <w:left w:val="none" w:sz="0" w:space="0" w:color="auto"/>
                <w:bottom w:val="none" w:sz="0" w:space="0" w:color="auto"/>
                <w:right w:val="none" w:sz="0" w:space="0" w:color="auto"/>
              </w:divBdr>
              <w:divsChild>
                <w:div w:id="1995255613">
                  <w:marLeft w:val="0"/>
                  <w:marRight w:val="0"/>
                  <w:marTop w:val="0"/>
                  <w:marBottom w:val="0"/>
                  <w:divBdr>
                    <w:top w:val="none" w:sz="0" w:space="0" w:color="auto"/>
                    <w:left w:val="none" w:sz="0" w:space="0" w:color="auto"/>
                    <w:bottom w:val="none" w:sz="0" w:space="0" w:color="auto"/>
                    <w:right w:val="none" w:sz="0" w:space="0" w:color="auto"/>
                  </w:divBdr>
                  <w:divsChild>
                    <w:div w:id="70432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53374">
              <w:marLeft w:val="0"/>
              <w:marRight w:val="0"/>
              <w:marTop w:val="0"/>
              <w:marBottom w:val="0"/>
              <w:divBdr>
                <w:top w:val="none" w:sz="0" w:space="0" w:color="auto"/>
                <w:left w:val="none" w:sz="0" w:space="0" w:color="auto"/>
                <w:bottom w:val="none" w:sz="0" w:space="0" w:color="auto"/>
                <w:right w:val="none" w:sz="0" w:space="0" w:color="auto"/>
              </w:divBdr>
            </w:div>
          </w:divsChild>
        </w:div>
        <w:div w:id="727456096">
          <w:marLeft w:val="0"/>
          <w:marRight w:val="0"/>
          <w:marTop w:val="0"/>
          <w:marBottom w:val="0"/>
          <w:divBdr>
            <w:top w:val="none" w:sz="0" w:space="0" w:color="auto"/>
            <w:left w:val="none" w:sz="0" w:space="0" w:color="auto"/>
            <w:bottom w:val="none" w:sz="0" w:space="0" w:color="auto"/>
            <w:right w:val="none" w:sz="0" w:space="0" w:color="auto"/>
          </w:divBdr>
          <w:divsChild>
            <w:div w:id="2062049982">
              <w:marLeft w:val="0"/>
              <w:marRight w:val="0"/>
              <w:marTop w:val="0"/>
              <w:marBottom w:val="0"/>
              <w:divBdr>
                <w:top w:val="none" w:sz="0" w:space="0" w:color="auto"/>
                <w:left w:val="none" w:sz="0" w:space="0" w:color="auto"/>
                <w:bottom w:val="none" w:sz="0" w:space="0" w:color="auto"/>
                <w:right w:val="none" w:sz="0" w:space="0" w:color="auto"/>
              </w:divBdr>
            </w:div>
            <w:div w:id="472337341">
              <w:marLeft w:val="0"/>
              <w:marRight w:val="0"/>
              <w:marTop w:val="0"/>
              <w:marBottom w:val="0"/>
              <w:divBdr>
                <w:top w:val="none" w:sz="0" w:space="0" w:color="auto"/>
                <w:left w:val="none" w:sz="0" w:space="0" w:color="auto"/>
                <w:bottom w:val="none" w:sz="0" w:space="0" w:color="auto"/>
                <w:right w:val="none" w:sz="0" w:space="0" w:color="auto"/>
              </w:divBdr>
              <w:divsChild>
                <w:div w:id="2069527201">
                  <w:marLeft w:val="0"/>
                  <w:marRight w:val="0"/>
                  <w:marTop w:val="0"/>
                  <w:marBottom w:val="0"/>
                  <w:divBdr>
                    <w:top w:val="none" w:sz="0" w:space="0" w:color="auto"/>
                    <w:left w:val="none" w:sz="0" w:space="0" w:color="auto"/>
                    <w:bottom w:val="none" w:sz="0" w:space="0" w:color="auto"/>
                    <w:right w:val="none" w:sz="0" w:space="0" w:color="auto"/>
                  </w:divBdr>
                  <w:divsChild>
                    <w:div w:id="76500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22299">
              <w:marLeft w:val="0"/>
              <w:marRight w:val="0"/>
              <w:marTop w:val="0"/>
              <w:marBottom w:val="0"/>
              <w:divBdr>
                <w:top w:val="none" w:sz="0" w:space="0" w:color="auto"/>
                <w:left w:val="none" w:sz="0" w:space="0" w:color="auto"/>
                <w:bottom w:val="none" w:sz="0" w:space="0" w:color="auto"/>
                <w:right w:val="none" w:sz="0" w:space="0" w:color="auto"/>
              </w:divBdr>
            </w:div>
          </w:divsChild>
        </w:div>
        <w:div w:id="305477145">
          <w:marLeft w:val="0"/>
          <w:marRight w:val="0"/>
          <w:marTop w:val="0"/>
          <w:marBottom w:val="0"/>
          <w:divBdr>
            <w:top w:val="none" w:sz="0" w:space="0" w:color="auto"/>
            <w:left w:val="none" w:sz="0" w:space="0" w:color="auto"/>
            <w:bottom w:val="none" w:sz="0" w:space="0" w:color="auto"/>
            <w:right w:val="none" w:sz="0" w:space="0" w:color="auto"/>
          </w:divBdr>
          <w:divsChild>
            <w:div w:id="1643537604">
              <w:marLeft w:val="0"/>
              <w:marRight w:val="0"/>
              <w:marTop w:val="0"/>
              <w:marBottom w:val="0"/>
              <w:divBdr>
                <w:top w:val="none" w:sz="0" w:space="0" w:color="auto"/>
                <w:left w:val="none" w:sz="0" w:space="0" w:color="auto"/>
                <w:bottom w:val="none" w:sz="0" w:space="0" w:color="auto"/>
                <w:right w:val="none" w:sz="0" w:space="0" w:color="auto"/>
              </w:divBdr>
            </w:div>
            <w:div w:id="2045712601">
              <w:marLeft w:val="0"/>
              <w:marRight w:val="0"/>
              <w:marTop w:val="0"/>
              <w:marBottom w:val="0"/>
              <w:divBdr>
                <w:top w:val="none" w:sz="0" w:space="0" w:color="auto"/>
                <w:left w:val="none" w:sz="0" w:space="0" w:color="auto"/>
                <w:bottom w:val="none" w:sz="0" w:space="0" w:color="auto"/>
                <w:right w:val="none" w:sz="0" w:space="0" w:color="auto"/>
              </w:divBdr>
              <w:divsChild>
                <w:div w:id="703795101">
                  <w:marLeft w:val="0"/>
                  <w:marRight w:val="0"/>
                  <w:marTop w:val="0"/>
                  <w:marBottom w:val="0"/>
                  <w:divBdr>
                    <w:top w:val="none" w:sz="0" w:space="0" w:color="auto"/>
                    <w:left w:val="none" w:sz="0" w:space="0" w:color="auto"/>
                    <w:bottom w:val="none" w:sz="0" w:space="0" w:color="auto"/>
                    <w:right w:val="none" w:sz="0" w:space="0" w:color="auto"/>
                  </w:divBdr>
                  <w:divsChild>
                    <w:div w:id="134651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525140">
              <w:marLeft w:val="0"/>
              <w:marRight w:val="0"/>
              <w:marTop w:val="0"/>
              <w:marBottom w:val="0"/>
              <w:divBdr>
                <w:top w:val="none" w:sz="0" w:space="0" w:color="auto"/>
                <w:left w:val="none" w:sz="0" w:space="0" w:color="auto"/>
                <w:bottom w:val="none" w:sz="0" w:space="0" w:color="auto"/>
                <w:right w:val="none" w:sz="0" w:space="0" w:color="auto"/>
              </w:divBdr>
            </w:div>
          </w:divsChild>
        </w:div>
        <w:div w:id="643893322">
          <w:marLeft w:val="0"/>
          <w:marRight w:val="0"/>
          <w:marTop w:val="0"/>
          <w:marBottom w:val="0"/>
          <w:divBdr>
            <w:top w:val="none" w:sz="0" w:space="0" w:color="auto"/>
            <w:left w:val="none" w:sz="0" w:space="0" w:color="auto"/>
            <w:bottom w:val="none" w:sz="0" w:space="0" w:color="auto"/>
            <w:right w:val="none" w:sz="0" w:space="0" w:color="auto"/>
          </w:divBdr>
          <w:divsChild>
            <w:div w:id="1479490809">
              <w:marLeft w:val="0"/>
              <w:marRight w:val="0"/>
              <w:marTop w:val="0"/>
              <w:marBottom w:val="0"/>
              <w:divBdr>
                <w:top w:val="none" w:sz="0" w:space="0" w:color="auto"/>
                <w:left w:val="none" w:sz="0" w:space="0" w:color="auto"/>
                <w:bottom w:val="none" w:sz="0" w:space="0" w:color="auto"/>
                <w:right w:val="none" w:sz="0" w:space="0" w:color="auto"/>
              </w:divBdr>
            </w:div>
          </w:divsChild>
        </w:div>
        <w:div w:id="681862345">
          <w:marLeft w:val="0"/>
          <w:marRight w:val="0"/>
          <w:marTop w:val="0"/>
          <w:marBottom w:val="0"/>
          <w:divBdr>
            <w:top w:val="none" w:sz="0" w:space="0" w:color="auto"/>
            <w:left w:val="none" w:sz="0" w:space="0" w:color="auto"/>
            <w:bottom w:val="none" w:sz="0" w:space="0" w:color="auto"/>
            <w:right w:val="none" w:sz="0" w:space="0" w:color="auto"/>
          </w:divBdr>
          <w:divsChild>
            <w:div w:id="185754532">
              <w:marLeft w:val="0"/>
              <w:marRight w:val="0"/>
              <w:marTop w:val="0"/>
              <w:marBottom w:val="0"/>
              <w:divBdr>
                <w:top w:val="none" w:sz="0" w:space="0" w:color="auto"/>
                <w:left w:val="none" w:sz="0" w:space="0" w:color="auto"/>
                <w:bottom w:val="none" w:sz="0" w:space="0" w:color="auto"/>
                <w:right w:val="none" w:sz="0" w:space="0" w:color="auto"/>
              </w:divBdr>
            </w:div>
            <w:div w:id="1151562387">
              <w:marLeft w:val="0"/>
              <w:marRight w:val="0"/>
              <w:marTop w:val="0"/>
              <w:marBottom w:val="0"/>
              <w:divBdr>
                <w:top w:val="none" w:sz="0" w:space="0" w:color="auto"/>
                <w:left w:val="none" w:sz="0" w:space="0" w:color="auto"/>
                <w:bottom w:val="none" w:sz="0" w:space="0" w:color="auto"/>
                <w:right w:val="none" w:sz="0" w:space="0" w:color="auto"/>
              </w:divBdr>
              <w:divsChild>
                <w:div w:id="561454374">
                  <w:marLeft w:val="0"/>
                  <w:marRight w:val="0"/>
                  <w:marTop w:val="0"/>
                  <w:marBottom w:val="0"/>
                  <w:divBdr>
                    <w:top w:val="none" w:sz="0" w:space="0" w:color="auto"/>
                    <w:left w:val="none" w:sz="0" w:space="0" w:color="auto"/>
                    <w:bottom w:val="none" w:sz="0" w:space="0" w:color="auto"/>
                    <w:right w:val="none" w:sz="0" w:space="0" w:color="auto"/>
                  </w:divBdr>
                  <w:divsChild>
                    <w:div w:id="78442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296476">
              <w:marLeft w:val="0"/>
              <w:marRight w:val="0"/>
              <w:marTop w:val="0"/>
              <w:marBottom w:val="0"/>
              <w:divBdr>
                <w:top w:val="none" w:sz="0" w:space="0" w:color="auto"/>
                <w:left w:val="none" w:sz="0" w:space="0" w:color="auto"/>
                <w:bottom w:val="none" w:sz="0" w:space="0" w:color="auto"/>
                <w:right w:val="none" w:sz="0" w:space="0" w:color="auto"/>
              </w:divBdr>
            </w:div>
          </w:divsChild>
        </w:div>
        <w:div w:id="808935652">
          <w:marLeft w:val="0"/>
          <w:marRight w:val="0"/>
          <w:marTop w:val="0"/>
          <w:marBottom w:val="0"/>
          <w:divBdr>
            <w:top w:val="none" w:sz="0" w:space="0" w:color="auto"/>
            <w:left w:val="none" w:sz="0" w:space="0" w:color="auto"/>
            <w:bottom w:val="none" w:sz="0" w:space="0" w:color="auto"/>
            <w:right w:val="none" w:sz="0" w:space="0" w:color="auto"/>
          </w:divBdr>
          <w:divsChild>
            <w:div w:id="896743987">
              <w:marLeft w:val="0"/>
              <w:marRight w:val="0"/>
              <w:marTop w:val="0"/>
              <w:marBottom w:val="0"/>
              <w:divBdr>
                <w:top w:val="none" w:sz="0" w:space="0" w:color="auto"/>
                <w:left w:val="none" w:sz="0" w:space="0" w:color="auto"/>
                <w:bottom w:val="none" w:sz="0" w:space="0" w:color="auto"/>
                <w:right w:val="none" w:sz="0" w:space="0" w:color="auto"/>
              </w:divBdr>
            </w:div>
            <w:div w:id="1971591914">
              <w:marLeft w:val="0"/>
              <w:marRight w:val="0"/>
              <w:marTop w:val="0"/>
              <w:marBottom w:val="0"/>
              <w:divBdr>
                <w:top w:val="none" w:sz="0" w:space="0" w:color="auto"/>
                <w:left w:val="none" w:sz="0" w:space="0" w:color="auto"/>
                <w:bottom w:val="none" w:sz="0" w:space="0" w:color="auto"/>
                <w:right w:val="none" w:sz="0" w:space="0" w:color="auto"/>
              </w:divBdr>
              <w:divsChild>
                <w:div w:id="2094011576">
                  <w:marLeft w:val="0"/>
                  <w:marRight w:val="0"/>
                  <w:marTop w:val="0"/>
                  <w:marBottom w:val="0"/>
                  <w:divBdr>
                    <w:top w:val="none" w:sz="0" w:space="0" w:color="auto"/>
                    <w:left w:val="none" w:sz="0" w:space="0" w:color="auto"/>
                    <w:bottom w:val="none" w:sz="0" w:space="0" w:color="auto"/>
                    <w:right w:val="none" w:sz="0" w:space="0" w:color="auto"/>
                  </w:divBdr>
                  <w:divsChild>
                    <w:div w:id="143721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64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001528">
      <w:bodyDiv w:val="1"/>
      <w:marLeft w:val="0"/>
      <w:marRight w:val="0"/>
      <w:marTop w:val="0"/>
      <w:marBottom w:val="0"/>
      <w:divBdr>
        <w:top w:val="none" w:sz="0" w:space="0" w:color="auto"/>
        <w:left w:val="none" w:sz="0" w:space="0" w:color="auto"/>
        <w:bottom w:val="none" w:sz="0" w:space="0" w:color="auto"/>
        <w:right w:val="none" w:sz="0" w:space="0" w:color="auto"/>
      </w:divBdr>
    </w:div>
    <w:div w:id="949243686">
      <w:bodyDiv w:val="1"/>
      <w:marLeft w:val="0"/>
      <w:marRight w:val="0"/>
      <w:marTop w:val="0"/>
      <w:marBottom w:val="0"/>
      <w:divBdr>
        <w:top w:val="none" w:sz="0" w:space="0" w:color="auto"/>
        <w:left w:val="none" w:sz="0" w:space="0" w:color="auto"/>
        <w:bottom w:val="none" w:sz="0" w:space="0" w:color="auto"/>
        <w:right w:val="none" w:sz="0" w:space="0" w:color="auto"/>
      </w:divBdr>
    </w:div>
    <w:div w:id="966935570">
      <w:bodyDiv w:val="1"/>
      <w:marLeft w:val="0"/>
      <w:marRight w:val="0"/>
      <w:marTop w:val="0"/>
      <w:marBottom w:val="0"/>
      <w:divBdr>
        <w:top w:val="none" w:sz="0" w:space="0" w:color="auto"/>
        <w:left w:val="none" w:sz="0" w:space="0" w:color="auto"/>
        <w:bottom w:val="none" w:sz="0" w:space="0" w:color="auto"/>
        <w:right w:val="none" w:sz="0" w:space="0" w:color="auto"/>
      </w:divBdr>
      <w:divsChild>
        <w:div w:id="2087069718">
          <w:marLeft w:val="0"/>
          <w:marRight w:val="0"/>
          <w:marTop w:val="0"/>
          <w:marBottom w:val="0"/>
          <w:divBdr>
            <w:top w:val="none" w:sz="0" w:space="0" w:color="auto"/>
            <w:left w:val="none" w:sz="0" w:space="0" w:color="auto"/>
            <w:bottom w:val="none" w:sz="0" w:space="0" w:color="auto"/>
            <w:right w:val="none" w:sz="0" w:space="0" w:color="auto"/>
          </w:divBdr>
          <w:divsChild>
            <w:div w:id="1043407053">
              <w:marLeft w:val="0"/>
              <w:marRight w:val="0"/>
              <w:marTop w:val="0"/>
              <w:marBottom w:val="0"/>
              <w:divBdr>
                <w:top w:val="none" w:sz="0" w:space="0" w:color="auto"/>
                <w:left w:val="none" w:sz="0" w:space="0" w:color="auto"/>
                <w:bottom w:val="none" w:sz="0" w:space="0" w:color="auto"/>
                <w:right w:val="none" w:sz="0" w:space="0" w:color="auto"/>
              </w:divBdr>
            </w:div>
          </w:divsChild>
        </w:div>
        <w:div w:id="305933626">
          <w:marLeft w:val="0"/>
          <w:marRight w:val="0"/>
          <w:marTop w:val="0"/>
          <w:marBottom w:val="0"/>
          <w:divBdr>
            <w:top w:val="none" w:sz="0" w:space="0" w:color="auto"/>
            <w:left w:val="none" w:sz="0" w:space="0" w:color="auto"/>
            <w:bottom w:val="none" w:sz="0" w:space="0" w:color="auto"/>
            <w:right w:val="none" w:sz="0" w:space="0" w:color="auto"/>
          </w:divBdr>
          <w:divsChild>
            <w:div w:id="119492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148053">
      <w:bodyDiv w:val="1"/>
      <w:marLeft w:val="0"/>
      <w:marRight w:val="0"/>
      <w:marTop w:val="0"/>
      <w:marBottom w:val="0"/>
      <w:divBdr>
        <w:top w:val="none" w:sz="0" w:space="0" w:color="auto"/>
        <w:left w:val="none" w:sz="0" w:space="0" w:color="auto"/>
        <w:bottom w:val="none" w:sz="0" w:space="0" w:color="auto"/>
        <w:right w:val="none" w:sz="0" w:space="0" w:color="auto"/>
      </w:divBdr>
    </w:div>
    <w:div w:id="1015349307">
      <w:bodyDiv w:val="1"/>
      <w:marLeft w:val="0"/>
      <w:marRight w:val="0"/>
      <w:marTop w:val="0"/>
      <w:marBottom w:val="0"/>
      <w:divBdr>
        <w:top w:val="none" w:sz="0" w:space="0" w:color="auto"/>
        <w:left w:val="none" w:sz="0" w:space="0" w:color="auto"/>
        <w:bottom w:val="none" w:sz="0" w:space="0" w:color="auto"/>
        <w:right w:val="none" w:sz="0" w:space="0" w:color="auto"/>
      </w:divBdr>
    </w:div>
    <w:div w:id="1016468190">
      <w:bodyDiv w:val="1"/>
      <w:marLeft w:val="0"/>
      <w:marRight w:val="0"/>
      <w:marTop w:val="0"/>
      <w:marBottom w:val="0"/>
      <w:divBdr>
        <w:top w:val="none" w:sz="0" w:space="0" w:color="auto"/>
        <w:left w:val="none" w:sz="0" w:space="0" w:color="auto"/>
        <w:bottom w:val="none" w:sz="0" w:space="0" w:color="auto"/>
        <w:right w:val="none" w:sz="0" w:space="0" w:color="auto"/>
      </w:divBdr>
    </w:div>
    <w:div w:id="1037972175">
      <w:bodyDiv w:val="1"/>
      <w:marLeft w:val="0"/>
      <w:marRight w:val="0"/>
      <w:marTop w:val="0"/>
      <w:marBottom w:val="0"/>
      <w:divBdr>
        <w:top w:val="none" w:sz="0" w:space="0" w:color="auto"/>
        <w:left w:val="none" w:sz="0" w:space="0" w:color="auto"/>
        <w:bottom w:val="none" w:sz="0" w:space="0" w:color="auto"/>
        <w:right w:val="none" w:sz="0" w:space="0" w:color="auto"/>
      </w:divBdr>
    </w:div>
    <w:div w:id="1071852661">
      <w:bodyDiv w:val="1"/>
      <w:marLeft w:val="0"/>
      <w:marRight w:val="0"/>
      <w:marTop w:val="0"/>
      <w:marBottom w:val="0"/>
      <w:divBdr>
        <w:top w:val="none" w:sz="0" w:space="0" w:color="auto"/>
        <w:left w:val="none" w:sz="0" w:space="0" w:color="auto"/>
        <w:bottom w:val="none" w:sz="0" w:space="0" w:color="auto"/>
        <w:right w:val="none" w:sz="0" w:space="0" w:color="auto"/>
      </w:divBdr>
      <w:divsChild>
        <w:div w:id="398868373">
          <w:marLeft w:val="0"/>
          <w:marRight w:val="0"/>
          <w:marTop w:val="0"/>
          <w:marBottom w:val="0"/>
          <w:divBdr>
            <w:top w:val="none" w:sz="0" w:space="0" w:color="auto"/>
            <w:left w:val="none" w:sz="0" w:space="0" w:color="auto"/>
            <w:bottom w:val="none" w:sz="0" w:space="0" w:color="auto"/>
            <w:right w:val="none" w:sz="0" w:space="0" w:color="auto"/>
          </w:divBdr>
          <w:divsChild>
            <w:div w:id="94431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407036">
      <w:bodyDiv w:val="1"/>
      <w:marLeft w:val="0"/>
      <w:marRight w:val="0"/>
      <w:marTop w:val="0"/>
      <w:marBottom w:val="0"/>
      <w:divBdr>
        <w:top w:val="none" w:sz="0" w:space="0" w:color="auto"/>
        <w:left w:val="none" w:sz="0" w:space="0" w:color="auto"/>
        <w:bottom w:val="none" w:sz="0" w:space="0" w:color="auto"/>
        <w:right w:val="none" w:sz="0" w:space="0" w:color="auto"/>
      </w:divBdr>
    </w:div>
    <w:div w:id="1121609827">
      <w:bodyDiv w:val="1"/>
      <w:marLeft w:val="0"/>
      <w:marRight w:val="0"/>
      <w:marTop w:val="0"/>
      <w:marBottom w:val="0"/>
      <w:divBdr>
        <w:top w:val="none" w:sz="0" w:space="0" w:color="auto"/>
        <w:left w:val="none" w:sz="0" w:space="0" w:color="auto"/>
        <w:bottom w:val="none" w:sz="0" w:space="0" w:color="auto"/>
        <w:right w:val="none" w:sz="0" w:space="0" w:color="auto"/>
      </w:divBdr>
      <w:divsChild>
        <w:div w:id="2001930587">
          <w:marLeft w:val="0"/>
          <w:marRight w:val="0"/>
          <w:marTop w:val="0"/>
          <w:marBottom w:val="0"/>
          <w:divBdr>
            <w:top w:val="none" w:sz="0" w:space="0" w:color="auto"/>
            <w:left w:val="none" w:sz="0" w:space="0" w:color="auto"/>
            <w:bottom w:val="none" w:sz="0" w:space="0" w:color="auto"/>
            <w:right w:val="none" w:sz="0" w:space="0" w:color="auto"/>
          </w:divBdr>
          <w:divsChild>
            <w:div w:id="1457259143">
              <w:marLeft w:val="0"/>
              <w:marRight w:val="0"/>
              <w:marTop w:val="0"/>
              <w:marBottom w:val="0"/>
              <w:divBdr>
                <w:top w:val="none" w:sz="0" w:space="0" w:color="auto"/>
                <w:left w:val="none" w:sz="0" w:space="0" w:color="auto"/>
                <w:bottom w:val="none" w:sz="0" w:space="0" w:color="auto"/>
                <w:right w:val="none" w:sz="0" w:space="0" w:color="auto"/>
              </w:divBdr>
            </w:div>
          </w:divsChild>
        </w:div>
        <w:div w:id="1153447478">
          <w:marLeft w:val="0"/>
          <w:marRight w:val="0"/>
          <w:marTop w:val="0"/>
          <w:marBottom w:val="0"/>
          <w:divBdr>
            <w:top w:val="none" w:sz="0" w:space="0" w:color="auto"/>
            <w:left w:val="none" w:sz="0" w:space="0" w:color="auto"/>
            <w:bottom w:val="none" w:sz="0" w:space="0" w:color="auto"/>
            <w:right w:val="none" w:sz="0" w:space="0" w:color="auto"/>
          </w:divBdr>
          <w:divsChild>
            <w:div w:id="127166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463090">
      <w:bodyDiv w:val="1"/>
      <w:marLeft w:val="0"/>
      <w:marRight w:val="0"/>
      <w:marTop w:val="0"/>
      <w:marBottom w:val="0"/>
      <w:divBdr>
        <w:top w:val="none" w:sz="0" w:space="0" w:color="auto"/>
        <w:left w:val="none" w:sz="0" w:space="0" w:color="auto"/>
        <w:bottom w:val="none" w:sz="0" w:space="0" w:color="auto"/>
        <w:right w:val="none" w:sz="0" w:space="0" w:color="auto"/>
      </w:divBdr>
      <w:divsChild>
        <w:div w:id="1114517842">
          <w:marLeft w:val="0"/>
          <w:marRight w:val="0"/>
          <w:marTop w:val="0"/>
          <w:marBottom w:val="0"/>
          <w:divBdr>
            <w:top w:val="none" w:sz="0" w:space="0" w:color="auto"/>
            <w:left w:val="none" w:sz="0" w:space="0" w:color="auto"/>
            <w:bottom w:val="none" w:sz="0" w:space="0" w:color="auto"/>
            <w:right w:val="none" w:sz="0" w:space="0" w:color="auto"/>
          </w:divBdr>
          <w:divsChild>
            <w:div w:id="1313176196">
              <w:marLeft w:val="0"/>
              <w:marRight w:val="0"/>
              <w:marTop w:val="0"/>
              <w:marBottom w:val="0"/>
              <w:divBdr>
                <w:top w:val="none" w:sz="0" w:space="0" w:color="auto"/>
                <w:left w:val="none" w:sz="0" w:space="0" w:color="auto"/>
                <w:bottom w:val="none" w:sz="0" w:space="0" w:color="auto"/>
                <w:right w:val="none" w:sz="0" w:space="0" w:color="auto"/>
              </w:divBdr>
            </w:div>
          </w:divsChild>
        </w:div>
        <w:div w:id="1422945036">
          <w:marLeft w:val="0"/>
          <w:marRight w:val="0"/>
          <w:marTop w:val="0"/>
          <w:marBottom w:val="0"/>
          <w:divBdr>
            <w:top w:val="none" w:sz="0" w:space="0" w:color="auto"/>
            <w:left w:val="none" w:sz="0" w:space="0" w:color="auto"/>
            <w:bottom w:val="none" w:sz="0" w:space="0" w:color="auto"/>
            <w:right w:val="none" w:sz="0" w:space="0" w:color="auto"/>
          </w:divBdr>
          <w:divsChild>
            <w:div w:id="114308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966746">
      <w:bodyDiv w:val="1"/>
      <w:marLeft w:val="0"/>
      <w:marRight w:val="0"/>
      <w:marTop w:val="0"/>
      <w:marBottom w:val="0"/>
      <w:divBdr>
        <w:top w:val="none" w:sz="0" w:space="0" w:color="auto"/>
        <w:left w:val="none" w:sz="0" w:space="0" w:color="auto"/>
        <w:bottom w:val="none" w:sz="0" w:space="0" w:color="auto"/>
        <w:right w:val="none" w:sz="0" w:space="0" w:color="auto"/>
      </w:divBdr>
      <w:divsChild>
        <w:div w:id="970205404">
          <w:marLeft w:val="0"/>
          <w:marRight w:val="0"/>
          <w:marTop w:val="0"/>
          <w:marBottom w:val="0"/>
          <w:divBdr>
            <w:top w:val="none" w:sz="0" w:space="0" w:color="auto"/>
            <w:left w:val="none" w:sz="0" w:space="0" w:color="auto"/>
            <w:bottom w:val="none" w:sz="0" w:space="0" w:color="auto"/>
            <w:right w:val="none" w:sz="0" w:space="0" w:color="auto"/>
          </w:divBdr>
          <w:divsChild>
            <w:div w:id="46466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91284">
      <w:bodyDiv w:val="1"/>
      <w:marLeft w:val="0"/>
      <w:marRight w:val="0"/>
      <w:marTop w:val="0"/>
      <w:marBottom w:val="0"/>
      <w:divBdr>
        <w:top w:val="none" w:sz="0" w:space="0" w:color="auto"/>
        <w:left w:val="none" w:sz="0" w:space="0" w:color="auto"/>
        <w:bottom w:val="none" w:sz="0" w:space="0" w:color="auto"/>
        <w:right w:val="none" w:sz="0" w:space="0" w:color="auto"/>
      </w:divBdr>
    </w:div>
    <w:div w:id="1178082101">
      <w:bodyDiv w:val="1"/>
      <w:marLeft w:val="0"/>
      <w:marRight w:val="0"/>
      <w:marTop w:val="0"/>
      <w:marBottom w:val="0"/>
      <w:divBdr>
        <w:top w:val="none" w:sz="0" w:space="0" w:color="auto"/>
        <w:left w:val="none" w:sz="0" w:space="0" w:color="auto"/>
        <w:bottom w:val="none" w:sz="0" w:space="0" w:color="auto"/>
        <w:right w:val="none" w:sz="0" w:space="0" w:color="auto"/>
      </w:divBdr>
      <w:divsChild>
        <w:div w:id="874271964">
          <w:marLeft w:val="0"/>
          <w:marRight w:val="0"/>
          <w:marTop w:val="0"/>
          <w:marBottom w:val="0"/>
          <w:divBdr>
            <w:top w:val="none" w:sz="0" w:space="0" w:color="auto"/>
            <w:left w:val="none" w:sz="0" w:space="0" w:color="auto"/>
            <w:bottom w:val="none" w:sz="0" w:space="0" w:color="auto"/>
            <w:right w:val="none" w:sz="0" w:space="0" w:color="auto"/>
          </w:divBdr>
          <w:divsChild>
            <w:div w:id="1572540942">
              <w:marLeft w:val="0"/>
              <w:marRight w:val="0"/>
              <w:marTop w:val="0"/>
              <w:marBottom w:val="0"/>
              <w:divBdr>
                <w:top w:val="none" w:sz="0" w:space="0" w:color="auto"/>
                <w:left w:val="none" w:sz="0" w:space="0" w:color="auto"/>
                <w:bottom w:val="none" w:sz="0" w:space="0" w:color="auto"/>
                <w:right w:val="none" w:sz="0" w:space="0" w:color="auto"/>
              </w:divBdr>
            </w:div>
          </w:divsChild>
        </w:div>
        <w:div w:id="1648625671">
          <w:marLeft w:val="0"/>
          <w:marRight w:val="0"/>
          <w:marTop w:val="0"/>
          <w:marBottom w:val="0"/>
          <w:divBdr>
            <w:top w:val="none" w:sz="0" w:space="0" w:color="auto"/>
            <w:left w:val="none" w:sz="0" w:space="0" w:color="auto"/>
            <w:bottom w:val="none" w:sz="0" w:space="0" w:color="auto"/>
            <w:right w:val="none" w:sz="0" w:space="0" w:color="auto"/>
          </w:divBdr>
          <w:divsChild>
            <w:div w:id="76253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31306">
      <w:bodyDiv w:val="1"/>
      <w:marLeft w:val="0"/>
      <w:marRight w:val="0"/>
      <w:marTop w:val="0"/>
      <w:marBottom w:val="0"/>
      <w:divBdr>
        <w:top w:val="none" w:sz="0" w:space="0" w:color="auto"/>
        <w:left w:val="none" w:sz="0" w:space="0" w:color="auto"/>
        <w:bottom w:val="none" w:sz="0" w:space="0" w:color="auto"/>
        <w:right w:val="none" w:sz="0" w:space="0" w:color="auto"/>
      </w:divBdr>
      <w:divsChild>
        <w:div w:id="52970736">
          <w:marLeft w:val="0"/>
          <w:marRight w:val="0"/>
          <w:marTop w:val="0"/>
          <w:marBottom w:val="0"/>
          <w:divBdr>
            <w:top w:val="none" w:sz="0" w:space="0" w:color="auto"/>
            <w:left w:val="none" w:sz="0" w:space="0" w:color="auto"/>
            <w:bottom w:val="none" w:sz="0" w:space="0" w:color="auto"/>
            <w:right w:val="none" w:sz="0" w:space="0" w:color="auto"/>
          </w:divBdr>
          <w:divsChild>
            <w:div w:id="40403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374952">
      <w:bodyDiv w:val="1"/>
      <w:marLeft w:val="0"/>
      <w:marRight w:val="0"/>
      <w:marTop w:val="0"/>
      <w:marBottom w:val="0"/>
      <w:divBdr>
        <w:top w:val="none" w:sz="0" w:space="0" w:color="auto"/>
        <w:left w:val="none" w:sz="0" w:space="0" w:color="auto"/>
        <w:bottom w:val="none" w:sz="0" w:space="0" w:color="auto"/>
        <w:right w:val="none" w:sz="0" w:space="0" w:color="auto"/>
      </w:divBdr>
    </w:div>
    <w:div w:id="1232736757">
      <w:bodyDiv w:val="1"/>
      <w:marLeft w:val="0"/>
      <w:marRight w:val="0"/>
      <w:marTop w:val="0"/>
      <w:marBottom w:val="0"/>
      <w:divBdr>
        <w:top w:val="none" w:sz="0" w:space="0" w:color="auto"/>
        <w:left w:val="none" w:sz="0" w:space="0" w:color="auto"/>
        <w:bottom w:val="none" w:sz="0" w:space="0" w:color="auto"/>
        <w:right w:val="none" w:sz="0" w:space="0" w:color="auto"/>
      </w:divBdr>
      <w:divsChild>
        <w:div w:id="1442412121">
          <w:marLeft w:val="0"/>
          <w:marRight w:val="0"/>
          <w:marTop w:val="0"/>
          <w:marBottom w:val="0"/>
          <w:divBdr>
            <w:top w:val="none" w:sz="0" w:space="0" w:color="auto"/>
            <w:left w:val="none" w:sz="0" w:space="0" w:color="auto"/>
            <w:bottom w:val="none" w:sz="0" w:space="0" w:color="auto"/>
            <w:right w:val="none" w:sz="0" w:space="0" w:color="auto"/>
          </w:divBdr>
          <w:divsChild>
            <w:div w:id="2026402389">
              <w:marLeft w:val="0"/>
              <w:marRight w:val="0"/>
              <w:marTop w:val="0"/>
              <w:marBottom w:val="0"/>
              <w:divBdr>
                <w:top w:val="none" w:sz="0" w:space="0" w:color="auto"/>
                <w:left w:val="none" w:sz="0" w:space="0" w:color="auto"/>
                <w:bottom w:val="none" w:sz="0" w:space="0" w:color="auto"/>
                <w:right w:val="none" w:sz="0" w:space="0" w:color="auto"/>
              </w:divBdr>
            </w:div>
          </w:divsChild>
        </w:div>
        <w:div w:id="1465804692">
          <w:marLeft w:val="0"/>
          <w:marRight w:val="0"/>
          <w:marTop w:val="0"/>
          <w:marBottom w:val="0"/>
          <w:divBdr>
            <w:top w:val="none" w:sz="0" w:space="0" w:color="auto"/>
            <w:left w:val="none" w:sz="0" w:space="0" w:color="auto"/>
            <w:bottom w:val="none" w:sz="0" w:space="0" w:color="auto"/>
            <w:right w:val="none" w:sz="0" w:space="0" w:color="auto"/>
          </w:divBdr>
          <w:divsChild>
            <w:div w:id="1322854623">
              <w:marLeft w:val="0"/>
              <w:marRight w:val="0"/>
              <w:marTop w:val="0"/>
              <w:marBottom w:val="0"/>
              <w:divBdr>
                <w:top w:val="none" w:sz="0" w:space="0" w:color="auto"/>
                <w:left w:val="none" w:sz="0" w:space="0" w:color="auto"/>
                <w:bottom w:val="none" w:sz="0" w:space="0" w:color="auto"/>
                <w:right w:val="none" w:sz="0" w:space="0" w:color="auto"/>
              </w:divBdr>
            </w:div>
            <w:div w:id="492919466">
              <w:marLeft w:val="0"/>
              <w:marRight w:val="0"/>
              <w:marTop w:val="0"/>
              <w:marBottom w:val="0"/>
              <w:divBdr>
                <w:top w:val="none" w:sz="0" w:space="0" w:color="auto"/>
                <w:left w:val="none" w:sz="0" w:space="0" w:color="auto"/>
                <w:bottom w:val="none" w:sz="0" w:space="0" w:color="auto"/>
                <w:right w:val="none" w:sz="0" w:space="0" w:color="auto"/>
              </w:divBdr>
              <w:divsChild>
                <w:div w:id="1262371945">
                  <w:marLeft w:val="0"/>
                  <w:marRight w:val="0"/>
                  <w:marTop w:val="0"/>
                  <w:marBottom w:val="0"/>
                  <w:divBdr>
                    <w:top w:val="none" w:sz="0" w:space="0" w:color="auto"/>
                    <w:left w:val="none" w:sz="0" w:space="0" w:color="auto"/>
                    <w:bottom w:val="none" w:sz="0" w:space="0" w:color="auto"/>
                    <w:right w:val="none" w:sz="0" w:space="0" w:color="auto"/>
                  </w:divBdr>
                  <w:divsChild>
                    <w:div w:id="14104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02276">
              <w:marLeft w:val="0"/>
              <w:marRight w:val="0"/>
              <w:marTop w:val="0"/>
              <w:marBottom w:val="0"/>
              <w:divBdr>
                <w:top w:val="none" w:sz="0" w:space="0" w:color="auto"/>
                <w:left w:val="none" w:sz="0" w:space="0" w:color="auto"/>
                <w:bottom w:val="none" w:sz="0" w:space="0" w:color="auto"/>
                <w:right w:val="none" w:sz="0" w:space="0" w:color="auto"/>
              </w:divBdr>
            </w:div>
          </w:divsChild>
        </w:div>
        <w:div w:id="131411446">
          <w:marLeft w:val="0"/>
          <w:marRight w:val="0"/>
          <w:marTop w:val="0"/>
          <w:marBottom w:val="0"/>
          <w:divBdr>
            <w:top w:val="none" w:sz="0" w:space="0" w:color="auto"/>
            <w:left w:val="none" w:sz="0" w:space="0" w:color="auto"/>
            <w:bottom w:val="none" w:sz="0" w:space="0" w:color="auto"/>
            <w:right w:val="none" w:sz="0" w:space="0" w:color="auto"/>
          </w:divBdr>
          <w:divsChild>
            <w:div w:id="985090930">
              <w:marLeft w:val="0"/>
              <w:marRight w:val="0"/>
              <w:marTop w:val="0"/>
              <w:marBottom w:val="0"/>
              <w:divBdr>
                <w:top w:val="none" w:sz="0" w:space="0" w:color="auto"/>
                <w:left w:val="none" w:sz="0" w:space="0" w:color="auto"/>
                <w:bottom w:val="none" w:sz="0" w:space="0" w:color="auto"/>
                <w:right w:val="none" w:sz="0" w:space="0" w:color="auto"/>
              </w:divBdr>
            </w:div>
            <w:div w:id="352465437">
              <w:marLeft w:val="0"/>
              <w:marRight w:val="0"/>
              <w:marTop w:val="0"/>
              <w:marBottom w:val="0"/>
              <w:divBdr>
                <w:top w:val="none" w:sz="0" w:space="0" w:color="auto"/>
                <w:left w:val="none" w:sz="0" w:space="0" w:color="auto"/>
                <w:bottom w:val="none" w:sz="0" w:space="0" w:color="auto"/>
                <w:right w:val="none" w:sz="0" w:space="0" w:color="auto"/>
              </w:divBdr>
              <w:divsChild>
                <w:div w:id="2079210177">
                  <w:marLeft w:val="0"/>
                  <w:marRight w:val="0"/>
                  <w:marTop w:val="0"/>
                  <w:marBottom w:val="0"/>
                  <w:divBdr>
                    <w:top w:val="none" w:sz="0" w:space="0" w:color="auto"/>
                    <w:left w:val="none" w:sz="0" w:space="0" w:color="auto"/>
                    <w:bottom w:val="none" w:sz="0" w:space="0" w:color="auto"/>
                    <w:right w:val="none" w:sz="0" w:space="0" w:color="auto"/>
                  </w:divBdr>
                  <w:divsChild>
                    <w:div w:id="211740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02705">
              <w:marLeft w:val="0"/>
              <w:marRight w:val="0"/>
              <w:marTop w:val="0"/>
              <w:marBottom w:val="0"/>
              <w:divBdr>
                <w:top w:val="none" w:sz="0" w:space="0" w:color="auto"/>
                <w:left w:val="none" w:sz="0" w:space="0" w:color="auto"/>
                <w:bottom w:val="none" w:sz="0" w:space="0" w:color="auto"/>
                <w:right w:val="none" w:sz="0" w:space="0" w:color="auto"/>
              </w:divBdr>
            </w:div>
          </w:divsChild>
        </w:div>
        <w:div w:id="151605980">
          <w:marLeft w:val="0"/>
          <w:marRight w:val="0"/>
          <w:marTop w:val="0"/>
          <w:marBottom w:val="0"/>
          <w:divBdr>
            <w:top w:val="none" w:sz="0" w:space="0" w:color="auto"/>
            <w:left w:val="none" w:sz="0" w:space="0" w:color="auto"/>
            <w:bottom w:val="none" w:sz="0" w:space="0" w:color="auto"/>
            <w:right w:val="none" w:sz="0" w:space="0" w:color="auto"/>
          </w:divBdr>
          <w:divsChild>
            <w:div w:id="833684277">
              <w:marLeft w:val="0"/>
              <w:marRight w:val="0"/>
              <w:marTop w:val="0"/>
              <w:marBottom w:val="0"/>
              <w:divBdr>
                <w:top w:val="none" w:sz="0" w:space="0" w:color="auto"/>
                <w:left w:val="none" w:sz="0" w:space="0" w:color="auto"/>
                <w:bottom w:val="none" w:sz="0" w:space="0" w:color="auto"/>
                <w:right w:val="none" w:sz="0" w:space="0" w:color="auto"/>
              </w:divBdr>
            </w:div>
            <w:div w:id="248853457">
              <w:marLeft w:val="0"/>
              <w:marRight w:val="0"/>
              <w:marTop w:val="0"/>
              <w:marBottom w:val="0"/>
              <w:divBdr>
                <w:top w:val="none" w:sz="0" w:space="0" w:color="auto"/>
                <w:left w:val="none" w:sz="0" w:space="0" w:color="auto"/>
                <w:bottom w:val="none" w:sz="0" w:space="0" w:color="auto"/>
                <w:right w:val="none" w:sz="0" w:space="0" w:color="auto"/>
              </w:divBdr>
              <w:divsChild>
                <w:div w:id="158080346">
                  <w:marLeft w:val="0"/>
                  <w:marRight w:val="0"/>
                  <w:marTop w:val="0"/>
                  <w:marBottom w:val="0"/>
                  <w:divBdr>
                    <w:top w:val="none" w:sz="0" w:space="0" w:color="auto"/>
                    <w:left w:val="none" w:sz="0" w:space="0" w:color="auto"/>
                    <w:bottom w:val="none" w:sz="0" w:space="0" w:color="auto"/>
                    <w:right w:val="none" w:sz="0" w:space="0" w:color="auto"/>
                  </w:divBdr>
                  <w:divsChild>
                    <w:div w:id="50871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207315">
              <w:marLeft w:val="0"/>
              <w:marRight w:val="0"/>
              <w:marTop w:val="0"/>
              <w:marBottom w:val="0"/>
              <w:divBdr>
                <w:top w:val="none" w:sz="0" w:space="0" w:color="auto"/>
                <w:left w:val="none" w:sz="0" w:space="0" w:color="auto"/>
                <w:bottom w:val="none" w:sz="0" w:space="0" w:color="auto"/>
                <w:right w:val="none" w:sz="0" w:space="0" w:color="auto"/>
              </w:divBdr>
            </w:div>
          </w:divsChild>
        </w:div>
        <w:div w:id="225339701">
          <w:marLeft w:val="0"/>
          <w:marRight w:val="0"/>
          <w:marTop w:val="0"/>
          <w:marBottom w:val="0"/>
          <w:divBdr>
            <w:top w:val="none" w:sz="0" w:space="0" w:color="auto"/>
            <w:left w:val="none" w:sz="0" w:space="0" w:color="auto"/>
            <w:bottom w:val="none" w:sz="0" w:space="0" w:color="auto"/>
            <w:right w:val="none" w:sz="0" w:space="0" w:color="auto"/>
          </w:divBdr>
          <w:divsChild>
            <w:div w:id="157427541">
              <w:marLeft w:val="0"/>
              <w:marRight w:val="0"/>
              <w:marTop w:val="0"/>
              <w:marBottom w:val="0"/>
              <w:divBdr>
                <w:top w:val="none" w:sz="0" w:space="0" w:color="auto"/>
                <w:left w:val="none" w:sz="0" w:space="0" w:color="auto"/>
                <w:bottom w:val="none" w:sz="0" w:space="0" w:color="auto"/>
                <w:right w:val="none" w:sz="0" w:space="0" w:color="auto"/>
              </w:divBdr>
            </w:div>
          </w:divsChild>
        </w:div>
        <w:div w:id="847990115">
          <w:marLeft w:val="0"/>
          <w:marRight w:val="0"/>
          <w:marTop w:val="0"/>
          <w:marBottom w:val="0"/>
          <w:divBdr>
            <w:top w:val="none" w:sz="0" w:space="0" w:color="auto"/>
            <w:left w:val="none" w:sz="0" w:space="0" w:color="auto"/>
            <w:bottom w:val="none" w:sz="0" w:space="0" w:color="auto"/>
            <w:right w:val="none" w:sz="0" w:space="0" w:color="auto"/>
          </w:divBdr>
          <w:divsChild>
            <w:div w:id="910118700">
              <w:marLeft w:val="0"/>
              <w:marRight w:val="0"/>
              <w:marTop w:val="0"/>
              <w:marBottom w:val="0"/>
              <w:divBdr>
                <w:top w:val="none" w:sz="0" w:space="0" w:color="auto"/>
                <w:left w:val="none" w:sz="0" w:space="0" w:color="auto"/>
                <w:bottom w:val="none" w:sz="0" w:space="0" w:color="auto"/>
                <w:right w:val="none" w:sz="0" w:space="0" w:color="auto"/>
              </w:divBdr>
            </w:div>
            <w:div w:id="368772292">
              <w:marLeft w:val="0"/>
              <w:marRight w:val="0"/>
              <w:marTop w:val="0"/>
              <w:marBottom w:val="0"/>
              <w:divBdr>
                <w:top w:val="none" w:sz="0" w:space="0" w:color="auto"/>
                <w:left w:val="none" w:sz="0" w:space="0" w:color="auto"/>
                <w:bottom w:val="none" w:sz="0" w:space="0" w:color="auto"/>
                <w:right w:val="none" w:sz="0" w:space="0" w:color="auto"/>
              </w:divBdr>
              <w:divsChild>
                <w:div w:id="677122236">
                  <w:marLeft w:val="0"/>
                  <w:marRight w:val="0"/>
                  <w:marTop w:val="0"/>
                  <w:marBottom w:val="0"/>
                  <w:divBdr>
                    <w:top w:val="none" w:sz="0" w:space="0" w:color="auto"/>
                    <w:left w:val="none" w:sz="0" w:space="0" w:color="auto"/>
                    <w:bottom w:val="none" w:sz="0" w:space="0" w:color="auto"/>
                    <w:right w:val="none" w:sz="0" w:space="0" w:color="auto"/>
                  </w:divBdr>
                  <w:divsChild>
                    <w:div w:id="198758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98206">
              <w:marLeft w:val="0"/>
              <w:marRight w:val="0"/>
              <w:marTop w:val="0"/>
              <w:marBottom w:val="0"/>
              <w:divBdr>
                <w:top w:val="none" w:sz="0" w:space="0" w:color="auto"/>
                <w:left w:val="none" w:sz="0" w:space="0" w:color="auto"/>
                <w:bottom w:val="none" w:sz="0" w:space="0" w:color="auto"/>
                <w:right w:val="none" w:sz="0" w:space="0" w:color="auto"/>
              </w:divBdr>
            </w:div>
          </w:divsChild>
        </w:div>
        <w:div w:id="1556624540">
          <w:marLeft w:val="0"/>
          <w:marRight w:val="0"/>
          <w:marTop w:val="0"/>
          <w:marBottom w:val="0"/>
          <w:divBdr>
            <w:top w:val="none" w:sz="0" w:space="0" w:color="auto"/>
            <w:left w:val="none" w:sz="0" w:space="0" w:color="auto"/>
            <w:bottom w:val="none" w:sz="0" w:space="0" w:color="auto"/>
            <w:right w:val="none" w:sz="0" w:space="0" w:color="auto"/>
          </w:divBdr>
          <w:divsChild>
            <w:div w:id="1596085451">
              <w:marLeft w:val="0"/>
              <w:marRight w:val="0"/>
              <w:marTop w:val="0"/>
              <w:marBottom w:val="0"/>
              <w:divBdr>
                <w:top w:val="none" w:sz="0" w:space="0" w:color="auto"/>
                <w:left w:val="none" w:sz="0" w:space="0" w:color="auto"/>
                <w:bottom w:val="none" w:sz="0" w:space="0" w:color="auto"/>
                <w:right w:val="none" w:sz="0" w:space="0" w:color="auto"/>
              </w:divBdr>
            </w:div>
            <w:div w:id="1706251389">
              <w:marLeft w:val="0"/>
              <w:marRight w:val="0"/>
              <w:marTop w:val="0"/>
              <w:marBottom w:val="0"/>
              <w:divBdr>
                <w:top w:val="none" w:sz="0" w:space="0" w:color="auto"/>
                <w:left w:val="none" w:sz="0" w:space="0" w:color="auto"/>
                <w:bottom w:val="none" w:sz="0" w:space="0" w:color="auto"/>
                <w:right w:val="none" w:sz="0" w:space="0" w:color="auto"/>
              </w:divBdr>
              <w:divsChild>
                <w:div w:id="1856646203">
                  <w:marLeft w:val="0"/>
                  <w:marRight w:val="0"/>
                  <w:marTop w:val="0"/>
                  <w:marBottom w:val="0"/>
                  <w:divBdr>
                    <w:top w:val="none" w:sz="0" w:space="0" w:color="auto"/>
                    <w:left w:val="none" w:sz="0" w:space="0" w:color="auto"/>
                    <w:bottom w:val="none" w:sz="0" w:space="0" w:color="auto"/>
                    <w:right w:val="none" w:sz="0" w:space="0" w:color="auto"/>
                  </w:divBdr>
                  <w:divsChild>
                    <w:div w:id="6056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23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837736">
      <w:bodyDiv w:val="1"/>
      <w:marLeft w:val="0"/>
      <w:marRight w:val="0"/>
      <w:marTop w:val="0"/>
      <w:marBottom w:val="0"/>
      <w:divBdr>
        <w:top w:val="none" w:sz="0" w:space="0" w:color="auto"/>
        <w:left w:val="none" w:sz="0" w:space="0" w:color="auto"/>
        <w:bottom w:val="none" w:sz="0" w:space="0" w:color="auto"/>
        <w:right w:val="none" w:sz="0" w:space="0" w:color="auto"/>
      </w:divBdr>
      <w:divsChild>
        <w:div w:id="1533032657">
          <w:marLeft w:val="0"/>
          <w:marRight w:val="0"/>
          <w:marTop w:val="0"/>
          <w:marBottom w:val="0"/>
          <w:divBdr>
            <w:top w:val="none" w:sz="0" w:space="0" w:color="auto"/>
            <w:left w:val="none" w:sz="0" w:space="0" w:color="auto"/>
            <w:bottom w:val="none" w:sz="0" w:space="0" w:color="auto"/>
            <w:right w:val="none" w:sz="0" w:space="0" w:color="auto"/>
          </w:divBdr>
          <w:divsChild>
            <w:div w:id="1107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821845">
      <w:bodyDiv w:val="1"/>
      <w:marLeft w:val="0"/>
      <w:marRight w:val="0"/>
      <w:marTop w:val="0"/>
      <w:marBottom w:val="0"/>
      <w:divBdr>
        <w:top w:val="none" w:sz="0" w:space="0" w:color="auto"/>
        <w:left w:val="none" w:sz="0" w:space="0" w:color="auto"/>
        <w:bottom w:val="none" w:sz="0" w:space="0" w:color="auto"/>
        <w:right w:val="none" w:sz="0" w:space="0" w:color="auto"/>
      </w:divBdr>
    </w:div>
    <w:div w:id="1281181552">
      <w:bodyDiv w:val="1"/>
      <w:marLeft w:val="0"/>
      <w:marRight w:val="0"/>
      <w:marTop w:val="0"/>
      <w:marBottom w:val="0"/>
      <w:divBdr>
        <w:top w:val="none" w:sz="0" w:space="0" w:color="auto"/>
        <w:left w:val="none" w:sz="0" w:space="0" w:color="auto"/>
        <w:bottom w:val="none" w:sz="0" w:space="0" w:color="auto"/>
        <w:right w:val="none" w:sz="0" w:space="0" w:color="auto"/>
      </w:divBdr>
      <w:divsChild>
        <w:div w:id="1689716949">
          <w:marLeft w:val="0"/>
          <w:marRight w:val="0"/>
          <w:marTop w:val="0"/>
          <w:marBottom w:val="0"/>
          <w:divBdr>
            <w:top w:val="none" w:sz="0" w:space="0" w:color="auto"/>
            <w:left w:val="none" w:sz="0" w:space="0" w:color="auto"/>
            <w:bottom w:val="none" w:sz="0" w:space="0" w:color="auto"/>
            <w:right w:val="none" w:sz="0" w:space="0" w:color="auto"/>
          </w:divBdr>
          <w:divsChild>
            <w:div w:id="159659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473107">
      <w:bodyDiv w:val="1"/>
      <w:marLeft w:val="0"/>
      <w:marRight w:val="0"/>
      <w:marTop w:val="0"/>
      <w:marBottom w:val="0"/>
      <w:divBdr>
        <w:top w:val="none" w:sz="0" w:space="0" w:color="auto"/>
        <w:left w:val="none" w:sz="0" w:space="0" w:color="auto"/>
        <w:bottom w:val="none" w:sz="0" w:space="0" w:color="auto"/>
        <w:right w:val="none" w:sz="0" w:space="0" w:color="auto"/>
      </w:divBdr>
      <w:divsChild>
        <w:div w:id="1163354902">
          <w:marLeft w:val="0"/>
          <w:marRight w:val="0"/>
          <w:marTop w:val="0"/>
          <w:marBottom w:val="0"/>
          <w:divBdr>
            <w:top w:val="none" w:sz="0" w:space="0" w:color="auto"/>
            <w:left w:val="none" w:sz="0" w:space="0" w:color="auto"/>
            <w:bottom w:val="none" w:sz="0" w:space="0" w:color="auto"/>
            <w:right w:val="none" w:sz="0" w:space="0" w:color="auto"/>
          </w:divBdr>
          <w:divsChild>
            <w:div w:id="2901225">
              <w:marLeft w:val="0"/>
              <w:marRight w:val="0"/>
              <w:marTop w:val="0"/>
              <w:marBottom w:val="0"/>
              <w:divBdr>
                <w:top w:val="none" w:sz="0" w:space="0" w:color="auto"/>
                <w:left w:val="none" w:sz="0" w:space="0" w:color="auto"/>
                <w:bottom w:val="none" w:sz="0" w:space="0" w:color="auto"/>
                <w:right w:val="none" w:sz="0" w:space="0" w:color="auto"/>
              </w:divBdr>
            </w:div>
          </w:divsChild>
        </w:div>
        <w:div w:id="1773935416">
          <w:marLeft w:val="0"/>
          <w:marRight w:val="0"/>
          <w:marTop w:val="0"/>
          <w:marBottom w:val="0"/>
          <w:divBdr>
            <w:top w:val="none" w:sz="0" w:space="0" w:color="auto"/>
            <w:left w:val="none" w:sz="0" w:space="0" w:color="auto"/>
            <w:bottom w:val="none" w:sz="0" w:space="0" w:color="auto"/>
            <w:right w:val="none" w:sz="0" w:space="0" w:color="auto"/>
          </w:divBdr>
          <w:divsChild>
            <w:div w:id="195385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07262">
      <w:bodyDiv w:val="1"/>
      <w:marLeft w:val="0"/>
      <w:marRight w:val="0"/>
      <w:marTop w:val="0"/>
      <w:marBottom w:val="0"/>
      <w:divBdr>
        <w:top w:val="none" w:sz="0" w:space="0" w:color="auto"/>
        <w:left w:val="none" w:sz="0" w:space="0" w:color="auto"/>
        <w:bottom w:val="none" w:sz="0" w:space="0" w:color="auto"/>
        <w:right w:val="none" w:sz="0" w:space="0" w:color="auto"/>
      </w:divBdr>
    </w:div>
    <w:div w:id="1373841591">
      <w:bodyDiv w:val="1"/>
      <w:marLeft w:val="0"/>
      <w:marRight w:val="0"/>
      <w:marTop w:val="0"/>
      <w:marBottom w:val="0"/>
      <w:divBdr>
        <w:top w:val="none" w:sz="0" w:space="0" w:color="auto"/>
        <w:left w:val="none" w:sz="0" w:space="0" w:color="auto"/>
        <w:bottom w:val="none" w:sz="0" w:space="0" w:color="auto"/>
        <w:right w:val="none" w:sz="0" w:space="0" w:color="auto"/>
      </w:divBdr>
      <w:divsChild>
        <w:div w:id="978611987">
          <w:marLeft w:val="0"/>
          <w:marRight w:val="0"/>
          <w:marTop w:val="0"/>
          <w:marBottom w:val="0"/>
          <w:divBdr>
            <w:top w:val="none" w:sz="0" w:space="0" w:color="auto"/>
            <w:left w:val="none" w:sz="0" w:space="0" w:color="auto"/>
            <w:bottom w:val="none" w:sz="0" w:space="0" w:color="auto"/>
            <w:right w:val="none" w:sz="0" w:space="0" w:color="auto"/>
          </w:divBdr>
          <w:divsChild>
            <w:div w:id="70144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064441">
      <w:bodyDiv w:val="1"/>
      <w:marLeft w:val="0"/>
      <w:marRight w:val="0"/>
      <w:marTop w:val="0"/>
      <w:marBottom w:val="0"/>
      <w:divBdr>
        <w:top w:val="none" w:sz="0" w:space="0" w:color="auto"/>
        <w:left w:val="none" w:sz="0" w:space="0" w:color="auto"/>
        <w:bottom w:val="none" w:sz="0" w:space="0" w:color="auto"/>
        <w:right w:val="none" w:sz="0" w:space="0" w:color="auto"/>
      </w:divBdr>
    </w:div>
    <w:div w:id="1415930516">
      <w:bodyDiv w:val="1"/>
      <w:marLeft w:val="0"/>
      <w:marRight w:val="0"/>
      <w:marTop w:val="0"/>
      <w:marBottom w:val="0"/>
      <w:divBdr>
        <w:top w:val="none" w:sz="0" w:space="0" w:color="auto"/>
        <w:left w:val="none" w:sz="0" w:space="0" w:color="auto"/>
        <w:bottom w:val="none" w:sz="0" w:space="0" w:color="auto"/>
        <w:right w:val="none" w:sz="0" w:space="0" w:color="auto"/>
      </w:divBdr>
      <w:divsChild>
        <w:div w:id="2017995722">
          <w:marLeft w:val="0"/>
          <w:marRight w:val="0"/>
          <w:marTop w:val="0"/>
          <w:marBottom w:val="0"/>
          <w:divBdr>
            <w:top w:val="none" w:sz="0" w:space="0" w:color="auto"/>
            <w:left w:val="none" w:sz="0" w:space="0" w:color="auto"/>
            <w:bottom w:val="none" w:sz="0" w:space="0" w:color="auto"/>
            <w:right w:val="none" w:sz="0" w:space="0" w:color="auto"/>
          </w:divBdr>
          <w:divsChild>
            <w:div w:id="544633813">
              <w:marLeft w:val="0"/>
              <w:marRight w:val="0"/>
              <w:marTop w:val="0"/>
              <w:marBottom w:val="0"/>
              <w:divBdr>
                <w:top w:val="none" w:sz="0" w:space="0" w:color="auto"/>
                <w:left w:val="none" w:sz="0" w:space="0" w:color="auto"/>
                <w:bottom w:val="none" w:sz="0" w:space="0" w:color="auto"/>
                <w:right w:val="none" w:sz="0" w:space="0" w:color="auto"/>
              </w:divBdr>
            </w:div>
            <w:div w:id="704527804">
              <w:marLeft w:val="0"/>
              <w:marRight w:val="0"/>
              <w:marTop w:val="0"/>
              <w:marBottom w:val="0"/>
              <w:divBdr>
                <w:top w:val="none" w:sz="0" w:space="0" w:color="auto"/>
                <w:left w:val="none" w:sz="0" w:space="0" w:color="auto"/>
                <w:bottom w:val="none" w:sz="0" w:space="0" w:color="auto"/>
                <w:right w:val="none" w:sz="0" w:space="0" w:color="auto"/>
              </w:divBdr>
              <w:divsChild>
                <w:div w:id="380784850">
                  <w:marLeft w:val="0"/>
                  <w:marRight w:val="0"/>
                  <w:marTop w:val="0"/>
                  <w:marBottom w:val="0"/>
                  <w:divBdr>
                    <w:top w:val="none" w:sz="0" w:space="0" w:color="auto"/>
                    <w:left w:val="none" w:sz="0" w:space="0" w:color="auto"/>
                    <w:bottom w:val="none" w:sz="0" w:space="0" w:color="auto"/>
                    <w:right w:val="none" w:sz="0" w:space="0" w:color="auto"/>
                  </w:divBdr>
                  <w:divsChild>
                    <w:div w:id="181849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08696">
              <w:marLeft w:val="0"/>
              <w:marRight w:val="0"/>
              <w:marTop w:val="0"/>
              <w:marBottom w:val="0"/>
              <w:divBdr>
                <w:top w:val="none" w:sz="0" w:space="0" w:color="auto"/>
                <w:left w:val="none" w:sz="0" w:space="0" w:color="auto"/>
                <w:bottom w:val="none" w:sz="0" w:space="0" w:color="auto"/>
                <w:right w:val="none" w:sz="0" w:space="0" w:color="auto"/>
              </w:divBdr>
            </w:div>
          </w:divsChild>
        </w:div>
        <w:div w:id="1831558110">
          <w:marLeft w:val="0"/>
          <w:marRight w:val="0"/>
          <w:marTop w:val="0"/>
          <w:marBottom w:val="0"/>
          <w:divBdr>
            <w:top w:val="none" w:sz="0" w:space="0" w:color="auto"/>
            <w:left w:val="none" w:sz="0" w:space="0" w:color="auto"/>
            <w:bottom w:val="none" w:sz="0" w:space="0" w:color="auto"/>
            <w:right w:val="none" w:sz="0" w:space="0" w:color="auto"/>
          </w:divBdr>
          <w:divsChild>
            <w:div w:id="2115781948">
              <w:marLeft w:val="0"/>
              <w:marRight w:val="0"/>
              <w:marTop w:val="0"/>
              <w:marBottom w:val="0"/>
              <w:divBdr>
                <w:top w:val="none" w:sz="0" w:space="0" w:color="auto"/>
                <w:left w:val="none" w:sz="0" w:space="0" w:color="auto"/>
                <w:bottom w:val="none" w:sz="0" w:space="0" w:color="auto"/>
                <w:right w:val="none" w:sz="0" w:space="0" w:color="auto"/>
              </w:divBdr>
            </w:div>
            <w:div w:id="1148011902">
              <w:marLeft w:val="0"/>
              <w:marRight w:val="0"/>
              <w:marTop w:val="0"/>
              <w:marBottom w:val="0"/>
              <w:divBdr>
                <w:top w:val="none" w:sz="0" w:space="0" w:color="auto"/>
                <w:left w:val="none" w:sz="0" w:space="0" w:color="auto"/>
                <w:bottom w:val="none" w:sz="0" w:space="0" w:color="auto"/>
                <w:right w:val="none" w:sz="0" w:space="0" w:color="auto"/>
              </w:divBdr>
              <w:divsChild>
                <w:div w:id="1786078127">
                  <w:marLeft w:val="0"/>
                  <w:marRight w:val="0"/>
                  <w:marTop w:val="0"/>
                  <w:marBottom w:val="0"/>
                  <w:divBdr>
                    <w:top w:val="none" w:sz="0" w:space="0" w:color="auto"/>
                    <w:left w:val="none" w:sz="0" w:space="0" w:color="auto"/>
                    <w:bottom w:val="none" w:sz="0" w:space="0" w:color="auto"/>
                    <w:right w:val="none" w:sz="0" w:space="0" w:color="auto"/>
                  </w:divBdr>
                  <w:divsChild>
                    <w:div w:id="100789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941734">
              <w:marLeft w:val="0"/>
              <w:marRight w:val="0"/>
              <w:marTop w:val="0"/>
              <w:marBottom w:val="0"/>
              <w:divBdr>
                <w:top w:val="none" w:sz="0" w:space="0" w:color="auto"/>
                <w:left w:val="none" w:sz="0" w:space="0" w:color="auto"/>
                <w:bottom w:val="none" w:sz="0" w:space="0" w:color="auto"/>
                <w:right w:val="none" w:sz="0" w:space="0" w:color="auto"/>
              </w:divBdr>
            </w:div>
          </w:divsChild>
        </w:div>
        <w:div w:id="863128248">
          <w:marLeft w:val="0"/>
          <w:marRight w:val="0"/>
          <w:marTop w:val="0"/>
          <w:marBottom w:val="0"/>
          <w:divBdr>
            <w:top w:val="none" w:sz="0" w:space="0" w:color="auto"/>
            <w:left w:val="none" w:sz="0" w:space="0" w:color="auto"/>
            <w:bottom w:val="none" w:sz="0" w:space="0" w:color="auto"/>
            <w:right w:val="none" w:sz="0" w:space="0" w:color="auto"/>
          </w:divBdr>
          <w:divsChild>
            <w:div w:id="1658679559">
              <w:marLeft w:val="0"/>
              <w:marRight w:val="0"/>
              <w:marTop w:val="0"/>
              <w:marBottom w:val="0"/>
              <w:divBdr>
                <w:top w:val="none" w:sz="0" w:space="0" w:color="auto"/>
                <w:left w:val="none" w:sz="0" w:space="0" w:color="auto"/>
                <w:bottom w:val="none" w:sz="0" w:space="0" w:color="auto"/>
                <w:right w:val="none" w:sz="0" w:space="0" w:color="auto"/>
              </w:divBdr>
            </w:div>
            <w:div w:id="148641931">
              <w:marLeft w:val="0"/>
              <w:marRight w:val="0"/>
              <w:marTop w:val="0"/>
              <w:marBottom w:val="0"/>
              <w:divBdr>
                <w:top w:val="none" w:sz="0" w:space="0" w:color="auto"/>
                <w:left w:val="none" w:sz="0" w:space="0" w:color="auto"/>
                <w:bottom w:val="none" w:sz="0" w:space="0" w:color="auto"/>
                <w:right w:val="none" w:sz="0" w:space="0" w:color="auto"/>
              </w:divBdr>
              <w:divsChild>
                <w:div w:id="33315983">
                  <w:marLeft w:val="0"/>
                  <w:marRight w:val="0"/>
                  <w:marTop w:val="0"/>
                  <w:marBottom w:val="0"/>
                  <w:divBdr>
                    <w:top w:val="none" w:sz="0" w:space="0" w:color="auto"/>
                    <w:left w:val="none" w:sz="0" w:space="0" w:color="auto"/>
                    <w:bottom w:val="none" w:sz="0" w:space="0" w:color="auto"/>
                    <w:right w:val="none" w:sz="0" w:space="0" w:color="auto"/>
                  </w:divBdr>
                  <w:divsChild>
                    <w:div w:id="83908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372504">
              <w:marLeft w:val="0"/>
              <w:marRight w:val="0"/>
              <w:marTop w:val="0"/>
              <w:marBottom w:val="0"/>
              <w:divBdr>
                <w:top w:val="none" w:sz="0" w:space="0" w:color="auto"/>
                <w:left w:val="none" w:sz="0" w:space="0" w:color="auto"/>
                <w:bottom w:val="none" w:sz="0" w:space="0" w:color="auto"/>
                <w:right w:val="none" w:sz="0" w:space="0" w:color="auto"/>
              </w:divBdr>
            </w:div>
          </w:divsChild>
        </w:div>
        <w:div w:id="1395814696">
          <w:marLeft w:val="0"/>
          <w:marRight w:val="0"/>
          <w:marTop w:val="0"/>
          <w:marBottom w:val="0"/>
          <w:divBdr>
            <w:top w:val="none" w:sz="0" w:space="0" w:color="auto"/>
            <w:left w:val="none" w:sz="0" w:space="0" w:color="auto"/>
            <w:bottom w:val="none" w:sz="0" w:space="0" w:color="auto"/>
            <w:right w:val="none" w:sz="0" w:space="0" w:color="auto"/>
          </w:divBdr>
          <w:divsChild>
            <w:div w:id="91361508">
              <w:marLeft w:val="0"/>
              <w:marRight w:val="0"/>
              <w:marTop w:val="0"/>
              <w:marBottom w:val="0"/>
              <w:divBdr>
                <w:top w:val="none" w:sz="0" w:space="0" w:color="auto"/>
                <w:left w:val="none" w:sz="0" w:space="0" w:color="auto"/>
                <w:bottom w:val="none" w:sz="0" w:space="0" w:color="auto"/>
                <w:right w:val="none" w:sz="0" w:space="0" w:color="auto"/>
              </w:divBdr>
            </w:div>
            <w:div w:id="596138944">
              <w:marLeft w:val="0"/>
              <w:marRight w:val="0"/>
              <w:marTop w:val="0"/>
              <w:marBottom w:val="0"/>
              <w:divBdr>
                <w:top w:val="none" w:sz="0" w:space="0" w:color="auto"/>
                <w:left w:val="none" w:sz="0" w:space="0" w:color="auto"/>
                <w:bottom w:val="none" w:sz="0" w:space="0" w:color="auto"/>
                <w:right w:val="none" w:sz="0" w:space="0" w:color="auto"/>
              </w:divBdr>
              <w:divsChild>
                <w:div w:id="368142060">
                  <w:marLeft w:val="0"/>
                  <w:marRight w:val="0"/>
                  <w:marTop w:val="0"/>
                  <w:marBottom w:val="0"/>
                  <w:divBdr>
                    <w:top w:val="none" w:sz="0" w:space="0" w:color="auto"/>
                    <w:left w:val="none" w:sz="0" w:space="0" w:color="auto"/>
                    <w:bottom w:val="none" w:sz="0" w:space="0" w:color="auto"/>
                    <w:right w:val="none" w:sz="0" w:space="0" w:color="auto"/>
                  </w:divBdr>
                  <w:divsChild>
                    <w:div w:id="208417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11381">
              <w:marLeft w:val="0"/>
              <w:marRight w:val="0"/>
              <w:marTop w:val="0"/>
              <w:marBottom w:val="0"/>
              <w:divBdr>
                <w:top w:val="none" w:sz="0" w:space="0" w:color="auto"/>
                <w:left w:val="none" w:sz="0" w:space="0" w:color="auto"/>
                <w:bottom w:val="none" w:sz="0" w:space="0" w:color="auto"/>
                <w:right w:val="none" w:sz="0" w:space="0" w:color="auto"/>
              </w:divBdr>
            </w:div>
          </w:divsChild>
        </w:div>
        <w:div w:id="1522549769">
          <w:marLeft w:val="0"/>
          <w:marRight w:val="0"/>
          <w:marTop w:val="0"/>
          <w:marBottom w:val="0"/>
          <w:divBdr>
            <w:top w:val="none" w:sz="0" w:space="0" w:color="auto"/>
            <w:left w:val="none" w:sz="0" w:space="0" w:color="auto"/>
            <w:bottom w:val="none" w:sz="0" w:space="0" w:color="auto"/>
            <w:right w:val="none" w:sz="0" w:space="0" w:color="auto"/>
          </w:divBdr>
          <w:divsChild>
            <w:div w:id="1456559526">
              <w:marLeft w:val="0"/>
              <w:marRight w:val="0"/>
              <w:marTop w:val="0"/>
              <w:marBottom w:val="0"/>
              <w:divBdr>
                <w:top w:val="none" w:sz="0" w:space="0" w:color="auto"/>
                <w:left w:val="none" w:sz="0" w:space="0" w:color="auto"/>
                <w:bottom w:val="none" w:sz="0" w:space="0" w:color="auto"/>
                <w:right w:val="none" w:sz="0" w:space="0" w:color="auto"/>
              </w:divBdr>
            </w:div>
            <w:div w:id="1132401195">
              <w:marLeft w:val="0"/>
              <w:marRight w:val="0"/>
              <w:marTop w:val="0"/>
              <w:marBottom w:val="0"/>
              <w:divBdr>
                <w:top w:val="none" w:sz="0" w:space="0" w:color="auto"/>
                <w:left w:val="none" w:sz="0" w:space="0" w:color="auto"/>
                <w:bottom w:val="none" w:sz="0" w:space="0" w:color="auto"/>
                <w:right w:val="none" w:sz="0" w:space="0" w:color="auto"/>
              </w:divBdr>
              <w:divsChild>
                <w:div w:id="1796678166">
                  <w:marLeft w:val="0"/>
                  <w:marRight w:val="0"/>
                  <w:marTop w:val="0"/>
                  <w:marBottom w:val="0"/>
                  <w:divBdr>
                    <w:top w:val="none" w:sz="0" w:space="0" w:color="auto"/>
                    <w:left w:val="none" w:sz="0" w:space="0" w:color="auto"/>
                    <w:bottom w:val="none" w:sz="0" w:space="0" w:color="auto"/>
                    <w:right w:val="none" w:sz="0" w:space="0" w:color="auto"/>
                  </w:divBdr>
                  <w:divsChild>
                    <w:div w:id="138105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557628">
              <w:marLeft w:val="0"/>
              <w:marRight w:val="0"/>
              <w:marTop w:val="0"/>
              <w:marBottom w:val="0"/>
              <w:divBdr>
                <w:top w:val="none" w:sz="0" w:space="0" w:color="auto"/>
                <w:left w:val="none" w:sz="0" w:space="0" w:color="auto"/>
                <w:bottom w:val="none" w:sz="0" w:space="0" w:color="auto"/>
                <w:right w:val="none" w:sz="0" w:space="0" w:color="auto"/>
              </w:divBdr>
            </w:div>
          </w:divsChild>
        </w:div>
        <w:div w:id="1428112539">
          <w:marLeft w:val="0"/>
          <w:marRight w:val="0"/>
          <w:marTop w:val="0"/>
          <w:marBottom w:val="0"/>
          <w:divBdr>
            <w:top w:val="none" w:sz="0" w:space="0" w:color="auto"/>
            <w:left w:val="none" w:sz="0" w:space="0" w:color="auto"/>
            <w:bottom w:val="none" w:sz="0" w:space="0" w:color="auto"/>
            <w:right w:val="none" w:sz="0" w:space="0" w:color="auto"/>
          </w:divBdr>
          <w:divsChild>
            <w:div w:id="637416747">
              <w:marLeft w:val="0"/>
              <w:marRight w:val="0"/>
              <w:marTop w:val="0"/>
              <w:marBottom w:val="0"/>
              <w:divBdr>
                <w:top w:val="none" w:sz="0" w:space="0" w:color="auto"/>
                <w:left w:val="none" w:sz="0" w:space="0" w:color="auto"/>
                <w:bottom w:val="none" w:sz="0" w:space="0" w:color="auto"/>
                <w:right w:val="none" w:sz="0" w:space="0" w:color="auto"/>
              </w:divBdr>
            </w:div>
            <w:div w:id="1848398077">
              <w:marLeft w:val="0"/>
              <w:marRight w:val="0"/>
              <w:marTop w:val="0"/>
              <w:marBottom w:val="0"/>
              <w:divBdr>
                <w:top w:val="none" w:sz="0" w:space="0" w:color="auto"/>
                <w:left w:val="none" w:sz="0" w:space="0" w:color="auto"/>
                <w:bottom w:val="none" w:sz="0" w:space="0" w:color="auto"/>
                <w:right w:val="none" w:sz="0" w:space="0" w:color="auto"/>
              </w:divBdr>
              <w:divsChild>
                <w:div w:id="248392910">
                  <w:marLeft w:val="0"/>
                  <w:marRight w:val="0"/>
                  <w:marTop w:val="0"/>
                  <w:marBottom w:val="0"/>
                  <w:divBdr>
                    <w:top w:val="none" w:sz="0" w:space="0" w:color="auto"/>
                    <w:left w:val="none" w:sz="0" w:space="0" w:color="auto"/>
                    <w:bottom w:val="none" w:sz="0" w:space="0" w:color="auto"/>
                    <w:right w:val="none" w:sz="0" w:space="0" w:color="auto"/>
                  </w:divBdr>
                  <w:divsChild>
                    <w:div w:id="110253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80167">
              <w:marLeft w:val="0"/>
              <w:marRight w:val="0"/>
              <w:marTop w:val="0"/>
              <w:marBottom w:val="0"/>
              <w:divBdr>
                <w:top w:val="none" w:sz="0" w:space="0" w:color="auto"/>
                <w:left w:val="none" w:sz="0" w:space="0" w:color="auto"/>
                <w:bottom w:val="none" w:sz="0" w:space="0" w:color="auto"/>
                <w:right w:val="none" w:sz="0" w:space="0" w:color="auto"/>
              </w:divBdr>
            </w:div>
          </w:divsChild>
        </w:div>
        <w:div w:id="882012942">
          <w:marLeft w:val="0"/>
          <w:marRight w:val="0"/>
          <w:marTop w:val="0"/>
          <w:marBottom w:val="0"/>
          <w:divBdr>
            <w:top w:val="none" w:sz="0" w:space="0" w:color="auto"/>
            <w:left w:val="none" w:sz="0" w:space="0" w:color="auto"/>
            <w:bottom w:val="none" w:sz="0" w:space="0" w:color="auto"/>
            <w:right w:val="none" w:sz="0" w:space="0" w:color="auto"/>
          </w:divBdr>
          <w:divsChild>
            <w:div w:id="808521272">
              <w:marLeft w:val="0"/>
              <w:marRight w:val="0"/>
              <w:marTop w:val="0"/>
              <w:marBottom w:val="0"/>
              <w:divBdr>
                <w:top w:val="none" w:sz="0" w:space="0" w:color="auto"/>
                <w:left w:val="none" w:sz="0" w:space="0" w:color="auto"/>
                <w:bottom w:val="none" w:sz="0" w:space="0" w:color="auto"/>
                <w:right w:val="none" w:sz="0" w:space="0" w:color="auto"/>
              </w:divBdr>
            </w:div>
            <w:div w:id="160973140">
              <w:marLeft w:val="0"/>
              <w:marRight w:val="0"/>
              <w:marTop w:val="0"/>
              <w:marBottom w:val="0"/>
              <w:divBdr>
                <w:top w:val="none" w:sz="0" w:space="0" w:color="auto"/>
                <w:left w:val="none" w:sz="0" w:space="0" w:color="auto"/>
                <w:bottom w:val="none" w:sz="0" w:space="0" w:color="auto"/>
                <w:right w:val="none" w:sz="0" w:space="0" w:color="auto"/>
              </w:divBdr>
              <w:divsChild>
                <w:div w:id="180629965">
                  <w:marLeft w:val="0"/>
                  <w:marRight w:val="0"/>
                  <w:marTop w:val="0"/>
                  <w:marBottom w:val="0"/>
                  <w:divBdr>
                    <w:top w:val="none" w:sz="0" w:space="0" w:color="auto"/>
                    <w:left w:val="none" w:sz="0" w:space="0" w:color="auto"/>
                    <w:bottom w:val="none" w:sz="0" w:space="0" w:color="auto"/>
                    <w:right w:val="none" w:sz="0" w:space="0" w:color="auto"/>
                  </w:divBdr>
                  <w:divsChild>
                    <w:div w:id="22788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26643">
              <w:marLeft w:val="0"/>
              <w:marRight w:val="0"/>
              <w:marTop w:val="0"/>
              <w:marBottom w:val="0"/>
              <w:divBdr>
                <w:top w:val="none" w:sz="0" w:space="0" w:color="auto"/>
                <w:left w:val="none" w:sz="0" w:space="0" w:color="auto"/>
                <w:bottom w:val="none" w:sz="0" w:space="0" w:color="auto"/>
                <w:right w:val="none" w:sz="0" w:space="0" w:color="auto"/>
              </w:divBdr>
            </w:div>
          </w:divsChild>
        </w:div>
        <w:div w:id="406920497">
          <w:marLeft w:val="0"/>
          <w:marRight w:val="0"/>
          <w:marTop w:val="0"/>
          <w:marBottom w:val="0"/>
          <w:divBdr>
            <w:top w:val="none" w:sz="0" w:space="0" w:color="auto"/>
            <w:left w:val="none" w:sz="0" w:space="0" w:color="auto"/>
            <w:bottom w:val="none" w:sz="0" w:space="0" w:color="auto"/>
            <w:right w:val="none" w:sz="0" w:space="0" w:color="auto"/>
          </w:divBdr>
          <w:divsChild>
            <w:div w:id="1429158402">
              <w:marLeft w:val="0"/>
              <w:marRight w:val="0"/>
              <w:marTop w:val="0"/>
              <w:marBottom w:val="0"/>
              <w:divBdr>
                <w:top w:val="none" w:sz="0" w:space="0" w:color="auto"/>
                <w:left w:val="none" w:sz="0" w:space="0" w:color="auto"/>
                <w:bottom w:val="none" w:sz="0" w:space="0" w:color="auto"/>
                <w:right w:val="none" w:sz="0" w:space="0" w:color="auto"/>
              </w:divBdr>
            </w:div>
            <w:div w:id="2049991503">
              <w:marLeft w:val="0"/>
              <w:marRight w:val="0"/>
              <w:marTop w:val="0"/>
              <w:marBottom w:val="0"/>
              <w:divBdr>
                <w:top w:val="none" w:sz="0" w:space="0" w:color="auto"/>
                <w:left w:val="none" w:sz="0" w:space="0" w:color="auto"/>
                <w:bottom w:val="none" w:sz="0" w:space="0" w:color="auto"/>
                <w:right w:val="none" w:sz="0" w:space="0" w:color="auto"/>
              </w:divBdr>
              <w:divsChild>
                <w:div w:id="1763448203">
                  <w:marLeft w:val="0"/>
                  <w:marRight w:val="0"/>
                  <w:marTop w:val="0"/>
                  <w:marBottom w:val="0"/>
                  <w:divBdr>
                    <w:top w:val="none" w:sz="0" w:space="0" w:color="auto"/>
                    <w:left w:val="none" w:sz="0" w:space="0" w:color="auto"/>
                    <w:bottom w:val="none" w:sz="0" w:space="0" w:color="auto"/>
                    <w:right w:val="none" w:sz="0" w:space="0" w:color="auto"/>
                  </w:divBdr>
                  <w:divsChild>
                    <w:div w:id="6090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676847">
              <w:marLeft w:val="0"/>
              <w:marRight w:val="0"/>
              <w:marTop w:val="0"/>
              <w:marBottom w:val="0"/>
              <w:divBdr>
                <w:top w:val="none" w:sz="0" w:space="0" w:color="auto"/>
                <w:left w:val="none" w:sz="0" w:space="0" w:color="auto"/>
                <w:bottom w:val="none" w:sz="0" w:space="0" w:color="auto"/>
                <w:right w:val="none" w:sz="0" w:space="0" w:color="auto"/>
              </w:divBdr>
            </w:div>
          </w:divsChild>
        </w:div>
        <w:div w:id="863371553">
          <w:marLeft w:val="0"/>
          <w:marRight w:val="0"/>
          <w:marTop w:val="0"/>
          <w:marBottom w:val="0"/>
          <w:divBdr>
            <w:top w:val="none" w:sz="0" w:space="0" w:color="auto"/>
            <w:left w:val="none" w:sz="0" w:space="0" w:color="auto"/>
            <w:bottom w:val="none" w:sz="0" w:space="0" w:color="auto"/>
            <w:right w:val="none" w:sz="0" w:space="0" w:color="auto"/>
          </w:divBdr>
          <w:divsChild>
            <w:div w:id="1331635189">
              <w:marLeft w:val="0"/>
              <w:marRight w:val="0"/>
              <w:marTop w:val="0"/>
              <w:marBottom w:val="0"/>
              <w:divBdr>
                <w:top w:val="none" w:sz="0" w:space="0" w:color="auto"/>
                <w:left w:val="none" w:sz="0" w:space="0" w:color="auto"/>
                <w:bottom w:val="none" w:sz="0" w:space="0" w:color="auto"/>
                <w:right w:val="none" w:sz="0" w:space="0" w:color="auto"/>
              </w:divBdr>
            </w:div>
            <w:div w:id="665978302">
              <w:marLeft w:val="0"/>
              <w:marRight w:val="0"/>
              <w:marTop w:val="0"/>
              <w:marBottom w:val="0"/>
              <w:divBdr>
                <w:top w:val="none" w:sz="0" w:space="0" w:color="auto"/>
                <w:left w:val="none" w:sz="0" w:space="0" w:color="auto"/>
                <w:bottom w:val="none" w:sz="0" w:space="0" w:color="auto"/>
                <w:right w:val="none" w:sz="0" w:space="0" w:color="auto"/>
              </w:divBdr>
              <w:divsChild>
                <w:div w:id="867063491">
                  <w:marLeft w:val="0"/>
                  <w:marRight w:val="0"/>
                  <w:marTop w:val="0"/>
                  <w:marBottom w:val="0"/>
                  <w:divBdr>
                    <w:top w:val="none" w:sz="0" w:space="0" w:color="auto"/>
                    <w:left w:val="none" w:sz="0" w:space="0" w:color="auto"/>
                    <w:bottom w:val="none" w:sz="0" w:space="0" w:color="auto"/>
                    <w:right w:val="none" w:sz="0" w:space="0" w:color="auto"/>
                  </w:divBdr>
                  <w:divsChild>
                    <w:div w:id="5335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5910">
              <w:marLeft w:val="0"/>
              <w:marRight w:val="0"/>
              <w:marTop w:val="0"/>
              <w:marBottom w:val="0"/>
              <w:divBdr>
                <w:top w:val="none" w:sz="0" w:space="0" w:color="auto"/>
                <w:left w:val="none" w:sz="0" w:space="0" w:color="auto"/>
                <w:bottom w:val="none" w:sz="0" w:space="0" w:color="auto"/>
                <w:right w:val="none" w:sz="0" w:space="0" w:color="auto"/>
              </w:divBdr>
            </w:div>
          </w:divsChild>
        </w:div>
        <w:div w:id="104422731">
          <w:marLeft w:val="0"/>
          <w:marRight w:val="0"/>
          <w:marTop w:val="0"/>
          <w:marBottom w:val="0"/>
          <w:divBdr>
            <w:top w:val="none" w:sz="0" w:space="0" w:color="auto"/>
            <w:left w:val="none" w:sz="0" w:space="0" w:color="auto"/>
            <w:bottom w:val="none" w:sz="0" w:space="0" w:color="auto"/>
            <w:right w:val="none" w:sz="0" w:space="0" w:color="auto"/>
          </w:divBdr>
          <w:divsChild>
            <w:div w:id="1123157338">
              <w:marLeft w:val="0"/>
              <w:marRight w:val="0"/>
              <w:marTop w:val="0"/>
              <w:marBottom w:val="0"/>
              <w:divBdr>
                <w:top w:val="none" w:sz="0" w:space="0" w:color="auto"/>
                <w:left w:val="none" w:sz="0" w:space="0" w:color="auto"/>
                <w:bottom w:val="none" w:sz="0" w:space="0" w:color="auto"/>
                <w:right w:val="none" w:sz="0" w:space="0" w:color="auto"/>
              </w:divBdr>
            </w:div>
            <w:div w:id="105933996">
              <w:marLeft w:val="0"/>
              <w:marRight w:val="0"/>
              <w:marTop w:val="0"/>
              <w:marBottom w:val="0"/>
              <w:divBdr>
                <w:top w:val="none" w:sz="0" w:space="0" w:color="auto"/>
                <w:left w:val="none" w:sz="0" w:space="0" w:color="auto"/>
                <w:bottom w:val="none" w:sz="0" w:space="0" w:color="auto"/>
                <w:right w:val="none" w:sz="0" w:space="0" w:color="auto"/>
              </w:divBdr>
              <w:divsChild>
                <w:div w:id="1227300653">
                  <w:marLeft w:val="0"/>
                  <w:marRight w:val="0"/>
                  <w:marTop w:val="0"/>
                  <w:marBottom w:val="0"/>
                  <w:divBdr>
                    <w:top w:val="none" w:sz="0" w:space="0" w:color="auto"/>
                    <w:left w:val="none" w:sz="0" w:space="0" w:color="auto"/>
                    <w:bottom w:val="none" w:sz="0" w:space="0" w:color="auto"/>
                    <w:right w:val="none" w:sz="0" w:space="0" w:color="auto"/>
                  </w:divBdr>
                  <w:divsChild>
                    <w:div w:id="161764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9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330664">
      <w:bodyDiv w:val="1"/>
      <w:marLeft w:val="0"/>
      <w:marRight w:val="0"/>
      <w:marTop w:val="0"/>
      <w:marBottom w:val="0"/>
      <w:divBdr>
        <w:top w:val="none" w:sz="0" w:space="0" w:color="auto"/>
        <w:left w:val="none" w:sz="0" w:space="0" w:color="auto"/>
        <w:bottom w:val="none" w:sz="0" w:space="0" w:color="auto"/>
        <w:right w:val="none" w:sz="0" w:space="0" w:color="auto"/>
      </w:divBdr>
      <w:divsChild>
        <w:div w:id="1772311310">
          <w:marLeft w:val="0"/>
          <w:marRight w:val="0"/>
          <w:marTop w:val="0"/>
          <w:marBottom w:val="0"/>
          <w:divBdr>
            <w:top w:val="none" w:sz="0" w:space="0" w:color="auto"/>
            <w:left w:val="none" w:sz="0" w:space="0" w:color="auto"/>
            <w:bottom w:val="none" w:sz="0" w:space="0" w:color="auto"/>
            <w:right w:val="none" w:sz="0" w:space="0" w:color="auto"/>
          </w:divBdr>
          <w:divsChild>
            <w:div w:id="1928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740639">
      <w:bodyDiv w:val="1"/>
      <w:marLeft w:val="0"/>
      <w:marRight w:val="0"/>
      <w:marTop w:val="0"/>
      <w:marBottom w:val="0"/>
      <w:divBdr>
        <w:top w:val="none" w:sz="0" w:space="0" w:color="auto"/>
        <w:left w:val="none" w:sz="0" w:space="0" w:color="auto"/>
        <w:bottom w:val="none" w:sz="0" w:space="0" w:color="auto"/>
        <w:right w:val="none" w:sz="0" w:space="0" w:color="auto"/>
      </w:divBdr>
      <w:divsChild>
        <w:div w:id="2004309415">
          <w:marLeft w:val="0"/>
          <w:marRight w:val="0"/>
          <w:marTop w:val="0"/>
          <w:marBottom w:val="0"/>
          <w:divBdr>
            <w:top w:val="none" w:sz="0" w:space="0" w:color="auto"/>
            <w:left w:val="none" w:sz="0" w:space="0" w:color="auto"/>
            <w:bottom w:val="none" w:sz="0" w:space="0" w:color="auto"/>
            <w:right w:val="none" w:sz="0" w:space="0" w:color="auto"/>
          </w:divBdr>
          <w:divsChild>
            <w:div w:id="23470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040747">
      <w:bodyDiv w:val="1"/>
      <w:marLeft w:val="0"/>
      <w:marRight w:val="0"/>
      <w:marTop w:val="0"/>
      <w:marBottom w:val="0"/>
      <w:divBdr>
        <w:top w:val="none" w:sz="0" w:space="0" w:color="auto"/>
        <w:left w:val="none" w:sz="0" w:space="0" w:color="auto"/>
        <w:bottom w:val="none" w:sz="0" w:space="0" w:color="auto"/>
        <w:right w:val="none" w:sz="0" w:space="0" w:color="auto"/>
      </w:divBdr>
      <w:divsChild>
        <w:div w:id="1550454633">
          <w:marLeft w:val="0"/>
          <w:marRight w:val="0"/>
          <w:marTop w:val="0"/>
          <w:marBottom w:val="0"/>
          <w:divBdr>
            <w:top w:val="none" w:sz="0" w:space="0" w:color="auto"/>
            <w:left w:val="none" w:sz="0" w:space="0" w:color="auto"/>
            <w:bottom w:val="none" w:sz="0" w:space="0" w:color="auto"/>
            <w:right w:val="none" w:sz="0" w:space="0" w:color="auto"/>
          </w:divBdr>
          <w:divsChild>
            <w:div w:id="49226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247868">
      <w:bodyDiv w:val="1"/>
      <w:marLeft w:val="0"/>
      <w:marRight w:val="0"/>
      <w:marTop w:val="0"/>
      <w:marBottom w:val="0"/>
      <w:divBdr>
        <w:top w:val="none" w:sz="0" w:space="0" w:color="auto"/>
        <w:left w:val="none" w:sz="0" w:space="0" w:color="auto"/>
        <w:bottom w:val="none" w:sz="0" w:space="0" w:color="auto"/>
        <w:right w:val="none" w:sz="0" w:space="0" w:color="auto"/>
      </w:divBdr>
      <w:divsChild>
        <w:div w:id="818427001">
          <w:marLeft w:val="0"/>
          <w:marRight w:val="0"/>
          <w:marTop w:val="0"/>
          <w:marBottom w:val="0"/>
          <w:divBdr>
            <w:top w:val="none" w:sz="0" w:space="0" w:color="auto"/>
            <w:left w:val="none" w:sz="0" w:space="0" w:color="auto"/>
            <w:bottom w:val="none" w:sz="0" w:space="0" w:color="auto"/>
            <w:right w:val="none" w:sz="0" w:space="0" w:color="auto"/>
          </w:divBdr>
          <w:divsChild>
            <w:div w:id="960528014">
              <w:marLeft w:val="0"/>
              <w:marRight w:val="0"/>
              <w:marTop w:val="0"/>
              <w:marBottom w:val="0"/>
              <w:divBdr>
                <w:top w:val="none" w:sz="0" w:space="0" w:color="auto"/>
                <w:left w:val="none" w:sz="0" w:space="0" w:color="auto"/>
                <w:bottom w:val="none" w:sz="0" w:space="0" w:color="auto"/>
                <w:right w:val="none" w:sz="0" w:space="0" w:color="auto"/>
              </w:divBdr>
            </w:div>
          </w:divsChild>
        </w:div>
        <w:div w:id="380981936">
          <w:marLeft w:val="0"/>
          <w:marRight w:val="0"/>
          <w:marTop w:val="0"/>
          <w:marBottom w:val="0"/>
          <w:divBdr>
            <w:top w:val="none" w:sz="0" w:space="0" w:color="auto"/>
            <w:left w:val="none" w:sz="0" w:space="0" w:color="auto"/>
            <w:bottom w:val="none" w:sz="0" w:space="0" w:color="auto"/>
            <w:right w:val="none" w:sz="0" w:space="0" w:color="auto"/>
          </w:divBdr>
          <w:divsChild>
            <w:div w:id="199564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09374">
      <w:bodyDiv w:val="1"/>
      <w:marLeft w:val="0"/>
      <w:marRight w:val="0"/>
      <w:marTop w:val="0"/>
      <w:marBottom w:val="0"/>
      <w:divBdr>
        <w:top w:val="none" w:sz="0" w:space="0" w:color="auto"/>
        <w:left w:val="none" w:sz="0" w:space="0" w:color="auto"/>
        <w:bottom w:val="none" w:sz="0" w:space="0" w:color="auto"/>
        <w:right w:val="none" w:sz="0" w:space="0" w:color="auto"/>
      </w:divBdr>
    </w:div>
    <w:div w:id="1533496802">
      <w:bodyDiv w:val="1"/>
      <w:marLeft w:val="0"/>
      <w:marRight w:val="0"/>
      <w:marTop w:val="0"/>
      <w:marBottom w:val="0"/>
      <w:divBdr>
        <w:top w:val="none" w:sz="0" w:space="0" w:color="auto"/>
        <w:left w:val="none" w:sz="0" w:space="0" w:color="auto"/>
        <w:bottom w:val="none" w:sz="0" w:space="0" w:color="auto"/>
        <w:right w:val="none" w:sz="0" w:space="0" w:color="auto"/>
      </w:divBdr>
      <w:divsChild>
        <w:div w:id="2018456191">
          <w:marLeft w:val="0"/>
          <w:marRight w:val="0"/>
          <w:marTop w:val="0"/>
          <w:marBottom w:val="0"/>
          <w:divBdr>
            <w:top w:val="none" w:sz="0" w:space="0" w:color="auto"/>
            <w:left w:val="none" w:sz="0" w:space="0" w:color="auto"/>
            <w:bottom w:val="none" w:sz="0" w:space="0" w:color="auto"/>
            <w:right w:val="none" w:sz="0" w:space="0" w:color="auto"/>
          </w:divBdr>
          <w:divsChild>
            <w:div w:id="147491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338449">
      <w:bodyDiv w:val="1"/>
      <w:marLeft w:val="0"/>
      <w:marRight w:val="0"/>
      <w:marTop w:val="0"/>
      <w:marBottom w:val="0"/>
      <w:divBdr>
        <w:top w:val="none" w:sz="0" w:space="0" w:color="auto"/>
        <w:left w:val="none" w:sz="0" w:space="0" w:color="auto"/>
        <w:bottom w:val="none" w:sz="0" w:space="0" w:color="auto"/>
        <w:right w:val="none" w:sz="0" w:space="0" w:color="auto"/>
      </w:divBdr>
      <w:divsChild>
        <w:div w:id="551382837">
          <w:marLeft w:val="0"/>
          <w:marRight w:val="0"/>
          <w:marTop w:val="0"/>
          <w:marBottom w:val="0"/>
          <w:divBdr>
            <w:top w:val="none" w:sz="0" w:space="0" w:color="auto"/>
            <w:left w:val="none" w:sz="0" w:space="0" w:color="auto"/>
            <w:bottom w:val="none" w:sz="0" w:space="0" w:color="auto"/>
            <w:right w:val="none" w:sz="0" w:space="0" w:color="auto"/>
          </w:divBdr>
          <w:divsChild>
            <w:div w:id="196504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304279">
      <w:bodyDiv w:val="1"/>
      <w:marLeft w:val="0"/>
      <w:marRight w:val="0"/>
      <w:marTop w:val="0"/>
      <w:marBottom w:val="0"/>
      <w:divBdr>
        <w:top w:val="none" w:sz="0" w:space="0" w:color="auto"/>
        <w:left w:val="none" w:sz="0" w:space="0" w:color="auto"/>
        <w:bottom w:val="none" w:sz="0" w:space="0" w:color="auto"/>
        <w:right w:val="none" w:sz="0" w:space="0" w:color="auto"/>
      </w:divBdr>
      <w:divsChild>
        <w:div w:id="294987938">
          <w:marLeft w:val="0"/>
          <w:marRight w:val="0"/>
          <w:marTop w:val="0"/>
          <w:marBottom w:val="0"/>
          <w:divBdr>
            <w:top w:val="none" w:sz="0" w:space="0" w:color="auto"/>
            <w:left w:val="none" w:sz="0" w:space="0" w:color="auto"/>
            <w:bottom w:val="none" w:sz="0" w:space="0" w:color="auto"/>
            <w:right w:val="none" w:sz="0" w:space="0" w:color="auto"/>
          </w:divBdr>
          <w:divsChild>
            <w:div w:id="2059235764">
              <w:marLeft w:val="0"/>
              <w:marRight w:val="0"/>
              <w:marTop w:val="0"/>
              <w:marBottom w:val="0"/>
              <w:divBdr>
                <w:top w:val="none" w:sz="0" w:space="0" w:color="auto"/>
                <w:left w:val="none" w:sz="0" w:space="0" w:color="auto"/>
                <w:bottom w:val="none" w:sz="0" w:space="0" w:color="auto"/>
                <w:right w:val="none" w:sz="0" w:space="0" w:color="auto"/>
              </w:divBdr>
            </w:div>
            <w:div w:id="471405314">
              <w:marLeft w:val="0"/>
              <w:marRight w:val="0"/>
              <w:marTop w:val="0"/>
              <w:marBottom w:val="0"/>
              <w:divBdr>
                <w:top w:val="none" w:sz="0" w:space="0" w:color="auto"/>
                <w:left w:val="none" w:sz="0" w:space="0" w:color="auto"/>
                <w:bottom w:val="none" w:sz="0" w:space="0" w:color="auto"/>
                <w:right w:val="none" w:sz="0" w:space="0" w:color="auto"/>
              </w:divBdr>
              <w:divsChild>
                <w:div w:id="1914853646">
                  <w:marLeft w:val="0"/>
                  <w:marRight w:val="0"/>
                  <w:marTop w:val="0"/>
                  <w:marBottom w:val="0"/>
                  <w:divBdr>
                    <w:top w:val="none" w:sz="0" w:space="0" w:color="auto"/>
                    <w:left w:val="none" w:sz="0" w:space="0" w:color="auto"/>
                    <w:bottom w:val="none" w:sz="0" w:space="0" w:color="auto"/>
                    <w:right w:val="none" w:sz="0" w:space="0" w:color="auto"/>
                  </w:divBdr>
                  <w:divsChild>
                    <w:div w:id="63946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2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787798">
      <w:bodyDiv w:val="1"/>
      <w:marLeft w:val="0"/>
      <w:marRight w:val="0"/>
      <w:marTop w:val="0"/>
      <w:marBottom w:val="0"/>
      <w:divBdr>
        <w:top w:val="none" w:sz="0" w:space="0" w:color="auto"/>
        <w:left w:val="none" w:sz="0" w:space="0" w:color="auto"/>
        <w:bottom w:val="none" w:sz="0" w:space="0" w:color="auto"/>
        <w:right w:val="none" w:sz="0" w:space="0" w:color="auto"/>
      </w:divBdr>
    </w:div>
    <w:div w:id="1649507519">
      <w:bodyDiv w:val="1"/>
      <w:marLeft w:val="0"/>
      <w:marRight w:val="0"/>
      <w:marTop w:val="0"/>
      <w:marBottom w:val="0"/>
      <w:divBdr>
        <w:top w:val="none" w:sz="0" w:space="0" w:color="auto"/>
        <w:left w:val="none" w:sz="0" w:space="0" w:color="auto"/>
        <w:bottom w:val="none" w:sz="0" w:space="0" w:color="auto"/>
        <w:right w:val="none" w:sz="0" w:space="0" w:color="auto"/>
      </w:divBdr>
      <w:divsChild>
        <w:div w:id="739448956">
          <w:marLeft w:val="0"/>
          <w:marRight w:val="0"/>
          <w:marTop w:val="0"/>
          <w:marBottom w:val="0"/>
          <w:divBdr>
            <w:top w:val="none" w:sz="0" w:space="0" w:color="auto"/>
            <w:left w:val="none" w:sz="0" w:space="0" w:color="auto"/>
            <w:bottom w:val="none" w:sz="0" w:space="0" w:color="auto"/>
            <w:right w:val="none" w:sz="0" w:space="0" w:color="auto"/>
          </w:divBdr>
          <w:divsChild>
            <w:div w:id="155303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355809">
      <w:bodyDiv w:val="1"/>
      <w:marLeft w:val="0"/>
      <w:marRight w:val="0"/>
      <w:marTop w:val="0"/>
      <w:marBottom w:val="0"/>
      <w:divBdr>
        <w:top w:val="none" w:sz="0" w:space="0" w:color="auto"/>
        <w:left w:val="none" w:sz="0" w:space="0" w:color="auto"/>
        <w:bottom w:val="none" w:sz="0" w:space="0" w:color="auto"/>
        <w:right w:val="none" w:sz="0" w:space="0" w:color="auto"/>
      </w:divBdr>
    </w:div>
    <w:div w:id="1686588032">
      <w:bodyDiv w:val="1"/>
      <w:marLeft w:val="0"/>
      <w:marRight w:val="0"/>
      <w:marTop w:val="0"/>
      <w:marBottom w:val="0"/>
      <w:divBdr>
        <w:top w:val="none" w:sz="0" w:space="0" w:color="auto"/>
        <w:left w:val="none" w:sz="0" w:space="0" w:color="auto"/>
        <w:bottom w:val="none" w:sz="0" w:space="0" w:color="auto"/>
        <w:right w:val="none" w:sz="0" w:space="0" w:color="auto"/>
      </w:divBdr>
    </w:div>
    <w:div w:id="1691449791">
      <w:bodyDiv w:val="1"/>
      <w:marLeft w:val="0"/>
      <w:marRight w:val="0"/>
      <w:marTop w:val="0"/>
      <w:marBottom w:val="0"/>
      <w:divBdr>
        <w:top w:val="none" w:sz="0" w:space="0" w:color="auto"/>
        <w:left w:val="none" w:sz="0" w:space="0" w:color="auto"/>
        <w:bottom w:val="none" w:sz="0" w:space="0" w:color="auto"/>
        <w:right w:val="none" w:sz="0" w:space="0" w:color="auto"/>
      </w:divBdr>
    </w:div>
    <w:div w:id="1773746424">
      <w:bodyDiv w:val="1"/>
      <w:marLeft w:val="0"/>
      <w:marRight w:val="0"/>
      <w:marTop w:val="0"/>
      <w:marBottom w:val="0"/>
      <w:divBdr>
        <w:top w:val="none" w:sz="0" w:space="0" w:color="auto"/>
        <w:left w:val="none" w:sz="0" w:space="0" w:color="auto"/>
        <w:bottom w:val="none" w:sz="0" w:space="0" w:color="auto"/>
        <w:right w:val="none" w:sz="0" w:space="0" w:color="auto"/>
      </w:divBdr>
    </w:div>
    <w:div w:id="1780174877">
      <w:bodyDiv w:val="1"/>
      <w:marLeft w:val="0"/>
      <w:marRight w:val="0"/>
      <w:marTop w:val="0"/>
      <w:marBottom w:val="0"/>
      <w:divBdr>
        <w:top w:val="none" w:sz="0" w:space="0" w:color="auto"/>
        <w:left w:val="none" w:sz="0" w:space="0" w:color="auto"/>
        <w:bottom w:val="none" w:sz="0" w:space="0" w:color="auto"/>
        <w:right w:val="none" w:sz="0" w:space="0" w:color="auto"/>
      </w:divBdr>
    </w:div>
    <w:div w:id="1864007089">
      <w:bodyDiv w:val="1"/>
      <w:marLeft w:val="0"/>
      <w:marRight w:val="0"/>
      <w:marTop w:val="0"/>
      <w:marBottom w:val="0"/>
      <w:divBdr>
        <w:top w:val="none" w:sz="0" w:space="0" w:color="auto"/>
        <w:left w:val="none" w:sz="0" w:space="0" w:color="auto"/>
        <w:bottom w:val="none" w:sz="0" w:space="0" w:color="auto"/>
        <w:right w:val="none" w:sz="0" w:space="0" w:color="auto"/>
      </w:divBdr>
      <w:divsChild>
        <w:div w:id="137496461">
          <w:marLeft w:val="0"/>
          <w:marRight w:val="0"/>
          <w:marTop w:val="0"/>
          <w:marBottom w:val="0"/>
          <w:divBdr>
            <w:top w:val="none" w:sz="0" w:space="0" w:color="auto"/>
            <w:left w:val="none" w:sz="0" w:space="0" w:color="auto"/>
            <w:bottom w:val="none" w:sz="0" w:space="0" w:color="auto"/>
            <w:right w:val="none" w:sz="0" w:space="0" w:color="auto"/>
          </w:divBdr>
          <w:divsChild>
            <w:div w:id="47526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84254">
      <w:bodyDiv w:val="1"/>
      <w:marLeft w:val="0"/>
      <w:marRight w:val="0"/>
      <w:marTop w:val="0"/>
      <w:marBottom w:val="0"/>
      <w:divBdr>
        <w:top w:val="none" w:sz="0" w:space="0" w:color="auto"/>
        <w:left w:val="none" w:sz="0" w:space="0" w:color="auto"/>
        <w:bottom w:val="none" w:sz="0" w:space="0" w:color="auto"/>
        <w:right w:val="none" w:sz="0" w:space="0" w:color="auto"/>
      </w:divBdr>
      <w:divsChild>
        <w:div w:id="681051776">
          <w:marLeft w:val="0"/>
          <w:marRight w:val="0"/>
          <w:marTop w:val="0"/>
          <w:marBottom w:val="0"/>
          <w:divBdr>
            <w:top w:val="none" w:sz="0" w:space="0" w:color="auto"/>
            <w:left w:val="none" w:sz="0" w:space="0" w:color="auto"/>
            <w:bottom w:val="none" w:sz="0" w:space="0" w:color="auto"/>
            <w:right w:val="none" w:sz="0" w:space="0" w:color="auto"/>
          </w:divBdr>
          <w:divsChild>
            <w:div w:id="189399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87524">
      <w:bodyDiv w:val="1"/>
      <w:marLeft w:val="0"/>
      <w:marRight w:val="0"/>
      <w:marTop w:val="0"/>
      <w:marBottom w:val="0"/>
      <w:divBdr>
        <w:top w:val="none" w:sz="0" w:space="0" w:color="auto"/>
        <w:left w:val="none" w:sz="0" w:space="0" w:color="auto"/>
        <w:bottom w:val="none" w:sz="0" w:space="0" w:color="auto"/>
        <w:right w:val="none" w:sz="0" w:space="0" w:color="auto"/>
      </w:divBdr>
    </w:div>
    <w:div w:id="1970739731">
      <w:bodyDiv w:val="1"/>
      <w:marLeft w:val="0"/>
      <w:marRight w:val="0"/>
      <w:marTop w:val="0"/>
      <w:marBottom w:val="0"/>
      <w:divBdr>
        <w:top w:val="none" w:sz="0" w:space="0" w:color="auto"/>
        <w:left w:val="none" w:sz="0" w:space="0" w:color="auto"/>
        <w:bottom w:val="none" w:sz="0" w:space="0" w:color="auto"/>
        <w:right w:val="none" w:sz="0" w:space="0" w:color="auto"/>
      </w:divBdr>
      <w:divsChild>
        <w:div w:id="668867549">
          <w:marLeft w:val="0"/>
          <w:marRight w:val="0"/>
          <w:marTop w:val="0"/>
          <w:marBottom w:val="0"/>
          <w:divBdr>
            <w:top w:val="none" w:sz="0" w:space="0" w:color="auto"/>
            <w:left w:val="none" w:sz="0" w:space="0" w:color="auto"/>
            <w:bottom w:val="none" w:sz="0" w:space="0" w:color="auto"/>
            <w:right w:val="none" w:sz="0" w:space="0" w:color="auto"/>
          </w:divBdr>
          <w:divsChild>
            <w:div w:id="1923833546">
              <w:marLeft w:val="0"/>
              <w:marRight w:val="0"/>
              <w:marTop w:val="0"/>
              <w:marBottom w:val="0"/>
              <w:divBdr>
                <w:top w:val="none" w:sz="0" w:space="0" w:color="auto"/>
                <w:left w:val="none" w:sz="0" w:space="0" w:color="auto"/>
                <w:bottom w:val="none" w:sz="0" w:space="0" w:color="auto"/>
                <w:right w:val="none" w:sz="0" w:space="0" w:color="auto"/>
              </w:divBdr>
            </w:div>
            <w:div w:id="146168067">
              <w:marLeft w:val="0"/>
              <w:marRight w:val="0"/>
              <w:marTop w:val="0"/>
              <w:marBottom w:val="0"/>
              <w:divBdr>
                <w:top w:val="none" w:sz="0" w:space="0" w:color="auto"/>
                <w:left w:val="none" w:sz="0" w:space="0" w:color="auto"/>
                <w:bottom w:val="none" w:sz="0" w:space="0" w:color="auto"/>
                <w:right w:val="none" w:sz="0" w:space="0" w:color="auto"/>
              </w:divBdr>
              <w:divsChild>
                <w:div w:id="1422944433">
                  <w:marLeft w:val="0"/>
                  <w:marRight w:val="0"/>
                  <w:marTop w:val="0"/>
                  <w:marBottom w:val="0"/>
                  <w:divBdr>
                    <w:top w:val="none" w:sz="0" w:space="0" w:color="auto"/>
                    <w:left w:val="none" w:sz="0" w:space="0" w:color="auto"/>
                    <w:bottom w:val="none" w:sz="0" w:space="0" w:color="auto"/>
                    <w:right w:val="none" w:sz="0" w:space="0" w:color="auto"/>
                  </w:divBdr>
                  <w:divsChild>
                    <w:div w:id="39262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84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94572">
      <w:bodyDiv w:val="1"/>
      <w:marLeft w:val="0"/>
      <w:marRight w:val="0"/>
      <w:marTop w:val="0"/>
      <w:marBottom w:val="0"/>
      <w:divBdr>
        <w:top w:val="none" w:sz="0" w:space="0" w:color="auto"/>
        <w:left w:val="none" w:sz="0" w:space="0" w:color="auto"/>
        <w:bottom w:val="none" w:sz="0" w:space="0" w:color="auto"/>
        <w:right w:val="none" w:sz="0" w:space="0" w:color="auto"/>
      </w:divBdr>
      <w:divsChild>
        <w:div w:id="1367024576">
          <w:marLeft w:val="0"/>
          <w:marRight w:val="0"/>
          <w:marTop w:val="0"/>
          <w:marBottom w:val="0"/>
          <w:divBdr>
            <w:top w:val="none" w:sz="0" w:space="0" w:color="auto"/>
            <w:left w:val="none" w:sz="0" w:space="0" w:color="auto"/>
            <w:bottom w:val="none" w:sz="0" w:space="0" w:color="auto"/>
            <w:right w:val="none" w:sz="0" w:space="0" w:color="auto"/>
          </w:divBdr>
          <w:divsChild>
            <w:div w:id="1527671544">
              <w:marLeft w:val="0"/>
              <w:marRight w:val="0"/>
              <w:marTop w:val="0"/>
              <w:marBottom w:val="0"/>
              <w:divBdr>
                <w:top w:val="none" w:sz="0" w:space="0" w:color="auto"/>
                <w:left w:val="none" w:sz="0" w:space="0" w:color="auto"/>
                <w:bottom w:val="none" w:sz="0" w:space="0" w:color="auto"/>
                <w:right w:val="none" w:sz="0" w:space="0" w:color="auto"/>
              </w:divBdr>
            </w:div>
          </w:divsChild>
        </w:div>
        <w:div w:id="953288744">
          <w:marLeft w:val="0"/>
          <w:marRight w:val="0"/>
          <w:marTop w:val="0"/>
          <w:marBottom w:val="0"/>
          <w:divBdr>
            <w:top w:val="none" w:sz="0" w:space="0" w:color="auto"/>
            <w:left w:val="none" w:sz="0" w:space="0" w:color="auto"/>
            <w:bottom w:val="none" w:sz="0" w:space="0" w:color="auto"/>
            <w:right w:val="none" w:sz="0" w:space="0" w:color="auto"/>
          </w:divBdr>
          <w:divsChild>
            <w:div w:id="151881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970708">
      <w:bodyDiv w:val="1"/>
      <w:marLeft w:val="0"/>
      <w:marRight w:val="0"/>
      <w:marTop w:val="0"/>
      <w:marBottom w:val="0"/>
      <w:divBdr>
        <w:top w:val="none" w:sz="0" w:space="0" w:color="auto"/>
        <w:left w:val="none" w:sz="0" w:space="0" w:color="auto"/>
        <w:bottom w:val="none" w:sz="0" w:space="0" w:color="auto"/>
        <w:right w:val="none" w:sz="0" w:space="0" w:color="auto"/>
      </w:divBdr>
      <w:divsChild>
        <w:div w:id="814374728">
          <w:marLeft w:val="0"/>
          <w:marRight w:val="0"/>
          <w:marTop w:val="0"/>
          <w:marBottom w:val="0"/>
          <w:divBdr>
            <w:top w:val="none" w:sz="0" w:space="0" w:color="auto"/>
            <w:left w:val="none" w:sz="0" w:space="0" w:color="auto"/>
            <w:bottom w:val="none" w:sz="0" w:space="0" w:color="auto"/>
            <w:right w:val="none" w:sz="0" w:space="0" w:color="auto"/>
          </w:divBdr>
          <w:divsChild>
            <w:div w:id="212337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98999">
      <w:bodyDiv w:val="1"/>
      <w:marLeft w:val="0"/>
      <w:marRight w:val="0"/>
      <w:marTop w:val="0"/>
      <w:marBottom w:val="0"/>
      <w:divBdr>
        <w:top w:val="none" w:sz="0" w:space="0" w:color="auto"/>
        <w:left w:val="none" w:sz="0" w:space="0" w:color="auto"/>
        <w:bottom w:val="none" w:sz="0" w:space="0" w:color="auto"/>
        <w:right w:val="none" w:sz="0" w:space="0" w:color="auto"/>
      </w:divBdr>
    </w:div>
    <w:div w:id="2134322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89C15-1764-4AAC-AD87-73EFB35FF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98</Pages>
  <Words>17823</Words>
  <Characters>101594</Characters>
  <Application>Microsoft Office Word</Application>
  <DocSecurity>0</DocSecurity>
  <Lines>846</Lines>
  <Paragraphs>238</Paragraphs>
  <ScaleCrop>false</ScaleCrop>
  <Company/>
  <LinksUpToDate>false</LinksUpToDate>
  <CharactersWithSpaces>119179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Dipesh Shah</dc:creator>
  <cp:keywords/>
  <dc:description/>
  <cp:lastModifiedBy>Jitendra Raut</cp:lastModifiedBy>
  <cp:revision>84</cp:revision>
  <dcterms:created xsi:type="dcterms:W3CDTF">2025-07-23T11:33:00Z</dcterms:created>
  <dcterms:modified xsi:type="dcterms:W3CDTF">2025-07-24T00:45:00Z</dcterms:modified>
</cp:coreProperties>
</file>